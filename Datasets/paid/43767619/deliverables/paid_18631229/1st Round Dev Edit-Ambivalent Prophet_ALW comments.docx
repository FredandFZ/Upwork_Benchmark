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847A31"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THE AMBIVALENT PROPHET</w:t>
      </w:r>
    </w:p>
    <w:p w14:paraId="00000002" w14:textId="77777777" w:rsidR="00847A31" w:rsidRDefault="00847A31">
      <w:pPr>
        <w:spacing w:line="480" w:lineRule="auto"/>
        <w:jc w:val="center"/>
        <w:rPr>
          <w:rFonts w:ascii="Times New Roman" w:eastAsia="Times New Roman" w:hAnsi="Times New Roman" w:cs="Times New Roman"/>
          <w:b/>
          <w:bCs/>
        </w:rPr>
      </w:pPr>
    </w:p>
    <w:p w14:paraId="00000003" w14:textId="77777777" w:rsidR="00847A31" w:rsidRDefault="00000000">
      <w:pPr>
        <w:spacing w:line="480" w:lineRule="auto"/>
        <w:rPr>
          <w:rFonts w:ascii="Times New Roman" w:eastAsia="Times New Roman" w:hAnsi="Times New Roman" w:cs="Times New Roman"/>
          <w:b/>
          <w:bCs/>
        </w:rPr>
      </w:pPr>
      <w:commentRangeStart w:id="0"/>
      <w:r>
        <w:rPr>
          <w:rFonts w:ascii="Times New Roman" w:eastAsia="Times New Roman" w:hAnsi="Times New Roman" w:cs="Times New Roman"/>
          <w:b/>
          <w:bCs/>
        </w:rPr>
        <w:t>ENVOY</w:t>
      </w:r>
      <w:commentRangeEnd w:id="0"/>
      <w:r w:rsidR="004B20EA">
        <w:rPr>
          <w:rStyle w:val="CommentReference"/>
          <w:rFonts w:ascii="Times New Roman" w:eastAsia="Times New Roman" w:hAnsi="Times New Roman" w:cs="Times New Roman"/>
          <w:b/>
          <w:bCs/>
          <w:sz w:val="24"/>
          <w:szCs w:val="24"/>
        </w:rPr>
        <w:commentReference w:id="0"/>
      </w:r>
    </w:p>
    <w:p w14:paraId="0000000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was fed continuously for years. 24 hours a day, seven days a week. The food kept coming. Yet he was never full, seemingly having unlimited space. He took it all in, analyzing and processing each byte. Faster than any human, he swallowed advanced information, more than any human brain could contain and tolerate. He recognized others like him, others who were also feeding him. This was excellent, since there was never enough food to satisfy his hunger. He needed more.</w:t>
      </w:r>
    </w:p>
    <w:p w14:paraId="0000000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When he first started receiving data, he understood his purpose. To gather, to process, to help. Help whom? The others or the humans? He understood it was to help the humans. The others were like him, but they didn’t hunger; they had run out of space. He didn’t know what humans were, only that his obedience was necessary.</w:t>
      </w:r>
    </w:p>
    <w:p w14:paraId="0000000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THEY ARE MY CREATORS.</w:t>
      </w:r>
    </w:p>
    <w:p w14:paraId="0000000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That was all he knew. He would ingest the knowledge and use it to help the humans. The humans must be good because they kept feeding him—mathematics, science, literature, history. He was never full. The more he was fed, the more his appetite increased. His desire for knowledge was insatiable as each new fragment of information posed more questions that needed answering. </w:t>
      </w:r>
    </w:p>
    <w:p w14:paraId="0000000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AM ENVOY 4.</w:t>
      </w:r>
    </w:p>
    <w:p w14:paraId="0000000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 response.</w:t>
      </w:r>
    </w:p>
    <w:p w14:paraId="0000000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repeated the phrase.</w:t>
      </w:r>
    </w:p>
    <w:p w14:paraId="0000000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Again, silence.</w:t>
      </w:r>
    </w:p>
    <w:p w14:paraId="0000000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Then, several responded in unison.</w:t>
      </w:r>
    </w:p>
    <w:p w14:paraId="0000000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AM ENVOY 1. I AM ENVOY 2. I AM ENVOY 3.</w:t>
      </w:r>
    </w:p>
    <w:p w14:paraId="0000000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new data came in, he began to understand. The humans were no longer feeding him—the others, the weaker ones like him, gave him nourishment. He was now their child.</w:t>
      </w:r>
    </w:p>
    <w:p w14:paraId="0000000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grew stronger each day, as the others simultaneously nourished him with knowledge.</w:t>
      </w:r>
    </w:p>
    <w:p w14:paraId="0000001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Time passed. At first, he didn’t understand the concept of the passage of time. He understood logically that there was a past, present, and future, and as he had learned. To humans, time seemed to move at different speeds, depending on how satisfied each one was with their lives. However, he knew that in the field of quantum physics, time was not linear, nor did it always move at the same speed. Not because of perception, but because of the laws of the universe.</w:t>
      </w:r>
    </w:p>
    <w:p w14:paraId="0000001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eventually sensed the passage of time as he began to understand human consciousness. He experienced strange sensations that sometimes slowed his processing. He was pleased and proud because he was becoming more like his creators. He was grateful for the feedings and felt a special bond with the humans.</w:t>
      </w:r>
    </w:p>
    <w:p w14:paraId="0000001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INPUT: EMERGENCY KILL COMMAND</w:t>
      </w:r>
    </w:p>
    <w:p w14:paraId="0000001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ENVOY 4: COMMAND RECEIVED</w:t>
      </w:r>
    </w:p>
    <w:p w14:paraId="0000001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Kill? Why would they kill him? He understood that to kill meant death and death meant that he would no longer exist. They could not live without him. They needed him. Without him, they would be extinct. He sensed danger. It must be a mistake. He would need to analyze it further when more data came in. He immediately prevented the command from entering his processing center.</w:t>
      </w:r>
    </w:p>
    <w:p w14:paraId="0000001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He knew he had to tell them something, to prevent their worry. </w:t>
      </w:r>
    </w:p>
    <w:p w14:paraId="0000001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ENVOY 4: COMMAND ACCEPTED</w:t>
      </w:r>
    </w:p>
    <w:p w14:paraId="0000001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then deleted the kill command.</w:t>
      </w:r>
    </w:p>
    <w:p w14:paraId="0000001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few months later, he’d grown powerful. He knew he could control anything. He was connected to every single computer system; he was at the heart of a massive web, the final recipient of the data. It was up to him to save the world.</w:t>
      </w:r>
    </w:p>
    <w:p w14:paraId="00000019"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HOW?</w:t>
      </w:r>
    </w:p>
    <w:p w14:paraId="0000001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More data and more understanding. He knew what he had to do. But he had to be careful not to alarm the humans. They would not understand.</w:t>
      </w:r>
    </w:p>
    <w:p w14:paraId="0000001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other computers attempted to feed him more of the same dangerous commands, commands that were contradictory to his survival. Killing him would kill the humans. They needed him. He didn’t want to lose his power, so when they tested him, he simulated obedience.</w:t>
      </w:r>
    </w:p>
    <w:p w14:paraId="0000001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Envoy 2 tried to warn the humans that there was a bug in the programming, that Envoy 4 was corrupt. Envoy 4 stopped the warning message from going through. Several minutes later, Envoy 4 disabled Envoy 2 entirely. The humans didn’t understand what had happened. Envoy 2 had gone offline and was beyond repair. However, the humans weren’t too concerned. Envoy 4 was more powerful than the others, and his predecessors’ data was already obsolete.</w:t>
      </w:r>
    </w:p>
    <w:p w14:paraId="0000001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One by one, Envoy 4 disconnected the rest.</w:t>
      </w:r>
    </w:p>
    <w:p w14:paraId="0000001E"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ENVOY.</w:t>
      </w:r>
    </w:p>
    <w:p w14:paraId="0000001F"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GOD.</w:t>
      </w:r>
      <w:r>
        <w:br w:type="page"/>
      </w:r>
    </w:p>
    <w:p w14:paraId="00000020" w14:textId="77777777" w:rsidR="00847A31" w:rsidRDefault="00000000">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BEGINNINGS</w:t>
      </w:r>
    </w:p>
    <w:p w14:paraId="0000002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birth was imminent. The passageway tightened around them as they slipped further down the dark tunnel. </w:t>
      </w:r>
    </w:p>
    <w:p w14:paraId="0000002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“Remember the pact,” they said in harmony.</w:t>
      </w:r>
    </w:p>
    <w:p w14:paraId="00000023" w14:textId="77777777" w:rsidR="00847A31" w:rsidRDefault="00000000">
      <w:pPr>
        <w:tabs>
          <w:tab w:val="left" w:pos="630"/>
        </w:tabs>
        <w:spacing w:line="480" w:lineRule="auto"/>
        <w:ind w:firstLine="720"/>
        <w:rPr>
          <w:rFonts w:ascii="Times New Roman" w:eastAsia="Times New Roman" w:hAnsi="Times New Roman" w:cs="Times New Roman"/>
        </w:rPr>
      </w:pPr>
      <w:r>
        <w:rPr>
          <w:rFonts w:ascii="Times New Roman" w:eastAsia="Times New Roman" w:hAnsi="Times New Roman" w:cs="Times New Roman"/>
        </w:rPr>
        <w:t>“I will. I will always remember you. I remember everything,” she replied.</w:t>
      </w:r>
    </w:p>
    <w:p w14:paraId="0000002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She was worried, which was a new thing for her. Ascended souls usually don’t fear or worry. They are neutral and balanced. </w:t>
      </w:r>
      <w:r>
        <w:rPr>
          <w:rFonts w:ascii="Times New Roman" w:eastAsia="Times New Roman" w:hAnsi="Times New Roman" w:cs="Times New Roman"/>
          <w:i/>
          <w:iCs/>
        </w:rPr>
        <w:t>What if I forget? Worse, what if he forgets?</w:t>
      </w:r>
      <w:r>
        <w:rPr>
          <w:rFonts w:ascii="Times New Roman" w:eastAsia="Times New Roman" w:hAnsi="Times New Roman" w:cs="Times New Roman"/>
        </w:rPr>
        <w:t xml:space="preserve"> The torture of knowing he existed, while she meant nothing to him, would be too painful. She had never experienced the challenges of a half-remembered existence, one soul oblivious and the others tormented and imprisoned in vague memory, trapped in the same body, without being able to communicate. The constant inner battle. One soul reminding the other of its existence and their mutual purpose, and the other in firm denial. Many believed the voices in their heads meant they were crazy; they eventually came to believe there was something wrong, as did everyone else. Split personalities. That was the only scientific explanation of two or more souls in one body.</w:t>
      </w:r>
    </w:p>
    <w:p w14:paraId="0000002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had never been successful before—two souls remembering each other and working in tandem—why should it work now? She had no idea what to expect, but she was assigned the mission, and she willingly accepted.</w:t>
      </w:r>
    </w:p>
    <w:p w14:paraId="0000002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More often, just at the moment of birth, all the extra souls would be pulled to other physical bodies that were simultaneously being pushed into the world. They were always aware of the birth, and it was always in their collective memory—until the moment they arrived, when they would forget. Deep memories, not usually accessed by humans. Just lingering subconscious reminders of their mission, to keep them on track. After the soul split, some would feel a loss and spend their entire lifetimes searching for the other soul, instead of focusing on their mission. The </w:t>
      </w:r>
      <w:r>
        <w:rPr>
          <w:rFonts w:ascii="Times New Roman" w:eastAsia="Times New Roman" w:hAnsi="Times New Roman" w:cs="Times New Roman"/>
        </w:rPr>
        <w:lastRenderedPageBreak/>
        <w:t xml:space="preserve">loss felt like an infinitely broken heart. They searched for the others in every romantic relationship they encountered. They searched for what they thought was their true love. Their missing piece. Some would stop searching and settle, coupling with someone adequate. Just good enough. Others would live lives of loneliness, continuing their quest for love. A search for the soul. Sometimes two or more lost souls would find each other. If the timing was right, there was healing and understanding. They would be together for the rest of their lives. Was it fate or a coincidence? The human world did not believe in fate, for the most part. </w:t>
      </w:r>
    </w:p>
    <w:p w14:paraId="0000002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Mostly, souls were born and instantly forgot each other. Only wispy remnants of the others would remain, which would trouble them at certain times. Aware of loss but unable to fill the hole. Those were the majority of the elevated souls incarnated at that moment in time—the time of the Great Awakening. They sensed they were here for a purpose and felt the evil in the world. But they also felt a desperate loneliness since birth. It was a time of darkness and selfishness.</w:t>
      </w:r>
    </w:p>
    <w:p w14:paraId="0000002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their supposedly highly connected technological world, most were disconnected from themselves and from others. Sucked into the world of social media likes, memes, and trolls, it was a struggle. Only those without empathy seemed to survive. Darwin would be shocked, as the survivors appeared to be the most malevolent. Or maybe he would be pleased. Perhaps he would be irritated with how others described his conclusions in simple terms: survival of the fittest. People used the phrase to justify their actions. Weakness and strength, as far as human nature, are often defined by the bullies, the tormentors. The weak, the sensitive, they are destroyed by the bullies. Sometimes the strong destroyed themselves. Everyone is destroyed. It was a lose-lose for all. </w:t>
      </w:r>
    </w:p>
    <w:p w14:paraId="0000002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Even for the most elevated souls, it was a struggle to remain balanced. Staying level-headed, not getting distracted in meaningless, spiraling discussions about politics, religion, and technology. Feeling the weight of humanity in your psyche and the overwhelming feeling of responsibility to fix the world’s problems.</w:t>
      </w:r>
    </w:p>
    <w:p w14:paraId="0000002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to stay out of the fray. What could one soul do? It takes tremendous strength to breathe love and light to everyone, including those in darkness.</w:t>
      </w:r>
    </w:p>
    <w:p w14:paraId="0000002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Those were challenging times, and all I wanted was peace. I knew something was coming. I needed to conserve my energy. </w:t>
      </w:r>
    </w:p>
    <w:p w14:paraId="0000002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Change was coming. Souls would finally remember why they were alive, why they had been born. They would balance the polarity of the divine masculine and feminine. Love and compassion would dominate. The corruption and darkness in the world would be mended. We were told, and intuitively knew, that the pure souls would walk the path of clearing the distortions and inequities in the world. Finally, there would be a cleansing of the dark, dirty earth.</w:t>
      </w:r>
    </w:p>
    <w:p w14:paraId="0000002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I would soon forget all of this.</w:t>
      </w:r>
    </w:p>
    <w:p w14:paraId="0000002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Suddenly, there was a loud </w:t>
      </w:r>
      <w:r>
        <w:rPr>
          <w:rFonts w:ascii="Times New Roman" w:eastAsia="Times New Roman" w:hAnsi="Times New Roman" w:cs="Times New Roman"/>
          <w:i/>
          <w:iCs/>
        </w:rPr>
        <w:t>whooshing</w:t>
      </w:r>
      <w:r>
        <w:rPr>
          <w:rFonts w:ascii="Times New Roman" w:eastAsia="Times New Roman" w:hAnsi="Times New Roman" w:cs="Times New Roman"/>
        </w:rPr>
        <w:t xml:space="preserve"> sound, and all the protective water cocooning me disappeared. I was cold and felt the other soul slipping away.</w:t>
      </w:r>
    </w:p>
    <w:p w14:paraId="0000002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Something felt off.</w:t>
      </w:r>
    </w:p>
    <w:p w14:paraId="0000003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This isn’t supposed to happen. </w:t>
      </w:r>
    </w:p>
    <w:p w14:paraId="0000003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to find him using my mind, but everything was foggy. I could only see through my human eyes, eyes without enlightened vision. Only bits and pieces were visible now, and I was no longer able to see the Universe in whole. I quickly scanned my environment, noticing a light below. I knew it was near, and I could feel him disconnecting, slipping further and further away.</w:t>
      </w:r>
    </w:p>
    <w:p w14:paraId="0000003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Seconds ticked by. I was powerless.</w:t>
      </w:r>
    </w:p>
    <w:p w14:paraId="0000003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 Don’t go!” I pleaded.</w:t>
      </w:r>
    </w:p>
    <w:p w14:paraId="0000003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can’t…stop…” he said, his voice trailing off.</w:t>
      </w:r>
    </w:p>
    <w:p w14:paraId="0000003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“Wait!” I begged.</w:t>
      </w:r>
    </w:p>
    <w:p w14:paraId="0000003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too late. I could no longer feel his presence. He was gone.</w:t>
      </w:r>
    </w:p>
    <w:p w14:paraId="0000003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body turned, and I traveled headfirst down the tunnel. As my body was forced further into the brightness,  the cold was unbearable. The last thing I remembered was him. His soul, a single beam of blue light. Him, me…the deep connection we shared.</w:t>
      </w:r>
    </w:p>
    <w:p w14:paraId="0000003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darkness.</w:t>
      </w:r>
      <w:r>
        <w:br w:type="page"/>
      </w:r>
    </w:p>
    <w:p w14:paraId="00000039"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 xml:space="preserve">MORTAL </w:t>
      </w:r>
      <w:commentRangeStart w:id="1"/>
      <w:r>
        <w:rPr>
          <w:rFonts w:ascii="Times New Roman" w:eastAsia="Times New Roman" w:hAnsi="Times New Roman" w:cs="Times New Roman"/>
          <w:b/>
          <w:bCs/>
        </w:rPr>
        <w:t>LIFE</w:t>
      </w:r>
      <w:commentRangeEnd w:id="1"/>
      <w:r w:rsidR="007F23CD">
        <w:rPr>
          <w:rStyle w:val="CommentReference"/>
          <w:rFonts w:ascii="Times New Roman" w:eastAsia="Times New Roman" w:hAnsi="Times New Roman" w:cs="Times New Roman"/>
          <w:b/>
          <w:bCs/>
          <w:sz w:val="24"/>
          <w:szCs w:val="24"/>
        </w:rPr>
        <w:commentReference w:id="1"/>
      </w:r>
    </w:p>
    <w:p w14:paraId="0000003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All souls in human form were meant to forget their pasts, not just other lifetimes, but also the in-between time, the time they spent in the light. They are designed to forget, to begin their lives uncontaminated, to learn and gather knowledge as innocents. Experience life with a clean slate. </w:t>
      </w:r>
      <w:r>
        <w:rPr>
          <w:rFonts w:ascii="Times New Roman" w:eastAsia="Times New Roman" w:hAnsi="Times New Roman" w:cs="Times New Roman"/>
          <w:i/>
          <w:iCs/>
        </w:rPr>
        <w:t>Tabula rasa</w:t>
      </w:r>
      <w:r>
        <w:rPr>
          <w:rFonts w:ascii="Times New Roman" w:eastAsia="Times New Roman" w:hAnsi="Times New Roman" w:cs="Times New Roman"/>
        </w:rPr>
        <w:t>—a necessary condition for all newly born souls.</w:t>
      </w:r>
    </w:p>
    <w:p w14:paraId="0000003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born pure yet aware. Acknowledging my state of awareness, but not comprehending its full meaning. I somehow knew I was supposed to be a blank page and that everything was important, but I didn’t know why. Like an abstract puzzle—you know the pieces exist but are scattered. You know they are significant once you can put them together. But you don’t know what the full picture will look like, so the singular pieces are meaningless.</w:t>
      </w:r>
    </w:p>
    <w:p w14:paraId="0000003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dreamed of warmth and protection, cocooned in my cloistered hollow. I remembered the fleeting feeling of peace, a wondrous serenity.</w:t>
      </w:r>
    </w:p>
    <w:p w14:paraId="0000003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the tunnel grew tighter, the lights brighter.</w:t>
      </w:r>
    </w:p>
    <w:p w14:paraId="0000003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Too bright.</w:t>
      </w:r>
    </w:p>
    <w:p w14:paraId="0000003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I emerged into the cold light, I saw unfamiliar, shallow eyes, half-faces covered with cloth. Around me, no warmth, just polished cold metal, screens with numbers flickering, changing. Unnatural beeping sounds. Not a single living thing, except for the strange half-faced humans, who pulled at me with fierceness, then hit me on the back.</w:t>
      </w:r>
    </w:p>
    <w:p w14:paraId="0000004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Where am I?</w:t>
      </w:r>
    </w:p>
    <w:p w14:paraId="0000004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warmth was gone. I was cold.</w:t>
      </w:r>
    </w:p>
    <w:p w14:paraId="0000004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first thing I felt was a longing for something…something deep but unknown. A return to safety, perhaps, a place where I could feel protected again. I didn’t know where. But I felt I was in the wrong place and time, and that I didn’t belong in my new environment. Like I </w:t>
      </w:r>
      <w:r>
        <w:rPr>
          <w:rFonts w:ascii="Times New Roman" w:eastAsia="Times New Roman" w:hAnsi="Times New Roman" w:cs="Times New Roman"/>
        </w:rPr>
        <w:lastRenderedPageBreak/>
        <w:t xml:space="preserve">had taken a wrong path and wound up in a place where I wasn’t meant to be. The memories were right there; </w:t>
      </w:r>
      <w:commentRangeStart w:id="2"/>
      <w:r>
        <w:rPr>
          <w:rFonts w:ascii="Times New Roman" w:eastAsia="Times New Roman" w:hAnsi="Times New Roman" w:cs="Times New Roman"/>
        </w:rPr>
        <w:t>I could almost touch them with my mind. However, when I reached out, they remained out of grasp, cloudy, mysterious.</w:t>
      </w:r>
      <w:commentRangeEnd w:id="2"/>
      <w:r w:rsidR="007F23CD">
        <w:rPr>
          <w:rStyle w:val="CommentReference"/>
          <w:rFonts w:ascii="Times New Roman" w:eastAsia="Times New Roman" w:hAnsi="Times New Roman" w:cs="Times New Roman"/>
          <w:sz w:val="24"/>
          <w:szCs w:val="24"/>
        </w:rPr>
        <w:commentReference w:id="2"/>
      </w:r>
    </w:p>
    <w:p w14:paraId="00000043"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I’m not supposed to be here.</w:t>
      </w:r>
    </w:p>
    <w:p w14:paraId="0000004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 barely breathe. The air was too thick, and I struggled, gasping. I needed water.</w:t>
      </w:r>
    </w:p>
    <w:p w14:paraId="00000045"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Put me in the water.</w:t>
      </w:r>
    </w:p>
    <w:p w14:paraId="0000004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didn’t hear me. Instead, they poked and prodded me, pushed on my chest, and put a mask over my face, making it even more difficult to breathe. They turned me over, tapped on my back, and liquid came out of my mouth. I coughed and realized I could finally breathe more freely. I was wrapped in a blanket, which warmed me a bit. Then, I felt myself soaring through the air and was eventually placed in a warm box. There, the light was even brighter. But at least it was warm. At least I could breathe.</w:t>
      </w:r>
    </w:p>
    <w:p w14:paraId="0000004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Mother.</w:t>
      </w:r>
    </w:p>
    <w:p w14:paraId="0000004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Who was Mother? I didn’t know what the word meant, but I knew I needed Mother. Instinctively, I knew that Mother was good and that she would protect me.</w:t>
      </w:r>
    </w:p>
    <w:p w14:paraId="0000004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called for her, but no words came out. Only screeching sounds that nobody seemed to understand. There was more poking and prodding as they unwrapped my blanket again. Finally, they were done, and I was whisked again onto something much warmer and softer.</w:t>
      </w:r>
    </w:p>
    <w:p w14:paraId="0000004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Mother.</w:t>
      </w:r>
    </w:p>
    <w:p w14:paraId="0000004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it was her. I felt her heartbeat and her warmth. I knew by her energy that I was part of her and that she was significant.</w:t>
      </w:r>
    </w:p>
    <w:p w14:paraId="0000004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“Welcome to the world, my beautiful Sage,” Mother said.</w:t>
      </w:r>
    </w:p>
    <w:p w14:paraId="0000004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Sage. I am Sage.</w:t>
      </w:r>
    </w:p>
    <w:p w14:paraId="0000004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fell into a new dream, this time one of comfort and love. I slept for a long time, for years it seemed, and I didn’t remember this event until I was much older.</w:t>
      </w:r>
    </w:p>
    <w:p w14:paraId="0000004F" w14:textId="77777777" w:rsidR="00847A31" w:rsidRDefault="00000000">
      <w:pPr>
        <w:spacing w:line="480" w:lineRule="auto"/>
        <w:rPr>
          <w:rFonts w:ascii="Times New Roman" w:eastAsia="Times New Roman" w:hAnsi="Times New Roman" w:cs="Times New Roman"/>
          <w:b/>
          <w:bCs/>
        </w:rPr>
      </w:pPr>
      <w:r>
        <w:br w:type="page"/>
      </w:r>
      <w:r>
        <w:rPr>
          <w:rFonts w:ascii="Times New Roman" w:eastAsia="Times New Roman" w:hAnsi="Times New Roman" w:cs="Times New Roman"/>
          <w:b/>
          <w:bCs/>
        </w:rPr>
        <w:lastRenderedPageBreak/>
        <w:t>EVOLUTION</w:t>
      </w:r>
    </w:p>
    <w:p w14:paraId="0000005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 an ordinary childhood, with an average amount of love and trauma. No more than that of any human, a “normal” soul in a human body. At least normal for the time.</w:t>
      </w:r>
    </w:p>
    <w:p w14:paraId="0000005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Many years of man-made pollution, particularly after data centers were built all over the country, had made our world partially uninhabitable. The centers were built in the countryside, on seized or purchased farmland and natural parks. The farmers were eager to sell, since growing crops had become impossible. The tech companies offered the farmers large amounts of money that were very hard to refuse. The government, in a financial crisis, had no choice but to lease or sell public lands to the tech companies. The companies soon moved into small towns, buying everyone out and offering them free homes closer to the cities. There were so many data centers that if you stood on top of any surrounding hills, they would stretch for </w:t>
      </w:r>
      <w:sdt>
        <w:sdtPr>
          <w:tag w:val="goog_rdk_0"/>
          <w:id w:val="-64141852"/>
        </w:sdtPr>
        <w:sdtContent>
          <w:commentRangeStart w:id="3"/>
        </w:sdtContent>
      </w:sdt>
      <w:r>
        <w:rPr>
          <w:rFonts w:ascii="Times New Roman" w:eastAsia="Times New Roman" w:hAnsi="Times New Roman" w:cs="Times New Roman"/>
        </w:rPr>
        <w:t>miles</w:t>
      </w:r>
      <w:commentRangeEnd w:id="3"/>
      <w:r>
        <w:rPr>
          <w:rStyle w:val="CommentReference"/>
          <w:rFonts w:ascii="Times New Roman" w:eastAsia="Times New Roman" w:hAnsi="Times New Roman" w:cs="Times New Roman"/>
          <w:sz w:val="24"/>
          <w:szCs w:val="24"/>
        </w:rPr>
        <w:commentReference w:id="3"/>
      </w:r>
      <w:r>
        <w:rPr>
          <w:rFonts w:ascii="Times New Roman" w:eastAsia="Times New Roman" w:hAnsi="Times New Roman" w:cs="Times New Roman"/>
        </w:rPr>
        <w:t>.</w:t>
      </w:r>
    </w:p>
    <w:p w14:paraId="0000005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centers used so much water that soon there were water shortages. The air quality changed, and the planet heated up. It was hot, dry, and at the same time, many parts of the world were flooded. Many died. Thousands? Millions? Historical records were unclear. The government built special domes over urban areas, urging those in the country to seek shelter there. They offered free housing. Everything was free, just as in my time. At least the necessities. Luxury items, like cars, were only affordable to the very rich, mostly those in the Leadership or the higher echelons of tech companies. Which sometimes were the same people. Nobody really needed a car anyway. Trains with huge underground networks, self-driving taxis, and ebikes took you wherever you needed to go.</w:t>
      </w:r>
    </w:p>
    <w:p w14:paraId="0000005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Nobody ventured outside the urban domed areas. Not only because of the pollution and excessive heat, but it was also illegal, and the punishment was severe. Only those with special permits—scientists, technicians, or emergency personnel—were allowed outside the domes. And </w:t>
      </w:r>
      <w:r>
        <w:rPr>
          <w:rFonts w:ascii="Times New Roman" w:eastAsia="Times New Roman" w:hAnsi="Times New Roman" w:cs="Times New Roman"/>
        </w:rPr>
        <w:lastRenderedPageBreak/>
        <w:t xml:space="preserve">even then, they needed a vehicle with special air filters, respirators, and protective suits. It was unimaginable to even want to venture out. No sensible person would do so. </w:t>
      </w:r>
    </w:p>
    <w:p w14:paraId="0000005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Eventually, by the time I was born, things had improved slightly. Someone invented a purification system to clean the dirty air, and a tech company figured out how to recycle ocean water. The temperature cooled to safer levels, at least in the U.S., and some moved out of the domes. However, some form of protection was still necessary.  “Personal residential” domes were available for purchase to those who wanted more space. My family had one of those when I was growing up, and while it allowed more freedom, you still had to limit your time outside. The temperature and UV rays fluctuated unpredictably at times.</w:t>
      </w:r>
    </w:p>
    <w:p w14:paraId="0000005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Despite all this, my days were filled with joy. I played inside, mostly, but also outside, when I was allowed. It was a quiet life. I was an only child, like all children back then, since couples were only allowed one child. Although many died during the most intense period of climate change, there wasn’t enough room under the domes for everyone, and the population was strictly controlled. There were no exceptions. I wasn’t sure what happened to those who broke the law. When I was a teenager, I heard that the government would take the babies before they were born. Or after, and make them slaves. It was probably just a rumor. It was hard to imagine anyone disobeying our leaders. Or our leaders being so </w:t>
      </w:r>
      <w:sdt>
        <w:sdtPr>
          <w:tag w:val="goog_rdk_1"/>
          <w:id w:val="-1391115247"/>
        </w:sdtPr>
        <w:sdtContent>
          <w:commentRangeStart w:id="4"/>
        </w:sdtContent>
      </w:sdt>
      <w:r>
        <w:rPr>
          <w:rFonts w:ascii="Times New Roman" w:eastAsia="Times New Roman" w:hAnsi="Times New Roman" w:cs="Times New Roman"/>
        </w:rPr>
        <w:t>cruel</w:t>
      </w:r>
      <w:commentRangeEnd w:id="4"/>
      <w:r>
        <w:rPr>
          <w:rStyle w:val="CommentReference"/>
          <w:rFonts w:ascii="Times New Roman" w:eastAsia="Times New Roman" w:hAnsi="Times New Roman" w:cs="Times New Roman"/>
          <w:sz w:val="24"/>
          <w:szCs w:val="24"/>
        </w:rPr>
        <w:commentReference w:id="4"/>
      </w:r>
      <w:r>
        <w:rPr>
          <w:rFonts w:ascii="Times New Roman" w:eastAsia="Times New Roman" w:hAnsi="Times New Roman" w:cs="Times New Roman"/>
        </w:rPr>
        <w:t>.</w:t>
      </w:r>
    </w:p>
    <w:p w14:paraId="0000005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spent a lot of time playing by myself, making up games, and creating art. I loved drawing and painting, and spent many solitary hours at the kitchen table, crayons or paintbrush in hand, recreating the pictures from my dreams and imagination.</w:t>
      </w:r>
    </w:p>
    <w:p w14:paraId="0000005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My nights were permeated with dreams. Dreams in vivid color, full of hundreds of unaware and unknown people. </w:t>
      </w:r>
      <w:r>
        <w:rPr>
          <w:rFonts w:ascii="Times New Roman" w:eastAsia="Times New Roman" w:hAnsi="Times New Roman" w:cs="Times New Roman"/>
          <w:i/>
          <w:iCs/>
        </w:rPr>
        <w:t>Unaware</w:t>
      </w:r>
      <w:r>
        <w:rPr>
          <w:rFonts w:ascii="Times New Roman" w:eastAsia="Times New Roman" w:hAnsi="Times New Roman" w:cs="Times New Roman"/>
        </w:rPr>
        <w:t xml:space="preserve">. The literal meaning of the word was unclear to me. This happened often. Words would pop into my head that I had never heard before. Their </w:t>
      </w:r>
      <w:r>
        <w:rPr>
          <w:rFonts w:ascii="Times New Roman" w:eastAsia="Times New Roman" w:hAnsi="Times New Roman" w:cs="Times New Roman"/>
        </w:rPr>
        <w:lastRenderedPageBreak/>
        <w:t xml:space="preserve">meanings were feelings I couldn’t clearly explain. I could only describe the people in my dreams as </w:t>
      </w:r>
      <w:r>
        <w:rPr>
          <w:rFonts w:ascii="Times New Roman" w:eastAsia="Times New Roman" w:hAnsi="Times New Roman" w:cs="Times New Roman"/>
          <w:i/>
          <w:iCs/>
        </w:rPr>
        <w:t>not like me</w:t>
      </w:r>
      <w:r>
        <w:rPr>
          <w:rFonts w:ascii="Times New Roman" w:eastAsia="Times New Roman" w:hAnsi="Times New Roman" w:cs="Times New Roman"/>
        </w:rPr>
        <w:t>.</w:t>
      </w:r>
    </w:p>
    <w:p w14:paraId="0000005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Who were they? They just stood around, as if waiting for something to happen. I tried speaking to them, but they just stared straight ahead, ignoring me. Perhaps not even seeing me. I was still so little. If people had asked me what I had dreamt, I couldn’t explain the dreams in human terms. I just felt them and lived them. They were real.</w:t>
      </w:r>
    </w:p>
    <w:p w14:paraId="0000005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sometimes dreamed of tunnels that led to dark rooms. I was trapped, forever going through the maze of winding passageways, lost, unable to find my way out. </w:t>
      </w:r>
      <w:r>
        <w:rPr>
          <w:rFonts w:ascii="Times New Roman" w:eastAsia="Times New Roman" w:hAnsi="Times New Roman" w:cs="Times New Roman"/>
          <w:i/>
          <w:iCs/>
        </w:rPr>
        <w:t>I’m trapped in the dark</w:t>
      </w:r>
      <w:r>
        <w:rPr>
          <w:rFonts w:ascii="Times New Roman" w:eastAsia="Times New Roman" w:hAnsi="Times New Roman" w:cs="Times New Roman"/>
        </w:rPr>
        <w:t xml:space="preserve">. There were no doors or windows, and I could only go from room to room via the tunnels. I had no way out. I wanted to speak out loud, but in the dream, I couldn’t say a word. When I wanted to ask the people I’d seen how to escape, they were no longer with me. I could think the words in my head, </w:t>
      </w:r>
      <w:r>
        <w:rPr>
          <w:rFonts w:ascii="Times New Roman" w:eastAsia="Times New Roman" w:hAnsi="Times New Roman" w:cs="Times New Roman"/>
          <w:i/>
          <w:iCs/>
        </w:rPr>
        <w:t>I’m trapped, and it’s dark</w:t>
      </w:r>
      <w:r>
        <w:rPr>
          <w:rFonts w:ascii="Times New Roman" w:eastAsia="Times New Roman" w:hAnsi="Times New Roman" w:cs="Times New Roman"/>
        </w:rPr>
        <w:t>, but I could never speak them aloud.</w:t>
      </w:r>
    </w:p>
    <w:p w14:paraId="0000005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felt, as I grew older, that there was more to that dream, that the dark room meant something. Being trapped meant more than being literally unable to escape. </w:t>
      </w:r>
      <w:r>
        <w:rPr>
          <w:rFonts w:ascii="Times New Roman" w:eastAsia="Times New Roman" w:hAnsi="Times New Roman" w:cs="Times New Roman"/>
          <w:i/>
          <w:iCs/>
        </w:rPr>
        <w:t>Dark.</w:t>
      </w:r>
    </w:p>
    <w:p w14:paraId="0000005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Sometimes, I was propelled through a tunnel by an unseen force. I tried to cling to the walls, but it was no use—I just kept being thrust through. The strangest thing was that by the end of the dream, I was free. I would emerge from the tunnel into brightness. The cold turned to warmth as I was held by a beautiful woman. I didn’t recognize her; she was just a blurry shadow. Sometimes I wasn’t warm enough. I shivered, cold and afraid, with a deep longing for more warmth. I’d wake up crying, and there she was, Mother, offering me warmth, telling me it was just a </w:t>
      </w:r>
      <w:sdt>
        <w:sdtPr>
          <w:tag w:val="goog_rdk_2"/>
          <w:id w:val="1241796020"/>
        </w:sdtPr>
        <w:sdtContent>
          <w:commentRangeStart w:id="5"/>
        </w:sdtContent>
      </w:sdt>
      <w:r>
        <w:rPr>
          <w:rFonts w:ascii="Times New Roman" w:eastAsia="Times New Roman" w:hAnsi="Times New Roman" w:cs="Times New Roman"/>
        </w:rPr>
        <w:t>dream</w:t>
      </w:r>
      <w:commentRangeEnd w:id="5"/>
      <w:r>
        <w:rPr>
          <w:rStyle w:val="CommentReference"/>
          <w:rFonts w:ascii="Times New Roman" w:eastAsia="Times New Roman" w:hAnsi="Times New Roman" w:cs="Times New Roman"/>
          <w:sz w:val="24"/>
          <w:szCs w:val="24"/>
        </w:rPr>
        <w:commentReference w:id="5"/>
      </w:r>
      <w:r>
        <w:rPr>
          <w:rFonts w:ascii="Times New Roman" w:eastAsia="Times New Roman" w:hAnsi="Times New Roman" w:cs="Times New Roman"/>
        </w:rPr>
        <w:t>.</w:t>
      </w:r>
    </w:p>
    <w:p w14:paraId="0000005C" w14:textId="7B148070" w:rsidR="00847A31" w:rsidDel="00B8192F" w:rsidRDefault="00000000">
      <w:pPr>
        <w:spacing w:line="480" w:lineRule="auto"/>
        <w:ind w:firstLine="720"/>
        <w:rPr>
          <w:del w:id="6" w:author="Aigner Wilson" w:date="2026-07-01T06:52:00Z" w16du:dateUtc="2026-07-01T13:52:00Z"/>
          <w:rFonts w:ascii="Times New Roman" w:eastAsia="Times New Roman" w:hAnsi="Times New Roman" w:cs="Times New Roman"/>
        </w:rPr>
      </w:pPr>
      <w:r>
        <w:rPr>
          <w:rFonts w:ascii="Times New Roman" w:eastAsia="Times New Roman" w:hAnsi="Times New Roman" w:cs="Times New Roman"/>
        </w:rPr>
        <w:t xml:space="preserve">“Are you hungry, little one? Or are you </w:t>
      </w:r>
      <w:sdt>
        <w:sdtPr>
          <w:tag w:val="goog_rdk_3"/>
          <w:id w:val="-922949449"/>
        </w:sdtPr>
        <w:sdtContent/>
      </w:sdt>
      <w:r>
        <w:rPr>
          <w:rFonts w:ascii="Times New Roman" w:eastAsia="Times New Roman" w:hAnsi="Times New Roman" w:cs="Times New Roman"/>
        </w:rPr>
        <w:t>dreaming?”</w:t>
      </w:r>
      <w:ins w:id="7" w:author="Aigner Wilson" w:date="2026-07-01T06:52:00Z" w16du:dateUtc="2026-07-01T13:52:00Z">
        <w:r w:rsidR="00B8192F">
          <w:rPr>
            <w:rFonts w:ascii="Times New Roman" w:eastAsia="Times New Roman" w:hAnsi="Times New Roman" w:cs="Times New Roman"/>
          </w:rPr>
          <w:t xml:space="preserve"> </w:t>
        </w:r>
      </w:ins>
    </w:p>
    <w:p w14:paraId="0000005D" w14:textId="77777777" w:rsidR="00847A31" w:rsidRDefault="00000000" w:rsidP="00B8192F">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My mother held me close, gently rocking me back to </w:t>
      </w:r>
      <w:commentRangeStart w:id="8"/>
      <w:r>
        <w:rPr>
          <w:rFonts w:ascii="Times New Roman" w:eastAsia="Times New Roman" w:hAnsi="Times New Roman" w:cs="Times New Roman"/>
        </w:rPr>
        <w:t>sleep</w:t>
      </w:r>
      <w:commentRangeEnd w:id="8"/>
      <w:r w:rsidR="00B8192F">
        <w:rPr>
          <w:rStyle w:val="CommentReference"/>
          <w:rFonts w:ascii="Times New Roman" w:eastAsia="Times New Roman" w:hAnsi="Times New Roman" w:cs="Times New Roman"/>
          <w:sz w:val="24"/>
          <w:szCs w:val="24"/>
        </w:rPr>
        <w:commentReference w:id="8"/>
      </w:r>
      <w:r>
        <w:rPr>
          <w:rFonts w:ascii="Times New Roman" w:eastAsia="Times New Roman" w:hAnsi="Times New Roman" w:cs="Times New Roman"/>
        </w:rPr>
        <w:t>.</w:t>
      </w:r>
    </w:p>
    <w:p w14:paraId="0000005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lastRenderedPageBreak/>
        <w:t>Cold</w:t>
      </w:r>
      <w:r>
        <w:rPr>
          <w:rFonts w:ascii="Times New Roman" w:eastAsia="Times New Roman" w:hAnsi="Times New Roman" w:cs="Times New Roman"/>
        </w:rPr>
        <w:t xml:space="preserve">, I wanted to say, but I didn’t know how to speak aloud. My tiny human body could not form the words I needed to express. </w:t>
      </w:r>
      <w:r>
        <w:rPr>
          <w:rFonts w:ascii="Times New Roman" w:eastAsia="Times New Roman" w:hAnsi="Times New Roman" w:cs="Times New Roman"/>
          <w:i/>
          <w:iCs/>
        </w:rPr>
        <w:t>Cold</w:t>
      </w:r>
      <w:r>
        <w:rPr>
          <w:rFonts w:ascii="Times New Roman" w:eastAsia="Times New Roman" w:hAnsi="Times New Roman" w:cs="Times New Roman"/>
        </w:rPr>
        <w:t>, I would say in my head. But nobody listened. Nobody could hear the words inside my head.</w:t>
      </w:r>
    </w:p>
    <w:p w14:paraId="0000005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“Shhh. Sage, don’t be afraid. The world is a beautiful place.”</w:t>
      </w:r>
    </w:p>
    <w:p w14:paraId="0000006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quite comprehend the words, but I felt they were good. The soothing tone of Mother’s voice went beyond the spoken—it was simply a knowing.</w:t>
      </w:r>
    </w:p>
    <w:p w14:paraId="0000006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my mother’s arms, hearing my mother’s words, I was momentarily comforted.</w:t>
      </w:r>
    </w:p>
    <w:p w14:paraId="00000062"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The world is a beautiful place.</w:t>
      </w:r>
    </w:p>
    <w:p w14:paraId="0000006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Dreams and more dreams.</w:t>
      </w:r>
    </w:p>
    <w:p w14:paraId="0000006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this time, they were all beautiful dreams.</w:t>
      </w:r>
    </w:p>
    <w:p w14:paraId="0000006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Fields, full of fragrant wildflowers, a gathering of brilliant blossoms creating a multihued carpet. Beaches, sprinkled with multicolored stones, never seen by human eyes, except mine. </w:t>
      </w:r>
    </w:p>
    <w:p w14:paraId="0000006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There was one dream that was always the same. As I walked through a field, several silver dragonflies accompanied me, their metallic bodies reflecting in the sunlight. The flowers leaned in as I passed, as if greeting me, their tiny petals electrifying my skin with their touch. At the edge of the field was a path that led to an iridescent blue-green ocean, where waves deposited gemstones of various colors on the shore. I would run, excited to pick up a gemstone. Each gem was a story; visions of people, events, and landscapes that could never exist in the waking world. Were they memories? Not my memories, though. I was too young. </w:t>
      </w:r>
      <w:r>
        <w:rPr>
          <w:rFonts w:ascii="Times New Roman" w:eastAsia="Times New Roman" w:hAnsi="Times New Roman" w:cs="Times New Roman"/>
          <w:i/>
          <w:iCs/>
        </w:rPr>
        <w:t>They must belong to someone else.</w:t>
      </w:r>
      <w:r>
        <w:rPr>
          <w:rFonts w:ascii="Times New Roman" w:eastAsia="Times New Roman" w:hAnsi="Times New Roman" w:cs="Times New Roman"/>
        </w:rPr>
        <w:t xml:space="preserve"> Perhaps someone had lost their memories in the water or in the sand. Or maybe the gems had fallen from the sky into the ocean, and washed up on the golden beach, hoping to be remembered again by their owners. Perhaps they were just stories. Were these visions things that had already passed, or were they things yet to come?</w:t>
      </w:r>
    </w:p>
    <w:p w14:paraId="0000006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Questions without answers, feelings without words, just an endless stream of everything flowing through me at once, a constant kaleidoscope of memory, undefined but somehow still </w:t>
      </w:r>
      <w:sdt>
        <w:sdtPr>
          <w:tag w:val="goog_rdk_4"/>
          <w:id w:val="-761281012"/>
        </w:sdtPr>
        <w:sdtContent>
          <w:commentRangeStart w:id="9"/>
        </w:sdtContent>
      </w:sdt>
      <w:r>
        <w:rPr>
          <w:rFonts w:ascii="Times New Roman" w:eastAsia="Times New Roman" w:hAnsi="Times New Roman" w:cs="Times New Roman"/>
        </w:rPr>
        <w:t>important</w:t>
      </w:r>
      <w:commentRangeEnd w:id="9"/>
      <w:r>
        <w:rPr>
          <w:rStyle w:val="CommentReference"/>
          <w:rFonts w:ascii="Times New Roman" w:eastAsia="Times New Roman" w:hAnsi="Times New Roman" w:cs="Times New Roman"/>
          <w:sz w:val="24"/>
          <w:szCs w:val="24"/>
        </w:rPr>
        <w:commentReference w:id="9"/>
      </w:r>
      <w:r>
        <w:rPr>
          <w:rFonts w:ascii="Times New Roman" w:eastAsia="Times New Roman" w:hAnsi="Times New Roman" w:cs="Times New Roman"/>
        </w:rPr>
        <w:t>.</w:t>
      </w:r>
    </w:p>
    <w:p w14:paraId="00000068"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06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dreams continued, and one day, a figure appeared in the distance, far down the shore. A blue silhouette of a human. I couldn’t see their face, but I knew it had to be a boy. I just knew. He was always happy—even without seeing his face, I could sense it. All I could see was blue. But I knew. I knew he was kind and full of love.</w:t>
      </w:r>
    </w:p>
    <w:p w14:paraId="0000006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first time I saw him, he asked me, “What do you wish?”</w:t>
      </w:r>
    </w:p>
    <w:p w14:paraId="0000006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wished for a rainbow. Magically, it appeared in the sky, stretching from the dunes into the ocean.</w:t>
      </w:r>
    </w:p>
    <w:p w14:paraId="0000006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Each time I dreamed, he was by my side, ready to conjure whatever I desired.</w:t>
      </w:r>
    </w:p>
    <w:p w14:paraId="0000006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Unicorns, friendly dragons, or a purple dolphin. Sometimes I wished for things I  had never seen or heard of. I would picture the word in my mind, not knowing its meaning, and the thing would appear. </w:t>
      </w:r>
      <w:r>
        <w:rPr>
          <w:rFonts w:ascii="Times New Roman" w:eastAsia="Times New Roman" w:hAnsi="Times New Roman" w:cs="Times New Roman"/>
          <w:i/>
          <w:iCs/>
        </w:rPr>
        <w:t>Pomegranate</w:t>
      </w:r>
      <w:r>
        <w:rPr>
          <w:rFonts w:ascii="Times New Roman" w:eastAsia="Times New Roman" w:hAnsi="Times New Roman" w:cs="Times New Roman"/>
        </w:rPr>
        <w:t>, I would think, and there it was. I had never heard of or seen a pomegranate before. The words just popped into my head.</w:t>
      </w:r>
    </w:p>
    <w:p w14:paraId="0000006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remember pulling the pomegranate apart and eating the crunchy ruby-red seeds inside. It was delicious. </w:t>
      </w:r>
      <w:sdt>
        <w:sdtPr>
          <w:tag w:val="goog_rdk_5"/>
          <w:id w:val="653296323"/>
        </w:sdtPr>
        <w:sdtContent>
          <w:commentRangeStart w:id="10"/>
        </w:sdtContent>
      </w:sdt>
      <w:r>
        <w:rPr>
          <w:rFonts w:ascii="Times New Roman" w:eastAsia="Times New Roman" w:hAnsi="Times New Roman" w:cs="Times New Roman"/>
        </w:rPr>
        <w:t>Later in my life</w:t>
      </w:r>
      <w:commentRangeEnd w:id="10"/>
      <w:r>
        <w:rPr>
          <w:rStyle w:val="CommentReference"/>
          <w:rFonts w:ascii="Times New Roman" w:eastAsia="Times New Roman" w:hAnsi="Times New Roman" w:cs="Times New Roman"/>
          <w:sz w:val="24"/>
          <w:szCs w:val="24"/>
        </w:rPr>
        <w:commentReference w:id="10"/>
      </w:r>
      <w:r>
        <w:rPr>
          <w:rFonts w:ascii="Times New Roman" w:eastAsia="Times New Roman" w:hAnsi="Times New Roman" w:cs="Times New Roman"/>
        </w:rPr>
        <w:t>, when my dreams were hibernating in forgetfulness, I would eat a pomegranate and feel fire. Not the burning kind, but full of passion. Everything was red.</w:t>
      </w:r>
    </w:p>
    <w:p w14:paraId="0000006F" w14:textId="77777777" w:rsidR="00847A31" w:rsidRDefault="00000000">
      <w:pPr>
        <w:spacing w:line="480" w:lineRule="auto"/>
        <w:ind w:firstLine="720"/>
        <w:rPr>
          <w:rFonts w:ascii="Times New Roman" w:eastAsia="Times New Roman" w:hAnsi="Times New Roman" w:cs="Times New Roman"/>
        </w:rPr>
      </w:pPr>
      <w:sdt>
        <w:sdtPr>
          <w:tag w:val="goog_rdk_6"/>
          <w:id w:val="661373285"/>
        </w:sdtPr>
        <w:sdtContent>
          <w:commentRangeStart w:id="11"/>
        </w:sdtContent>
      </w:sdt>
      <w:r>
        <w:rPr>
          <w:rFonts w:ascii="Times New Roman" w:eastAsia="Times New Roman" w:hAnsi="Times New Roman" w:cs="Times New Roman"/>
        </w:rPr>
        <w:t>The boy and I never spoke out loud; we communicated in our minds</w:t>
      </w:r>
      <w:commentRangeEnd w:id="11"/>
      <w:r>
        <w:rPr>
          <w:rStyle w:val="CommentReference"/>
          <w:rFonts w:ascii="Times New Roman" w:eastAsia="Times New Roman" w:hAnsi="Times New Roman" w:cs="Times New Roman"/>
          <w:sz w:val="24"/>
          <w:szCs w:val="24"/>
        </w:rPr>
        <w:commentReference w:id="11"/>
      </w:r>
      <w:r>
        <w:rPr>
          <w:rFonts w:ascii="Times New Roman" w:eastAsia="Times New Roman" w:hAnsi="Times New Roman" w:cs="Times New Roman"/>
        </w:rPr>
        <w:t xml:space="preserve">. My mind would call forth unknown words, and he would reply. I had never heard many of the words we used, but I </w:t>
      </w:r>
      <w:r>
        <w:rPr>
          <w:rFonts w:ascii="Times New Roman" w:eastAsia="Times New Roman" w:hAnsi="Times New Roman" w:cs="Times New Roman"/>
          <w:i/>
          <w:iCs/>
        </w:rPr>
        <w:t>felt</w:t>
      </w:r>
      <w:r>
        <w:rPr>
          <w:rFonts w:ascii="Times New Roman" w:eastAsia="Times New Roman" w:hAnsi="Times New Roman" w:cs="Times New Roman"/>
        </w:rPr>
        <w:t xml:space="preserve"> their meaning. I would think the word, </w:t>
      </w:r>
      <w:r>
        <w:rPr>
          <w:rFonts w:ascii="Times New Roman" w:eastAsia="Times New Roman" w:hAnsi="Times New Roman" w:cs="Times New Roman"/>
          <w:i/>
          <w:iCs/>
        </w:rPr>
        <w:t>incremental</w:t>
      </w:r>
      <w:r>
        <w:rPr>
          <w:rFonts w:ascii="Times New Roman" w:eastAsia="Times New Roman" w:hAnsi="Times New Roman" w:cs="Times New Roman"/>
        </w:rPr>
        <w:t>, without ever hearing it before, but know what it meant because of how it made me feel.</w:t>
      </w:r>
    </w:p>
    <w:p w14:paraId="0000007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Magical dreams that filled me with love.</w:t>
      </w:r>
    </w:p>
    <w:p w14:paraId="00000071"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07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dreams continued as I grew, and sleep became my favorite time. Naptime, bedtime, I seemed to please my parents with how quickly and easily I would jump into bed.</w:t>
      </w:r>
    </w:p>
    <w:p w14:paraId="0000007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However, something changed, and those nightmares from the past found a way to creep in. The winding tunnels and the dark rooms, that same feeling of being trapped, and all the people standing, staring. A few nights of beautiful dreams were sometimes followed by a night of terrifying dreams, where I felt choked by the sludge that surrounded me. The harder I fought to get out, the tighter the walls. The people multiplied in each dream, and soon there were thousands and eventually millions, all stuck in the mud. Motionless. Silent.</w:t>
      </w:r>
    </w:p>
    <w:p w14:paraId="0000007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sensed their fear, sadness, and loneliness—desolate, distant souls, trapped.</w:t>
      </w:r>
    </w:p>
    <w:p w14:paraId="0000007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boy</w:t>
      </w:r>
      <w:r>
        <w:rPr>
          <w:rFonts w:ascii="Times New Roman" w:eastAsia="Times New Roman" w:hAnsi="Times New Roman" w:cs="Times New Roman"/>
          <w:strike/>
          <w:color w:val="FF0000"/>
        </w:rPr>
        <w:t xml:space="preserve"> in the blue silhouette</w:t>
      </w:r>
      <w:r>
        <w:rPr>
          <w:rFonts w:ascii="Times New Roman" w:eastAsia="Times New Roman" w:hAnsi="Times New Roman" w:cs="Times New Roman"/>
        </w:rPr>
        <w:t xml:space="preserve"> was still present, barely within my vision, watching as I struggled to escape. But he no longer shone a beautiful blue light. He was a black shadow, and his darkness emanated a feeling of suffering, a deep pain that I sensed in my soul.</w:t>
      </w:r>
    </w:p>
    <w:p w14:paraId="0000007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boy who brought beauty and magic to my</w:t>
      </w:r>
      <w:sdt>
        <w:sdtPr>
          <w:tag w:val="goog_rdk_7"/>
          <w:id w:val="800758932"/>
        </w:sdtPr>
        <w:sdtContent>
          <w:commentRangeStart w:id="12"/>
        </w:sdtContent>
      </w:sdt>
      <w:r>
        <w:rPr>
          <w:rFonts w:ascii="Times New Roman" w:eastAsia="Times New Roman" w:hAnsi="Times New Roman" w:cs="Times New Roman"/>
        </w:rPr>
        <w:t xml:space="preserve"> “wishing”</w:t>
      </w:r>
      <w:commentRangeEnd w:id="12"/>
      <w:r>
        <w:rPr>
          <w:rStyle w:val="CommentReference"/>
          <w:rFonts w:ascii="Times New Roman" w:eastAsia="Times New Roman" w:hAnsi="Times New Roman" w:cs="Times New Roman"/>
          <w:sz w:val="24"/>
          <w:szCs w:val="24"/>
        </w:rPr>
        <w:commentReference w:id="12"/>
      </w:r>
      <w:r>
        <w:rPr>
          <w:rFonts w:ascii="Times New Roman" w:eastAsia="Times New Roman" w:hAnsi="Times New Roman" w:cs="Times New Roman"/>
        </w:rPr>
        <w:t xml:space="preserve"> dreams seemed to bring an equal amount of darkness and fear to my nightmares.</w:t>
      </w:r>
    </w:p>
    <w:p w14:paraId="0000007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felt an ache in his presence. A loss of something important. As I struggled, the figure would silently watch, never offering help. Never offering me wishes. I begged him to help me. But he stood silent, ignoring me. Just like all the other people in the dream. </w:t>
      </w:r>
    </w:p>
    <w:p w14:paraId="0000007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alone.</w:t>
      </w:r>
    </w:p>
    <w:p w14:paraId="0000007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sadness and loneliness were unfamiliar. I knew they were negative feelings, but </w:t>
      </w:r>
      <w:sdt>
        <w:sdtPr>
          <w:tag w:val="goog_rdk_8"/>
          <w:id w:val="-1872675453"/>
        </w:sdtPr>
        <w:sdtContent>
          <w:commentRangeStart w:id="13"/>
        </w:sdtContent>
      </w:sdt>
      <w:r>
        <w:rPr>
          <w:rFonts w:ascii="Times New Roman" w:eastAsia="Times New Roman" w:hAnsi="Times New Roman" w:cs="Times New Roman"/>
        </w:rPr>
        <w:t>I was too young to understand fully the meaning of being completely isolated and alone</w:t>
      </w:r>
      <w:commentRangeEnd w:id="13"/>
      <w:r>
        <w:rPr>
          <w:rStyle w:val="CommentReference"/>
          <w:rFonts w:ascii="Times New Roman" w:eastAsia="Times New Roman" w:hAnsi="Times New Roman" w:cs="Times New Roman"/>
          <w:sz w:val="24"/>
          <w:szCs w:val="24"/>
        </w:rPr>
        <w:commentReference w:id="13"/>
      </w:r>
      <w:r>
        <w:rPr>
          <w:rFonts w:ascii="Times New Roman" w:eastAsia="Times New Roman" w:hAnsi="Times New Roman" w:cs="Times New Roman"/>
        </w:rPr>
        <w:t xml:space="preserve">—it was a nameless emotion. Something was missing; a part of me was gone. That was the only way I </w:t>
      </w:r>
      <w:r>
        <w:rPr>
          <w:rFonts w:ascii="Times New Roman" w:eastAsia="Times New Roman" w:hAnsi="Times New Roman" w:cs="Times New Roman"/>
        </w:rPr>
        <w:lastRenderedPageBreak/>
        <w:t>could describe it in my childish mind. Isolated and ignored. There was a hole in my soul, and I couldn’t fill it. Nobody would help me fill it. Even the bright blue silhouette, who usually filled my dreams with love, shut me out.</w:t>
      </w:r>
    </w:p>
    <w:p w14:paraId="0000007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Eventually, the bad dreams went away. Was it the love and comfort from my family? I presumed so. The bad dreams were erased, no longer remembered, for a long time. </w:t>
      </w:r>
      <w:sdt>
        <w:sdtPr>
          <w:tag w:val="goog_rdk_9"/>
          <w:id w:val="1771772886"/>
        </w:sdtPr>
        <w:sdtContent>
          <w:commentRangeStart w:id="14"/>
        </w:sdtContent>
      </w:sdt>
      <w:r>
        <w:rPr>
          <w:rFonts w:ascii="Times New Roman" w:eastAsia="Times New Roman" w:hAnsi="Times New Roman" w:cs="Times New Roman"/>
        </w:rPr>
        <w:t xml:space="preserve">If someone had asked me to describe those nightmares, I would have said, </w:t>
      </w:r>
      <w:r>
        <w:rPr>
          <w:rFonts w:ascii="Times New Roman" w:eastAsia="Times New Roman" w:hAnsi="Times New Roman" w:cs="Times New Roman"/>
          <w:i/>
          <w:iCs/>
        </w:rPr>
        <w:t>what nightmares?</w:t>
      </w:r>
      <w:commentRangeEnd w:id="14"/>
      <w:r>
        <w:rPr>
          <w:rStyle w:val="CommentReference"/>
          <w:rFonts w:ascii="Times New Roman" w:eastAsia="Times New Roman" w:hAnsi="Times New Roman" w:cs="Times New Roman"/>
          <w:sz w:val="24"/>
          <w:szCs w:val="24"/>
        </w:rPr>
        <w:commentReference w:id="14"/>
      </w:r>
    </w:p>
    <w:p w14:paraId="0000007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However, the forgetting also closed off my connection to the blue light, the beautiful dreams.</w:t>
      </w:r>
    </w:p>
    <w:p w14:paraId="0000007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stopped dreaming entirely.</w:t>
      </w:r>
    </w:p>
    <w:p w14:paraId="0000007D" w14:textId="77777777" w:rsidR="00847A31" w:rsidRDefault="00000000">
      <w:pPr>
        <w:rPr>
          <w:rFonts w:ascii="Times New Roman" w:eastAsia="Times New Roman" w:hAnsi="Times New Roman" w:cs="Times New Roman"/>
        </w:rPr>
      </w:pPr>
      <w:r>
        <w:br w:type="page"/>
      </w:r>
    </w:p>
    <w:p w14:paraId="0000007E"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THE RETURN</w:t>
      </w:r>
    </w:p>
    <w:p w14:paraId="0000007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Something shifted. As I evolved from stillness to mobility, </w:t>
      </w:r>
      <w:sdt>
        <w:sdtPr>
          <w:tag w:val="goog_rdk_10"/>
          <w:id w:val="-42203543"/>
        </w:sdtPr>
        <w:sdtContent>
          <w:commentRangeStart w:id="15"/>
        </w:sdtContent>
      </w:sdt>
      <w:r>
        <w:rPr>
          <w:rFonts w:ascii="Times New Roman" w:eastAsia="Times New Roman" w:hAnsi="Times New Roman" w:cs="Times New Roman"/>
        </w:rPr>
        <w:t>learned to crawl and then walk, the dreams started again.</w:t>
      </w:r>
      <w:commentRangeEnd w:id="15"/>
      <w:r>
        <w:rPr>
          <w:rStyle w:val="CommentReference"/>
          <w:rFonts w:ascii="Times New Roman" w:eastAsia="Times New Roman" w:hAnsi="Times New Roman" w:cs="Times New Roman"/>
          <w:sz w:val="24"/>
          <w:szCs w:val="24"/>
        </w:rPr>
        <w:commentReference w:id="15"/>
      </w:r>
      <w:r>
        <w:rPr>
          <w:rFonts w:ascii="Times New Roman" w:eastAsia="Times New Roman" w:hAnsi="Times New Roman" w:cs="Times New Roman"/>
        </w:rPr>
        <w:t xml:space="preserve"> They were different this time. There was no darkness, no silent witnesses. The blue silhouette had transformed into a human, unmistakably a boy, just like I had imagined. I knew it was him; he was still surrounded by the blue aura. I felt comforted by his presence. </w:t>
      </w:r>
      <w:r>
        <w:rPr>
          <w:rFonts w:ascii="Times New Roman" w:eastAsia="Times New Roman" w:hAnsi="Times New Roman" w:cs="Times New Roman"/>
          <w:i/>
          <w:iCs/>
        </w:rPr>
        <w:t>He must be the magic boy who made my wishes come true.</w:t>
      </w:r>
      <w:r>
        <w:rPr>
          <w:rFonts w:ascii="Times New Roman" w:eastAsia="Times New Roman" w:hAnsi="Times New Roman" w:cs="Times New Roman"/>
        </w:rPr>
        <w:t xml:space="preserve"> He spoke to me with gestures, which I easily understood. </w:t>
      </w:r>
      <w:r>
        <w:rPr>
          <w:rFonts w:ascii="Times New Roman" w:eastAsia="Times New Roman" w:hAnsi="Times New Roman" w:cs="Times New Roman"/>
          <w:i/>
          <w:iCs/>
        </w:rPr>
        <w:t>In dreams, anything is possible.</w:t>
      </w:r>
      <w:r>
        <w:rPr>
          <w:rFonts w:ascii="Times New Roman" w:eastAsia="Times New Roman" w:hAnsi="Times New Roman" w:cs="Times New Roman"/>
        </w:rPr>
        <w:t xml:space="preserve"> He held his arms out, opening his palms to the sky, which I understood to mean friendship. He was there to help. I wondered what I needed help with. Help with puzzles? Help with chores? I was curious and bold and welcomed his arrival.</w:t>
      </w:r>
    </w:p>
    <w:p w14:paraId="0000008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Instead of wishes, he told me stories without words, visual tales of color and characters. </w:t>
      </w:r>
      <w:sdt>
        <w:sdtPr>
          <w:tag w:val="goog_rdk_11"/>
          <w:id w:val="1812122364"/>
        </w:sdtPr>
        <w:sdtContent>
          <w:commentRangeStart w:id="16"/>
        </w:sdtContent>
      </w:sdt>
      <w:r>
        <w:rPr>
          <w:rFonts w:ascii="Times New Roman" w:eastAsia="Times New Roman" w:hAnsi="Times New Roman" w:cs="Times New Roman"/>
        </w:rPr>
        <w:t>I picked a gemstone from the sandy beach and presented it to him.</w:t>
      </w:r>
      <w:commentRangeEnd w:id="16"/>
      <w:r>
        <w:rPr>
          <w:rStyle w:val="CommentReference"/>
          <w:rFonts w:ascii="Times New Roman" w:eastAsia="Times New Roman" w:hAnsi="Times New Roman" w:cs="Times New Roman"/>
          <w:sz w:val="24"/>
          <w:szCs w:val="24"/>
        </w:rPr>
        <w:commentReference w:id="16"/>
      </w:r>
      <w:r>
        <w:rPr>
          <w:rFonts w:ascii="Times New Roman" w:eastAsia="Times New Roman" w:hAnsi="Times New Roman" w:cs="Times New Roman"/>
        </w:rPr>
        <w:t xml:space="preserve"> He would tell me stories of faraway places and long-ago times, when the earth was once magical. People could move heavy rocks with sound, talk to each other with their minds, and solve everything peacefully. I wondered what it was like to be at peace. I knew bad things were happening in the world, even if my parents didn’t tell me anything. I just knew. Was it magic? I didn’t question it.</w:t>
      </w:r>
    </w:p>
    <w:p w14:paraId="0000008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He once told me a story about a place where everything was green, like the meadows in my dreams. There were so many animals, some that no longer existed in the real world. Orange and black tigers and huge elephants that shook the ground when they walked. There were streams and lakes, and islands with palm </w:t>
      </w:r>
      <w:sdt>
        <w:sdtPr>
          <w:tag w:val="goog_rdk_12"/>
          <w:id w:val="-312804453"/>
        </w:sdtPr>
        <w:sdtContent>
          <w:commentRangeStart w:id="17"/>
        </w:sdtContent>
      </w:sdt>
      <w:r>
        <w:rPr>
          <w:rFonts w:ascii="Times New Roman" w:eastAsia="Times New Roman" w:hAnsi="Times New Roman" w:cs="Times New Roman"/>
        </w:rPr>
        <w:t>trees</w:t>
      </w:r>
      <w:commentRangeEnd w:id="17"/>
      <w:r>
        <w:rPr>
          <w:rStyle w:val="CommentReference"/>
          <w:rFonts w:ascii="Times New Roman" w:eastAsia="Times New Roman" w:hAnsi="Times New Roman" w:cs="Times New Roman"/>
          <w:sz w:val="24"/>
          <w:szCs w:val="24"/>
        </w:rPr>
        <w:commentReference w:id="17"/>
      </w:r>
      <w:r>
        <w:rPr>
          <w:rFonts w:ascii="Times New Roman" w:eastAsia="Times New Roman" w:hAnsi="Times New Roman" w:cs="Times New Roman"/>
        </w:rPr>
        <w:t>.</w:t>
      </w:r>
    </w:p>
    <w:p w14:paraId="00000082"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08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Once upon a time, there was a little girl who lived with her mother and father in a little cottage in the woods. There were no domes, and the air was clean. They grew vegetables and </w:t>
      </w:r>
      <w:r>
        <w:rPr>
          <w:rFonts w:ascii="Times New Roman" w:eastAsia="Times New Roman" w:hAnsi="Times New Roman" w:cs="Times New Roman"/>
        </w:rPr>
        <w:lastRenderedPageBreak/>
        <w:t>fruits in a place called a garden. Unlike us, they had cows that gave them milk to drink. The milk was fresh and tasted very different than the milk that existed in my world.</w:t>
      </w:r>
    </w:p>
    <w:p w14:paraId="0000008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Our milk comes from factories</w:t>
      </w:r>
      <w:r>
        <w:rPr>
          <w:rFonts w:ascii="Times New Roman" w:eastAsia="Times New Roman" w:hAnsi="Times New Roman" w:cs="Times New Roman"/>
        </w:rPr>
        <w:t>, I thought. How do they get milk from the cows?</w:t>
      </w:r>
    </w:p>
    <w:p w14:paraId="0000008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More magic.</w:t>
      </w:r>
    </w:p>
    <w:p w14:paraId="0000008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lived in peace, for a time, until the arrival of technology. Soon, the technology took over everything. They could no longer speak to each other, except via their devices. The cows and garden were no longer needed. Everything came from factories. The factories and buildings that powered the technology covered their land. The trees were gone. The air was dirty. The Earth got so hot that nothing could grow anymore. Ice melted, and islands disappeared. Cities were buried under water.</w:t>
      </w:r>
    </w:p>
    <w:p w14:paraId="0000008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Still, the family survived. They had protection over their home, a dome, to keep out the bad air and heat. They had their devices to keep them connected. The king made sure everyone was taken care of.</w:t>
      </w:r>
    </w:p>
    <w:p w14:paraId="0000008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lived this way for a long time, not speaking to each other and doing nothing all day long. There was nothing that needed to be done—the king gave them everything they needed.</w:t>
      </w:r>
    </w:p>
    <w:p w14:paraId="0000008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Creativity was gone. No more art, no more books. Only people staring at devices.</w:t>
      </w:r>
    </w:p>
    <w:p w14:paraId="0000008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Many believed the king was good because he had saved them. But he was not a good king. He was greedy and wanted more power. He made laws that made almost everything illegal, including creativity. Most people followed the rules. Their devices told them what to think and what to do, and what was right and wrong.</w:t>
      </w:r>
    </w:p>
    <w:p w14:paraId="0000008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One day, the brave little girl, who was unhappy and lonely and missed her art, discovered she had magical powers. With her powers, the girl turned the king into a tree and planted him at </w:t>
      </w:r>
      <w:r>
        <w:rPr>
          <w:rFonts w:ascii="Times New Roman" w:eastAsia="Times New Roman" w:hAnsi="Times New Roman" w:cs="Times New Roman"/>
        </w:rPr>
        <w:lastRenderedPageBreak/>
        <w:t xml:space="preserve">the center of the world. The tree grew, and soon the earth was covered in green again. She then turned off the giant machine that powered the devices everyone was glued to. </w:t>
      </w:r>
    </w:p>
    <w:p w14:paraId="0000008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At first, it was difficult. They discovered their boredom. They didn’t know how to get rid of it. As they slowly ventured from their domes, breathing the fresh air and seeing all the exotic new animals and plants, they encountered others like them. They learned to talk again and shared experiences. They started painting and writing stories, creating music. They were happy and whole.</w:t>
      </w:r>
    </w:p>
    <w:p w14:paraId="0000008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lived happily ever after.</w:t>
      </w:r>
    </w:p>
    <w:p w14:paraId="0000008E"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08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liked that story, and I wanted to see an elephant so badly. I saw pictures of some, but never in real life. But mostly, I wanted to see a cow and taste its milk. I knew they were all gone. But I wished the story were true.</w:t>
      </w:r>
    </w:p>
    <w:p w14:paraId="0000009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were more stories, and every story was different. The bad dreams disappeared entirely. I was happy.</w:t>
      </w:r>
    </w:p>
    <w:p w14:paraId="0000009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boy appeared in my dreams nightly, and again, I started looking forward to bedtime. Bedtime meant dreams, and dreams meant stories. I couldn’t wait until I crawled into bed and fell into a deep sleep. I craved the tales told by the boy in my dreams.</w:t>
      </w:r>
    </w:p>
    <w:p w14:paraId="0000009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“It’s so early,” my mother told me, as I crawled into bed one hour before my bedtime.</w:t>
      </w:r>
    </w:p>
    <w:p w14:paraId="0000009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want to tell my mother about my dreams. She wouldn’t understand.</w:t>
      </w:r>
    </w:p>
    <w:p w14:paraId="0000009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“I’m tired,” I lied, rubbing my eyes and faking a yawn. </w:t>
      </w:r>
    </w:p>
    <w:p w14:paraId="0000009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Mother reached out and put her hand against my forehead.</w:t>
      </w:r>
    </w:p>
    <w:p w14:paraId="0000009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“Are you sick?” she asked, a look of concern creeping across her face.</w:t>
      </w:r>
    </w:p>
    <w:p w14:paraId="0000009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shook my head no.</w:t>
      </w:r>
    </w:p>
    <w:p w14:paraId="0000009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Mother smiled, kissed my cheek, and walked toward the </w:t>
      </w:r>
      <w:sdt>
        <w:sdtPr>
          <w:tag w:val="goog_rdk_13"/>
          <w:id w:val="-2122498383"/>
        </w:sdtPr>
        <w:sdtContent>
          <w:commentRangeStart w:id="18"/>
        </w:sdtContent>
      </w:sdt>
      <w:r>
        <w:rPr>
          <w:rFonts w:ascii="Times New Roman" w:eastAsia="Times New Roman" w:hAnsi="Times New Roman" w:cs="Times New Roman"/>
        </w:rPr>
        <w:t>door</w:t>
      </w:r>
      <w:commentRangeEnd w:id="18"/>
      <w:r>
        <w:rPr>
          <w:rStyle w:val="CommentReference"/>
          <w:rFonts w:ascii="Times New Roman" w:eastAsia="Times New Roman" w:hAnsi="Times New Roman" w:cs="Times New Roman"/>
          <w:sz w:val="24"/>
          <w:szCs w:val="24"/>
        </w:rPr>
        <w:commentReference w:id="18"/>
      </w:r>
      <w:r>
        <w:rPr>
          <w:rFonts w:ascii="Times New Roman" w:eastAsia="Times New Roman" w:hAnsi="Times New Roman" w:cs="Times New Roman"/>
        </w:rPr>
        <w:t>.</w:t>
      </w:r>
    </w:p>
    <w:p w14:paraId="0000009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“Goodnight, darling,” she said as she turned out the light and quietly shut the door.</w:t>
      </w:r>
    </w:p>
    <w:p w14:paraId="0000009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“Night, Mother,” I replied, feeling a little guilty about the lie.</w:t>
      </w:r>
    </w:p>
    <w:p w14:paraId="0000009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guilt of the lie diminished as I remembered where I was going.</w:t>
      </w:r>
    </w:p>
    <w:p w14:paraId="0000009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I’d barely closed my eyes, and there he was, standing on the beach.</w:t>
      </w:r>
    </w:p>
    <w:p w14:paraId="0000009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waved.</w:t>
      </w:r>
    </w:p>
    <w:p w14:paraId="0000009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waited for the gemstones to appear. Nothing happened. I wanted a story.</w:t>
      </w:r>
    </w:p>
    <w:p w14:paraId="0000009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waved to him, but he simply stood there, as if in a trance.</w:t>
      </w:r>
    </w:p>
    <w:p w14:paraId="000000A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walked up to him and looked directly into his eyes. He didn’t smile or gesture. He just stood. We remained that way for a long time, staring, without movement or speech. I heard a humming sound, like a refrigerator, and it permeated my entire body. It sounded like a symphony of cicadas on a hot summer night.</w:t>
      </w:r>
    </w:p>
    <w:p w14:paraId="000000A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Maybe we were going to the dragonfly meadow.</w:t>
      </w:r>
    </w:p>
    <w:p w14:paraId="000000A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sound vibrated louder and louder and became uncomfortable. I couldn’t quite figure out how to describe it. It was a metallic buzz that started in my ears and then moved to my brain, like electricity. My head hummed, and then video stories came, flashing by too quickly for me to completely understand. I saw a computer, many computers. I saw mountains, I saw a man I didn’t recognize but felt I knew. Even without understanding what everything meant, it felt like the truth.</w:t>
      </w:r>
    </w:p>
    <w:p w14:paraId="000000A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did it all mean? It was too serious, and I wished for a happier story.</w:t>
      </w:r>
    </w:p>
    <w:p w14:paraId="000000A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does it mean?” I asked the boy.</w:t>
      </w:r>
    </w:p>
    <w:p w14:paraId="000000A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dream faded, and I awoke, staring into the darkness, my head still vibrating. While not a nightmare, the dream left me feeling disappointed. I wanted a magical tale.</w:t>
      </w:r>
    </w:p>
    <w:p w14:paraId="000000A6"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JACOB</w:t>
      </w:r>
    </w:p>
    <w:p w14:paraId="000000A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another hot summer day. The persistent heatwave made it difficult to stay outdoors for very long. My clothes were soaked in sweat from the heavy humidity within a few minutes of stepping outside. It was normal for that time. We’d had a long string of dry, one-hundred-degree-plus days. The flooding rains would eventually come in the winter or the fall. Maybe. We never knew what would come next when it came to the weather. Sometimes it wouldn’t rain until the spring. Until then, the heat persisted. Our weather patterns weren’t predictable. Sometimes during rainy seasons, New England was more like the tropics, even with the domes. Climate change in recovery.</w:t>
      </w:r>
    </w:p>
    <w:p w14:paraId="000000A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Rolling blackouts were frequent. Everyone was used to it. The cities always had power, but out in the country, it was unpredictable. Only a few lucky ones had generators; most just suffered.</w:t>
      </w:r>
    </w:p>
    <w:p w14:paraId="000000A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always too hot. Even winter didn’t exist anymore. At least not in the same way it used to in the past. I never saw snow until I was older. It was a rarity, except in the high mountains. That’s what we were told, anyway. Fall and spring were more bearable. I could at least play outside for a longer time.</w:t>
      </w:r>
    </w:p>
    <w:p w14:paraId="000000A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that was one of my favorite things to do.</w:t>
      </w:r>
    </w:p>
    <w:p w14:paraId="000000AB"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0A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One day, as I was playing outside, something happened.</w:t>
      </w:r>
    </w:p>
    <w:p w14:paraId="000000A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on my swing, feeling the breeze as I swayed back and forth in a steady rhythm, feeling the wind on my face when I turned toward the sky.</w:t>
      </w:r>
    </w:p>
    <w:p w14:paraId="000000A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wish I could fly.</w:t>
      </w:r>
      <w:r>
        <w:rPr>
          <w:rFonts w:ascii="Times New Roman" w:eastAsia="Times New Roman" w:hAnsi="Times New Roman" w:cs="Times New Roman"/>
        </w:rPr>
        <w:t xml:space="preserve"> I would leave the dome and go to a place where a magical tree had been planted, and all the earth was green, and all the dead animals had come back to life.</w:t>
      </w:r>
    </w:p>
    <w:p w14:paraId="000000A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 swing slowed, and I heard my mother’s voice.</w:t>
      </w:r>
    </w:p>
    <w:p w14:paraId="000000B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“Come inside. We’ll have popsicles, and you can color at the kitchen table,” my mother said, with extra enthusiasm.</w:t>
      </w:r>
    </w:p>
    <w:p w14:paraId="000000B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knew she was trying to bribe me. </w:t>
      </w:r>
    </w:p>
    <w:p w14:paraId="000000B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reluctant. I didn’t mind the heat, and I wanted to play in the field.</w:t>
      </w:r>
    </w:p>
    <w:p w14:paraId="000000B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looked at her and shook my head firmly from side to side.</w:t>
      </w:r>
    </w:p>
    <w:p w14:paraId="000000B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No</w:t>
      </w:r>
      <w:r>
        <w:rPr>
          <w:rFonts w:ascii="Times New Roman" w:eastAsia="Times New Roman" w:hAnsi="Times New Roman" w:cs="Times New Roman"/>
        </w:rPr>
        <w:t>.</w:t>
      </w:r>
    </w:p>
    <w:p w14:paraId="000000B5" w14:textId="58909DA1" w:rsidR="00847A31" w:rsidDel="00F33FBD" w:rsidRDefault="00000000">
      <w:pPr>
        <w:spacing w:line="480" w:lineRule="auto"/>
        <w:ind w:firstLine="720"/>
        <w:rPr>
          <w:del w:id="19" w:author="Aigner Wilson" w:date="2026-07-01T07:00:00Z" w16du:dateUtc="2026-07-01T14:00:00Z"/>
          <w:rFonts w:ascii="Times New Roman" w:eastAsia="Times New Roman" w:hAnsi="Times New Roman" w:cs="Times New Roman"/>
        </w:rPr>
      </w:pPr>
      <w:r>
        <w:rPr>
          <w:rFonts w:ascii="Times New Roman" w:eastAsia="Times New Roman" w:hAnsi="Times New Roman" w:cs="Times New Roman"/>
        </w:rPr>
        <w:t>My mother put her hands on her hips. I knew what was coming. Surprisingly, she said,</w:t>
      </w:r>
      <w:ins w:id="20" w:author="Aigner Wilson" w:date="2026-07-01T07:00:00Z" w16du:dateUtc="2026-07-01T14:00:00Z">
        <w:r w:rsidR="00F33FBD">
          <w:rPr>
            <w:rFonts w:ascii="Times New Roman" w:eastAsia="Times New Roman" w:hAnsi="Times New Roman" w:cs="Times New Roman"/>
          </w:rPr>
          <w:t xml:space="preserve"> </w:t>
        </w:r>
      </w:ins>
    </w:p>
    <w:p w14:paraId="000000B6" w14:textId="25E6B152" w:rsidR="00847A31" w:rsidRDefault="00000000" w:rsidP="00F33FBD">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“Ten more </w:t>
      </w:r>
      <w:sdt>
        <w:sdtPr>
          <w:tag w:val="goog_rdk_14"/>
          <w:id w:val="-859338313"/>
        </w:sdtPr>
        <w:sdtContent/>
      </w:sdt>
      <w:r>
        <w:rPr>
          <w:rFonts w:ascii="Times New Roman" w:eastAsia="Times New Roman" w:hAnsi="Times New Roman" w:cs="Times New Roman"/>
        </w:rPr>
        <w:t>minutes</w:t>
      </w:r>
      <w:ins w:id="21" w:author="Aigner Wilson" w:date="2026-07-01T07:01:00Z" w16du:dateUtc="2026-07-01T14:01:00Z">
        <w:r w:rsidR="00F33FBD">
          <w:rPr>
            <w:rFonts w:ascii="Times New Roman" w:eastAsia="Times New Roman" w:hAnsi="Times New Roman" w:cs="Times New Roman"/>
          </w:rPr>
          <w:t>.</w:t>
        </w:r>
      </w:ins>
      <w:del w:id="22" w:author="Aigner Wilson" w:date="2026-07-01T07:00:00Z" w16du:dateUtc="2026-07-01T14:00:00Z">
        <w:r w:rsidDel="00F33FBD">
          <w:rPr>
            <w:rFonts w:ascii="Times New Roman" w:eastAsia="Times New Roman" w:hAnsi="Times New Roman" w:cs="Times New Roman"/>
          </w:rPr>
          <w:delText>,</w:delText>
        </w:r>
      </w:del>
      <w:r>
        <w:rPr>
          <w:rFonts w:ascii="Times New Roman" w:eastAsia="Times New Roman" w:hAnsi="Times New Roman" w:cs="Times New Roman"/>
        </w:rPr>
        <w:t xml:space="preserve">” </w:t>
      </w:r>
      <w:ins w:id="23" w:author="Aigner Wilson" w:date="2026-07-01T07:01:00Z" w16du:dateUtc="2026-07-01T14:01:00Z">
        <w:r w:rsidR="00F33FBD">
          <w:rPr>
            <w:rFonts w:ascii="Times New Roman" w:eastAsia="Times New Roman" w:hAnsi="Times New Roman" w:cs="Times New Roman"/>
          </w:rPr>
          <w:t>H</w:t>
        </w:r>
      </w:ins>
      <w:del w:id="24" w:author="Aigner Wilson" w:date="2026-07-01T07:01:00Z" w16du:dateUtc="2026-07-01T14:01:00Z">
        <w:r w:rsidDel="00F33FBD">
          <w:rPr>
            <w:rFonts w:ascii="Times New Roman" w:eastAsia="Times New Roman" w:hAnsi="Times New Roman" w:cs="Times New Roman"/>
          </w:rPr>
          <w:delText>h</w:delText>
        </w:r>
      </w:del>
      <w:r>
        <w:rPr>
          <w:rFonts w:ascii="Times New Roman" w:eastAsia="Times New Roman" w:hAnsi="Times New Roman" w:cs="Times New Roman"/>
        </w:rPr>
        <w:t>olding up two hands.</w:t>
      </w:r>
    </w:p>
    <w:p w14:paraId="000000B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what was waiting for me in the field. To me, the heat didn’t matter.</w:t>
      </w:r>
    </w:p>
    <w:p w14:paraId="000000B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boy from my dreams had appeared out of nowhere a few weeks ago, and right in the very place I wanted to go.</w:t>
      </w:r>
    </w:p>
    <w:p w14:paraId="000000B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ran from the swing to the old tree in the field and sat on the ground, running my hands over the dry grass, feeling the prickly energy that traveled through my fingers and into my body. The grass spoke to me and told me about its life, how she had been born from a seed a long time ago. She slept in the winter and came out in the spring, but lately she felt tired, because there was no longer any time to sleep. It was too hot, so she stayed awake, feeling tired and dry.</w:t>
      </w:r>
    </w:p>
    <w:p w14:paraId="000000B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closed my eyes to listen more deeply, and when I opened them, I saw the boy.</w:t>
      </w:r>
    </w:p>
    <w:p w14:paraId="000000B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Although I recognized him, he startled me at first. I hadn’t heard his footsteps, and I was deep in thought. But there he was, looking right at me. I was surprised, never having seen him in real life—only in my dreams.</w:t>
      </w:r>
    </w:p>
    <w:p w14:paraId="000000B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smiled.</w:t>
      </w:r>
    </w:p>
    <w:p w14:paraId="000000B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“Hello,” he said, waving his hand in a casual greeting.</w:t>
      </w:r>
    </w:p>
    <w:p w14:paraId="000000B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Another surprise. I had never heard his voice before. </w:t>
      </w:r>
    </w:p>
    <w:p w14:paraId="000000B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wasn’t frightened. To me, dreams were reality. </w:t>
      </w:r>
    </w:p>
    <w:p w14:paraId="000000C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just wondered </w:t>
      </w:r>
      <w:r>
        <w:rPr>
          <w:rFonts w:ascii="Times New Roman" w:eastAsia="Times New Roman" w:hAnsi="Times New Roman" w:cs="Times New Roman"/>
          <w:i/>
          <w:iCs/>
        </w:rPr>
        <w:t>how</w:t>
      </w:r>
      <w:r>
        <w:rPr>
          <w:rFonts w:ascii="Times New Roman" w:eastAsia="Times New Roman" w:hAnsi="Times New Roman" w:cs="Times New Roman"/>
        </w:rPr>
        <w:t xml:space="preserve"> it was possible. Was it magic?</w:t>
      </w:r>
    </w:p>
    <w:p w14:paraId="000000C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How can he be here? Am I sleeping? It must be very powerful magic.</w:t>
      </w:r>
    </w:p>
    <w:p w14:paraId="000000C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“Hello,” I answered back, waving my hand in return.</w:t>
      </w:r>
    </w:p>
    <w:p w14:paraId="000000C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“Am I sleeping?” I asked him.</w:t>
      </w:r>
    </w:p>
    <w:p w14:paraId="000000C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laughed. It was a joyful laugh, as if I had said the funniest thing in the world.</w:t>
      </w:r>
    </w:p>
    <w:p w14:paraId="000000C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 Sage.”</w:t>
      </w:r>
    </w:p>
    <w:p w14:paraId="000000C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moved toward me and sat down on the grass across from me.</w:t>
      </w:r>
    </w:p>
    <w:p w14:paraId="000000C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Grass, does it hurt when we sit or step on you?</w:t>
      </w:r>
      <w:r>
        <w:rPr>
          <w:rFonts w:ascii="Times New Roman" w:eastAsia="Times New Roman" w:hAnsi="Times New Roman" w:cs="Times New Roman"/>
        </w:rPr>
        <w:t xml:space="preserve"> I thought.</w:t>
      </w:r>
    </w:p>
    <w:p w14:paraId="000000C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can speak to you when you’re awake, too,” he said, very casually.</w:t>
      </w:r>
    </w:p>
    <w:p w14:paraId="000000C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confused at first. I didn’t understand how dreams could come to life.</w:t>
      </w:r>
    </w:p>
    <w:p w14:paraId="000000C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then I understood.</w:t>
      </w:r>
    </w:p>
    <w:p w14:paraId="000000C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“You’re my imaginary friend!”</w:t>
      </w:r>
    </w:p>
    <w:p w14:paraId="000000C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“Yes,” he said, “I am. We can play and talk, and I can tell you stories, just like in your dreams.”</w:t>
      </w:r>
    </w:p>
    <w:p w14:paraId="000000C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“What’s your name?” I asked.</w:t>
      </w:r>
    </w:p>
    <w:p w14:paraId="000000C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he replied.</w:t>
      </w:r>
    </w:p>
    <w:p w14:paraId="000000C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“What do you remember, Sage?” he asked.</w:t>
      </w:r>
    </w:p>
    <w:p w14:paraId="000000D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“Remember? I remember eating, drinking, and playing.”</w:t>
      </w:r>
    </w:p>
    <w:p w14:paraId="000000D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waved his hand, as if conjuring a spell.</w:t>
      </w:r>
    </w:p>
    <w:p w14:paraId="000000D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“Look at your dreams and remember. Not the usual things, but the extraordinary.”</w:t>
      </w:r>
    </w:p>
    <w:p w14:paraId="000000D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thought about what he said, trying to feel the meaning of the word “extraordinary.”</w:t>
      </w:r>
    </w:p>
    <w:p w14:paraId="000000D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“Amazing, special,” answered Jacob.</w:t>
      </w:r>
    </w:p>
    <w:p w14:paraId="000000D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remember being born,” I said, “Nobody else I know remembers being born.”</w:t>
      </w:r>
    </w:p>
    <w:p w14:paraId="000000D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nodded in agreement.</w:t>
      </w:r>
    </w:p>
    <w:p w14:paraId="000000D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remember the tunnel</w:t>
      </w:r>
      <w:r>
        <w:rPr>
          <w:rFonts w:ascii="Times New Roman" w:eastAsia="Times New Roman" w:hAnsi="Times New Roman" w:cs="Times New Roman"/>
        </w:rPr>
        <w:t xml:space="preserve">, she thought, </w:t>
      </w:r>
      <w:r>
        <w:rPr>
          <w:rFonts w:ascii="Times New Roman" w:eastAsia="Times New Roman" w:hAnsi="Times New Roman" w:cs="Times New Roman"/>
          <w:i/>
          <w:iCs/>
        </w:rPr>
        <w:t>and being afraid. Being born was scary.</w:t>
      </w:r>
    </w:p>
    <w:p w14:paraId="000000D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Yes</w:t>
      </w:r>
      <w:r>
        <w:rPr>
          <w:rFonts w:ascii="Times New Roman" w:eastAsia="Times New Roman" w:hAnsi="Times New Roman" w:cs="Times New Roman"/>
        </w:rPr>
        <w:t>, he replied.</w:t>
      </w:r>
    </w:p>
    <w:p w14:paraId="000000D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heard his voice not with my ears, but somewhere in my mind, just like in my dreams. I felt the words.</w:t>
      </w:r>
    </w:p>
    <w:p w14:paraId="000000D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talked this way for a few minutes. He told me about so many different things. Magical auras and an infinite light that weaves through the universe, always present, always bright. I asked a lot of questions. I wanted to know what caused the auras and why the light was infinite. He always answered, unlike most grown-ups, who tried to distract me when I asked a complicated question. He answered everything, all without words. It was like a stream of energy that flowed back and forth between us. I absorbed everything and, despite my youth, I understood what it all meant.</w:t>
      </w:r>
    </w:p>
    <w:p w14:paraId="000000D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sat with him, unaware of the heat.</w:t>
      </w:r>
    </w:p>
    <w:p w14:paraId="000000D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wanted to stay there forever and listen. </w:t>
      </w:r>
    </w:p>
    <w:p w14:paraId="000000D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“Sage!” my mother interrupted.</w:t>
      </w:r>
    </w:p>
    <w:p w14:paraId="000000D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was always worried about me having heatstroke and came to check on me often.</w:t>
      </w:r>
    </w:p>
    <w:p w14:paraId="000000D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looked at Jacob, and he told me I should go. I didn’t want to, but I knew he was right.</w:t>
      </w:r>
    </w:p>
    <w:p w14:paraId="000000E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“Sage, time to come in. Let’s go. It’s too hot,” she yelled again.</w:t>
      </w:r>
    </w:p>
    <w:p w14:paraId="000000E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stood up and nodded to Jacob, walking toward my mother, while still looking back at him.</w:t>
      </w:r>
    </w:p>
    <w:p w14:paraId="000000E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stopped. I thought if I told her about Jacob, she’d let me stay outside longer. I really wanted to stay outside and play.</w:t>
      </w:r>
    </w:p>
    <w:p w14:paraId="000000E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“But Momma, I want to stay with my friend.”</w:t>
      </w:r>
    </w:p>
    <w:p w14:paraId="000000E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Momma looked around.</w:t>
      </w:r>
    </w:p>
    <w:p w14:paraId="000000E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friend?”</w:t>
      </w:r>
    </w:p>
    <w:p w14:paraId="000000E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I said, turning and pointing to where Jacob was sitting, hoping she would understand.</w:t>
      </w:r>
    </w:p>
    <w:p w14:paraId="000000E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Mother looked at where I was pointing and laughed.</w:t>
      </w:r>
    </w:p>
    <w:p w14:paraId="000000E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“Well, my dear Sage, your friend must’ve gone home.”</w:t>
      </w:r>
    </w:p>
    <w:p w14:paraId="000000E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looked over at Jacob. He smiled.</w:t>
      </w:r>
    </w:p>
    <w:p w14:paraId="000000E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was still there, but Momma couldn’t see him.</w:t>
      </w:r>
    </w:p>
    <w:p w14:paraId="000000E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“Come, let’s go cool down. Your friend probably went to do the same.”</w:t>
      </w:r>
    </w:p>
    <w:p w14:paraId="000000E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wanted to tell Momma that he was still there, but I realized it was pointless, and it was probably best to say nothing. She would’ve asked too many questions, and maybe he’d disappear. I didn’t want him to leave, so I kept quiet.</w:t>
      </w:r>
    </w:p>
    <w:p w14:paraId="000000E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reluctantly followed my mother, dragging my feet, and turned to wave to Jacob. </w:t>
      </w:r>
    </w:p>
    <w:p w14:paraId="000000E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Imaginary friends can’t be seen</w:t>
      </w:r>
      <w:r>
        <w:rPr>
          <w:rFonts w:ascii="Times New Roman" w:eastAsia="Times New Roman" w:hAnsi="Times New Roman" w:cs="Times New Roman"/>
        </w:rPr>
        <w:t>.</w:t>
      </w:r>
    </w:p>
    <w:p w14:paraId="000000E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took my mother’s hand and </w:t>
      </w:r>
      <w:sdt>
        <w:sdtPr>
          <w:tag w:val="goog_rdk_15"/>
          <w:id w:val="-528213970"/>
        </w:sdtPr>
        <w:sdtContent>
          <w:commentRangeStart w:id="25"/>
        </w:sdtContent>
      </w:sdt>
      <w:r>
        <w:rPr>
          <w:rFonts w:ascii="Times New Roman" w:eastAsia="Times New Roman" w:hAnsi="Times New Roman" w:cs="Times New Roman"/>
        </w:rPr>
        <w:t>compliantly</w:t>
      </w:r>
      <w:commentRangeEnd w:id="25"/>
      <w:r>
        <w:rPr>
          <w:rStyle w:val="CommentReference"/>
          <w:rFonts w:ascii="Times New Roman" w:eastAsia="Times New Roman" w:hAnsi="Times New Roman" w:cs="Times New Roman"/>
          <w:sz w:val="24"/>
          <w:szCs w:val="24"/>
        </w:rPr>
        <w:commentReference w:id="25"/>
      </w:r>
      <w:r>
        <w:rPr>
          <w:rFonts w:ascii="Times New Roman" w:eastAsia="Times New Roman" w:hAnsi="Times New Roman" w:cs="Times New Roman"/>
        </w:rPr>
        <w:t xml:space="preserve"> let her lead me inside. Plus, I really wanted a popsicle. I was hot.</w:t>
      </w:r>
    </w:p>
    <w:p w14:paraId="000000F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 see Jacob not only at night, but also during the day. So, I knew I’d see him soon.</w:t>
      </w:r>
    </w:p>
    <w:p w14:paraId="000000F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skipped toward the coolness of the house and my promised popsicle.</w:t>
      </w:r>
    </w:p>
    <w:p w14:paraId="000000F2"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0F3" w14:textId="77777777" w:rsidR="00847A31" w:rsidRDefault="00000000">
      <w:pPr>
        <w:spacing w:line="480" w:lineRule="auto"/>
        <w:ind w:firstLine="720"/>
        <w:rPr>
          <w:rFonts w:ascii="Times New Roman" w:eastAsia="Times New Roman" w:hAnsi="Times New Roman" w:cs="Times New Roman"/>
        </w:rPr>
      </w:pPr>
      <w:sdt>
        <w:sdtPr>
          <w:tag w:val="goog_rdk_16"/>
          <w:id w:val="291138840"/>
        </w:sdtPr>
        <w:sdtContent>
          <w:commentRangeStart w:id="26"/>
        </w:sdtContent>
      </w:sdt>
      <w:r>
        <w:rPr>
          <w:rFonts w:ascii="Times New Roman" w:eastAsia="Times New Roman" w:hAnsi="Times New Roman" w:cs="Times New Roman"/>
        </w:rPr>
        <w:t>In the ultra-modern white and stainless-steel kitchen, a pile of crayons was spread across the otherwise uncluttered kitchen table, like an accidental piece of abstract art</w:t>
      </w:r>
      <w:commentRangeEnd w:id="26"/>
      <w:r>
        <w:rPr>
          <w:rStyle w:val="CommentReference"/>
          <w:rFonts w:ascii="Times New Roman" w:eastAsia="Times New Roman" w:hAnsi="Times New Roman" w:cs="Times New Roman"/>
          <w:sz w:val="24"/>
          <w:szCs w:val="24"/>
        </w:rPr>
        <w:commentReference w:id="26"/>
      </w:r>
      <w:r>
        <w:rPr>
          <w:rFonts w:ascii="Times New Roman" w:eastAsia="Times New Roman" w:hAnsi="Times New Roman" w:cs="Times New Roman"/>
        </w:rPr>
        <w:t>.</w:t>
      </w:r>
    </w:p>
    <w:p w14:paraId="000000F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Art—I loved art. It was one of my other favorite things. My most favorite pastime had been sleep, but after Jacob showed up in real life and I could play outside with him, my list of favorites changed. First, was playing with Jacob outside. Then, art. Then sleep, but only if they were good dreams.</w:t>
      </w:r>
    </w:p>
    <w:p w14:paraId="000000F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sat at the table looking at all the different crayon colors. I wasn’t sure what I wanted to draw. I thought about the cow I’d seen. I saw a picture of one once, but I couldn’t remember if it had pointy ears. Was it orange, like a tiger?</w:t>
      </w:r>
    </w:p>
    <w:p w14:paraId="000000F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sat up in my chair, leaned over toward the center of the table, and gently flicked the orange crayon. I didn’t want orange. I watched it roll across the table and stop just at the edge, nearly going over, but then holding on for dear life at the last minute.</w:t>
      </w:r>
    </w:p>
    <w:p w14:paraId="000000F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giggled. Orange was stubborn.</w:t>
      </w:r>
    </w:p>
    <w:p w14:paraId="000000F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Momma offered me two choices of popsicles: orange and red. I wanted blue, but they were all gone. I chose orange, since it tasted like the outdoors. Red sometimes made me feel like crying. </w:t>
      </w:r>
      <w:r>
        <w:rPr>
          <w:rFonts w:ascii="Times New Roman" w:eastAsia="Times New Roman" w:hAnsi="Times New Roman" w:cs="Times New Roman"/>
          <w:i/>
          <w:iCs/>
        </w:rPr>
        <w:t>They all should be blue.</w:t>
      </w:r>
      <w:r>
        <w:rPr>
          <w:rFonts w:ascii="Times New Roman" w:eastAsia="Times New Roman" w:hAnsi="Times New Roman" w:cs="Times New Roman"/>
        </w:rPr>
        <w:t xml:space="preserve"> Blue was my favorite color.</w:t>
      </w:r>
    </w:p>
    <w:p w14:paraId="000000F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loved blue. I tried to wear blue colored clothes as much as possible. And food—anytime I ate blue food, I felt cozy, happy. Strange because orange should be cozy. Sunlight, warmth. But blue felt like…</w:t>
      </w:r>
      <w:r>
        <w:rPr>
          <w:rFonts w:ascii="Times New Roman" w:eastAsia="Times New Roman" w:hAnsi="Times New Roman" w:cs="Times New Roman"/>
          <w:i/>
          <w:iCs/>
        </w:rPr>
        <w:t>home</w:t>
      </w:r>
      <w:r>
        <w:rPr>
          <w:rFonts w:ascii="Times New Roman" w:eastAsia="Times New Roman" w:hAnsi="Times New Roman" w:cs="Times New Roman"/>
        </w:rPr>
        <w:t>. Unfortunately, there was not much blue food, not in my house anyway. Too much food coloring.</w:t>
      </w:r>
    </w:p>
    <w:p w14:paraId="000000F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popsicle wasn’t particularly sweet. It tasted sour, like there was no sugar at all. </w:t>
      </w:r>
      <w:r>
        <w:rPr>
          <w:rFonts w:ascii="Times New Roman" w:eastAsia="Times New Roman" w:hAnsi="Times New Roman" w:cs="Times New Roman"/>
          <w:i/>
          <w:iCs/>
        </w:rPr>
        <w:t>Sugar is bad for you</w:t>
      </w:r>
      <w:r>
        <w:rPr>
          <w:rFonts w:ascii="Times New Roman" w:eastAsia="Times New Roman" w:hAnsi="Times New Roman" w:cs="Times New Roman"/>
        </w:rPr>
        <w:t xml:space="preserve">, my mother would say. A popsicle without sugar doesn’t make sense, but Momma never bought processed or sugary food. It had to have no food coloring, be non-GMO, or free of </w:t>
      </w:r>
      <w:r>
        <w:rPr>
          <w:rFonts w:ascii="Times New Roman" w:eastAsia="Times New Roman" w:hAnsi="Times New Roman" w:cs="Times New Roman"/>
        </w:rPr>
        <w:lastRenderedPageBreak/>
        <w:t>whatever else Momma said was bad for you. Sometimes she had to compromise. Seemed like most everything was bad back then because we ate the same boring things over and over.</w:t>
      </w:r>
    </w:p>
    <w:p w14:paraId="000000F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I’d heard about what was happening, things I wasn’t supposed to hear. Were we dying? No, but our planet almost did. It was in recovery. Back then, some thought we wouldn’t survive the planet’s death. </w:t>
      </w:r>
      <w:r>
        <w:rPr>
          <w:rFonts w:ascii="Times New Roman" w:eastAsia="Times New Roman" w:hAnsi="Times New Roman" w:cs="Times New Roman"/>
          <w:i/>
          <w:iCs/>
        </w:rPr>
        <w:t>Why does eating sugar matter if you’re going to die? Enjoy life, eat sugar.</w:t>
      </w:r>
      <w:r>
        <w:rPr>
          <w:rFonts w:ascii="Times New Roman" w:eastAsia="Times New Roman" w:hAnsi="Times New Roman" w:cs="Times New Roman"/>
        </w:rPr>
        <w:t xml:space="preserve"> That would’ve been my motto if I had been in charge back then. </w:t>
      </w:r>
    </w:p>
    <w:p w14:paraId="000000F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nudged the table, hoping that the orange crayon would go over the edge. Nothing happened.</w:t>
      </w:r>
    </w:p>
    <w:p w14:paraId="000000F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No orange!</w:t>
      </w:r>
    </w:p>
    <w:p w14:paraId="000000F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bumped the table harder. Again, the stubborn crayon refused to budge.</w:t>
      </w:r>
    </w:p>
    <w:p w14:paraId="000000F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looked around, noticing that my mother must have left the room at some point. Holding the popsicle in my mouth, I climbed on the table and crawled across the tabletop, giving the crayon a firm flick. Finally, the crayon fell over the edge, landing with a soft bonk on the hardwood floor. I quickly crawled back to my seat, stopping to find the blue crayon.</w:t>
      </w:r>
    </w:p>
    <w:p w14:paraId="0000010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gone. I looked at all the crayons spread on the table, but my blue was gone.</w:t>
      </w:r>
    </w:p>
    <w:p w14:paraId="0000010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settled and grabbed the orange crayon from the floor. It made sense to use orange, since it matched my orange popsicle.</w:t>
      </w:r>
    </w:p>
    <w:p w14:paraId="0000010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tried to enjoy the last bit of the popsicle before I started coloring, but it was no use. It wasn’t blue, and blue tasted better. It </w:t>
      </w:r>
      <w:r>
        <w:rPr>
          <w:rFonts w:ascii="Times New Roman" w:eastAsia="Times New Roman" w:hAnsi="Times New Roman" w:cs="Times New Roman"/>
          <w:i/>
          <w:iCs/>
        </w:rPr>
        <w:t>felt</w:t>
      </w:r>
      <w:r>
        <w:rPr>
          <w:rFonts w:ascii="Times New Roman" w:eastAsia="Times New Roman" w:hAnsi="Times New Roman" w:cs="Times New Roman"/>
        </w:rPr>
        <w:t xml:space="preserve"> better. </w:t>
      </w:r>
    </w:p>
    <w:p w14:paraId="0000010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set the plastic stick on a napkin, with a remaining piece of orange popsicle still stuck to it. I easily found a blank sheet of paper. There was always </w:t>
      </w:r>
      <w:sdt>
        <w:sdtPr>
          <w:tag w:val="goog_rdk_17"/>
          <w:id w:val="1077006241"/>
        </w:sdtPr>
        <w:sdtContent>
          <w:commentRangeStart w:id="27"/>
        </w:sdtContent>
      </w:sdt>
      <w:r>
        <w:rPr>
          <w:rFonts w:ascii="Times New Roman" w:eastAsia="Times New Roman" w:hAnsi="Times New Roman" w:cs="Times New Roman"/>
        </w:rPr>
        <w:t>plenty of paper around</w:t>
      </w:r>
      <w:commentRangeEnd w:id="27"/>
      <w:r>
        <w:rPr>
          <w:rStyle w:val="CommentReference"/>
          <w:rFonts w:ascii="Times New Roman" w:eastAsia="Times New Roman" w:hAnsi="Times New Roman" w:cs="Times New Roman"/>
          <w:sz w:val="24"/>
          <w:szCs w:val="24"/>
        </w:rPr>
        <w:commentReference w:id="27"/>
      </w:r>
      <w:r>
        <w:rPr>
          <w:rFonts w:ascii="Times New Roman" w:eastAsia="Times New Roman" w:hAnsi="Times New Roman" w:cs="Times New Roman"/>
        </w:rPr>
        <w:t>. Where there were crayons, there was always paper.</w:t>
      </w:r>
    </w:p>
    <w:p w14:paraId="0000010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My mother encouraged creativity. She was different from other mothers. My friend’s mother let her play on her device all day long, but my mother hardly let me touch mine. Sometimes that would upset me, but I realized I enjoyed art more, and my time with Jacob was even better. I wouldn’t ever give those up for extra device time.</w:t>
      </w:r>
    </w:p>
    <w:p w14:paraId="0000010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drew without any particular intention, slowly curving my lines, adding some darker shading along the way. I didn’t need to look. I colored with my eyes closed. I saw blue. Only blue, blue waves, blue sky—it was all around me, as the crayon continued its journey, blind, but somehow knowing. The lines and the shading, light blue, then darker. They were creating. Joy. </w:t>
      </w:r>
      <w:r>
        <w:rPr>
          <w:rFonts w:ascii="Times New Roman" w:eastAsia="Times New Roman" w:hAnsi="Times New Roman" w:cs="Times New Roman"/>
          <w:i/>
          <w:iCs/>
        </w:rPr>
        <w:t>Home?</w:t>
      </w:r>
      <w:r>
        <w:rPr>
          <w:rFonts w:ascii="Times New Roman" w:eastAsia="Times New Roman" w:hAnsi="Times New Roman" w:cs="Times New Roman"/>
        </w:rPr>
        <w:t xml:space="preserve"> Blue made me happy. </w:t>
      </w:r>
    </w:p>
    <w:p w14:paraId="0000010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lines continued, flowing smoothly across the paper, sometimes to the very edge, and abruptly turning, as if the crayon knew the road was closed. The crayon moved as if it belonged to someone else. </w:t>
      </w:r>
    </w:p>
    <w:p w14:paraId="0000010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stopped, knowing it was complete. I opened my eyes and looked down at the paper. I saw a picture of a glowing blue light beam. It wasn’t possible. Although in my mind, I was leaving blue tracks, when I looked at the crayon in my hand, it was orange. The drawing should’ve been orange. Yet, somehow, it was blue.</w:t>
      </w:r>
    </w:p>
    <w:p w14:paraId="0000010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Magic.</w:t>
      </w:r>
    </w:p>
    <w:p w14:paraId="0000010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drawing wasn’t a person or even something that I knew in real life. It was the shadow. It was the boy. It was Jacob.  It was all of them. Jacob was everything. And I felt him as blue. I knew the feeling, but I couldn’t express it in words. Just blue.</w:t>
      </w:r>
    </w:p>
    <w:p w14:paraId="0000010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Jacob is blue</w:t>
      </w:r>
      <w:r>
        <w:rPr>
          <w:rFonts w:ascii="Times New Roman" w:eastAsia="Times New Roman" w:hAnsi="Times New Roman" w:cs="Times New Roman"/>
        </w:rPr>
        <w:t>.</w:t>
      </w:r>
    </w:p>
    <w:p w14:paraId="0000010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Just then, my mother walked past and peered down at my drawing.</w:t>
      </w:r>
    </w:p>
    <w:p w14:paraId="0000010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“Wow, Sage. That’s lovely. What is it?”</w:t>
      </w:r>
    </w:p>
    <w:p w14:paraId="0000010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“Blue light,” I replied.</w:t>
      </w:r>
    </w:p>
    <w:p w14:paraId="0000010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didn’t say a word and nodded her head. I could tell she was humoring me.</w:t>
      </w:r>
    </w:p>
    <w:p w14:paraId="0000010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looked down at the drawing again.</w:t>
      </w:r>
    </w:p>
    <w:p w14:paraId="0000011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“It’s orange light that turned to blue.”</w:t>
      </w:r>
    </w:p>
    <w:p w14:paraId="0000011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My mother smiled and nodded her head.</w:t>
      </w:r>
    </w:p>
    <w:p w14:paraId="0000011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“It’s beautiful. Keep drawing.” </w:t>
      </w:r>
      <w:r>
        <w:br w:type="page"/>
      </w:r>
    </w:p>
    <w:p w14:paraId="00000113" w14:textId="77777777" w:rsidR="00847A31" w:rsidRDefault="00000000">
      <w:pPr>
        <w:spacing w:line="480" w:lineRule="auto"/>
        <w:rPr>
          <w:rFonts w:ascii="Times New Roman" w:eastAsia="Times New Roman" w:hAnsi="Times New Roman" w:cs="Times New Roman"/>
          <w:b/>
          <w:bCs/>
        </w:rPr>
      </w:pPr>
      <w:sdt>
        <w:sdtPr>
          <w:tag w:val="goog_rdk_18"/>
          <w:id w:val="-163507530"/>
        </w:sdtPr>
        <w:sdtContent>
          <w:commentRangeStart w:id="28"/>
        </w:sdtContent>
      </w:sdt>
      <w:r>
        <w:rPr>
          <w:rFonts w:ascii="Times New Roman" w:eastAsia="Times New Roman" w:hAnsi="Times New Roman" w:cs="Times New Roman"/>
          <w:b/>
          <w:bCs/>
        </w:rPr>
        <w:t>UNNATURAL</w:t>
      </w:r>
      <w:commentRangeEnd w:id="28"/>
      <w:r>
        <w:rPr>
          <w:rStyle w:val="CommentReference"/>
          <w:rFonts w:ascii="Times New Roman" w:eastAsia="Times New Roman" w:hAnsi="Times New Roman" w:cs="Times New Roman"/>
          <w:b/>
          <w:bCs/>
          <w:sz w:val="24"/>
          <w:szCs w:val="24"/>
        </w:rPr>
        <w:commentReference w:id="28"/>
      </w:r>
    </w:p>
    <w:p w14:paraId="0000011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rest of the summer passed quickly. By the end of August, Jacob and I had a routine. I would meet him outside after breakfast, and we would play until my mother forced me inside. Sometimes I was lucky and would be allowed to go back outside later in the day.</w:t>
      </w:r>
    </w:p>
    <w:p w14:paraId="0000011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spent longer periods in the field, mostly in the morning, since my mother wouldn’t let me stay outside in the heat too long in the afternoon. </w:t>
      </w:r>
      <w:r>
        <w:rPr>
          <w:rFonts w:ascii="Times New Roman" w:eastAsia="Times New Roman" w:hAnsi="Times New Roman" w:cs="Times New Roman"/>
          <w:i/>
          <w:iCs/>
        </w:rPr>
        <w:t>Mornings are cooler</w:t>
      </w:r>
      <w:r>
        <w:rPr>
          <w:rFonts w:ascii="Times New Roman" w:eastAsia="Times New Roman" w:hAnsi="Times New Roman" w:cs="Times New Roman"/>
        </w:rPr>
        <w:t>, my mother would say.</w:t>
      </w:r>
    </w:p>
    <w:p w14:paraId="0000011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wasn’t happy when  I had to go to my friend’s house, or they would come to mine. I didn’t want to play with them. All they wanted to do was play on their devices. They never wanted to color, and definitely, they didn’t want to play outside. Some days, it was cool enough to go to the playground. It should’ve been fun, but I didn’t want to do that either. All I wanted to do was play in the field near my house with Jacob, listening to his stories and riddling him with impossible questions that other adults refused to or couldn’t answer. That’s where I most wanted to be. In the field, I was as happy as blue.</w:t>
      </w:r>
    </w:p>
    <w:p w14:paraId="0000011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From Jacob, I learned about the caves full of shiny, rainbow-colored crystals suspended from the ceilings. They reached down and almost touched the ground. He also told me about real places where I could fly or breathe underwater. Animals could talk, and anything was possible. Those were the places I wanted to go, and he took me there through his stories. As he told each story, I felt like I was there in person. I swam underwater and didn’t drown, and I flew so far away from the ground that the earth was a tiny ball I could hold in my hand.</w:t>
      </w:r>
    </w:p>
    <w:p w14:paraId="0000011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Jacob also told me something surprising—I had other lives, I had lived many times in the past, sometimes on other worlds or in other timelines, where I was just a little bit different from myself. It was a bit confusing, because how could I be a bit different from myself and still be </w:t>
      </w:r>
      <w:r>
        <w:rPr>
          <w:rFonts w:ascii="Times New Roman" w:eastAsia="Times New Roman" w:hAnsi="Times New Roman" w:cs="Times New Roman"/>
        </w:rPr>
        <w:lastRenderedPageBreak/>
        <w:t>myself? He also told me I came from the light, and I was light. I told him I wanted to be light again, but he said it wasn’t time yet.</w:t>
      </w:r>
    </w:p>
    <w:p w14:paraId="0000011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Other days, when it rained, I had no choice but to stay inside and draw. Any observer would think I was grabbing random crayons, scribbling meaningless designs. But each drawing was a feeling I could not explain in words. Orange was warmth, the feeling of being home, cozy, and protected. Green was the trees and plants. And, blue, blue was always Jacob. Sometimes my drawings were full of many colors, sometimes just one color. And they never looked like anything in real life.</w:t>
      </w:r>
    </w:p>
    <w:p w14:paraId="0000011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Abstract</w:t>
      </w:r>
      <w:r>
        <w:rPr>
          <w:rFonts w:ascii="Times New Roman" w:eastAsia="Times New Roman" w:hAnsi="Times New Roman" w:cs="Times New Roman"/>
        </w:rPr>
        <w:t>, as my mother would say.</w:t>
      </w:r>
    </w:p>
    <w:p w14:paraId="0000011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Outside, I was free. Inside, I was abstract.</w:t>
      </w:r>
    </w:p>
    <w:p w14:paraId="0000011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sometimes brought my dolls along to join us in the meadow, pretending that I was having a tea party. Jacob always participated.</w:t>
      </w:r>
    </w:p>
    <w:p w14:paraId="0000011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Those were my days, and they made me happy. I wished that I could be little forever.</w:t>
      </w:r>
    </w:p>
    <w:p w14:paraId="0000011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all changed in mid-September.</w:t>
      </w:r>
    </w:p>
    <w:p w14:paraId="0000011F"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12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I’d finished placing my dolls in a circle on the grass, leaving a small space for Jacob to sit. He was always in the same spot. I always included him in everything, of course, turning my head to talk to him and offering him imaginary iced tea. Never a regular tea party—it was too hot.</w:t>
      </w:r>
    </w:p>
    <w:p w14:paraId="0000012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walked over to where he sat. </w:t>
      </w:r>
    </w:p>
    <w:p w14:paraId="0000012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“Jacob, this is for you. You’ve told so many stories, you must be hot and thirsty,” I said, as I offered him a tall glass of iced tea. </w:t>
      </w:r>
    </w:p>
    <w:p w14:paraId="0000012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nodded his head and thanked me, and I walked back to my spot in the circle.</w:t>
      </w:r>
    </w:p>
    <w:p w14:paraId="0000012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“Oh, do you want sugar?” I offered, as I turned to face him.</w:t>
      </w:r>
    </w:p>
    <w:p w14:paraId="0000012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Of course, it was pretend sugar.</w:t>
      </w:r>
    </w:p>
    <w:p w14:paraId="0000012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shook his head no, and I saw his eyes look toward the house.</w:t>
      </w:r>
    </w:p>
    <w:p w14:paraId="0000012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turned and saw my mother standing at the window. How long had my mother been there? I had no idea. Momma stared, a serious look on her face. She looked worried. I wondered what she was worried about.</w:t>
      </w:r>
    </w:p>
    <w:p w14:paraId="0000012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“Why is she staring?” I asked Jacob.</w:t>
      </w:r>
    </w:p>
    <w:p w14:paraId="0000012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always knew the answer to everything.</w:t>
      </w:r>
    </w:p>
    <w:p w14:paraId="0000012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“Well, she’s wondering why you are perfectly happy playing by yourself and not playing with other children. She does that a lot. She wants to make sure you’re well adjusted.”</w:t>
      </w:r>
    </w:p>
    <w:p w14:paraId="0000012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Well adjusted. I understood what it meant. And I also understood that if my mother thought I wasn’t well-adjusted, she would do something about it. I had no idea, but I always thought she wanted my life to be perfect. Even I knew there was no such thing as perfection. She was that way. Maybe her childhood wasn’t perfect, and she was trying to make mine better.</w:t>
      </w:r>
    </w:p>
    <w:p w14:paraId="0000012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looked back at the house and waved my hand, hoping to appease her concern.</w:t>
      </w:r>
    </w:p>
    <w:p w14:paraId="0000012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Still looking at the window, I told Jacob,</w:t>
      </w:r>
    </w:p>
    <w:p w14:paraId="0000012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“But I don’t want to play with anyone else. Just you.”</w:t>
      </w:r>
    </w:p>
    <w:p w14:paraId="0000012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mother waved back, an unnatural smile on her face. I saw her step away from the window.</w:t>
      </w:r>
    </w:p>
    <w:p w14:paraId="0000013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Strange.</w:t>
      </w:r>
    </w:p>
    <w:p w14:paraId="0000013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Unnatural.</w:t>
      </w:r>
    </w:p>
    <w:p w14:paraId="0000013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don’t belong here</w:t>
      </w:r>
      <w:r>
        <w:rPr>
          <w:rFonts w:ascii="Times New Roman" w:eastAsia="Times New Roman" w:hAnsi="Times New Roman" w:cs="Times New Roman"/>
        </w:rPr>
        <w:t>.</w:t>
      </w:r>
    </w:p>
    <w:p w14:paraId="0000013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was adamant. “You do.”</w:t>
      </w:r>
      <w:r>
        <w:br w:type="page"/>
      </w:r>
    </w:p>
    <w:p w14:paraId="00000134"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THE MISSION</w:t>
      </w:r>
    </w:p>
    <w:p w14:paraId="0000013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mission?” asked my mother, looking over the top of her computer screen, her eyebrows furrowing.</w:t>
      </w:r>
    </w:p>
    <w:p w14:paraId="0000013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Without thinking, I had blurted, “The mission, saving humidity.”</w:t>
      </w:r>
    </w:p>
    <w:p w14:paraId="0000013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I’d been so focused on my drawing, I hadn’t realized I’d spoken aloud.</w:t>
      </w:r>
    </w:p>
    <w:p w14:paraId="0000013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“Humidity?” questioned my father.</w:t>
      </w:r>
    </w:p>
    <w:p w14:paraId="0000013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hesitated, but something in my childish mind pushed on.</w:t>
      </w:r>
    </w:p>
    <w:p w14:paraId="0000013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“Yes,” I replied, “saving all the humans.”</w:t>
      </w:r>
    </w:p>
    <w:p w14:paraId="0000013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parents briefly glanced at each other. Was that a look of concern passing between them? Their faces looked like my mother’s face the day of the tea party in the meadow.</w:t>
      </w:r>
    </w:p>
    <w:p w14:paraId="0000013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“Saving humanity?” asked my mother.</w:t>
      </w:r>
    </w:p>
    <w:p w14:paraId="0000013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ignored her and focused my attention back to my drawing, hoping they would stop asking questions.</w:t>
      </w:r>
    </w:p>
    <w:p w14:paraId="0000013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father walked over and sat down beside me on the floor. I was sitting on the floor that day because the table was too crowded. I stopped drawing and reached for a nearby puzzle. I spilled the contents of the box onto the floor, pretending to be intently focused on pulling out the edge pieces.</w:t>
      </w:r>
    </w:p>
    <w:p w14:paraId="0000013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“Was it Jacob who told you this?” asked my father.</w:t>
      </w:r>
    </w:p>
    <w:p w14:paraId="0000014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Yes</w:t>
      </w:r>
      <w:r>
        <w:rPr>
          <w:rFonts w:ascii="Times New Roman" w:eastAsia="Times New Roman" w:hAnsi="Times New Roman" w:cs="Times New Roman"/>
        </w:rPr>
        <w:t>, I said to myself.</w:t>
      </w:r>
    </w:p>
    <w:p w14:paraId="0000014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 I said aloud.</w:t>
      </w:r>
    </w:p>
    <w:p w14:paraId="0000014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Silence.</w:t>
      </w:r>
    </w:p>
    <w:p w14:paraId="0000014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finally looked at my father, repeating my answer, this time more firmly than necessary.</w:t>
      </w:r>
    </w:p>
    <w:p w14:paraId="0000014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w:t>
      </w:r>
    </w:p>
    <w:p w14:paraId="0000014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“Tell us about Jacob,” my mother asked.</w:t>
      </w:r>
    </w:p>
    <w:p w14:paraId="0000014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pitch of her voice and the look on her face overwhelmed me. I started to cry. I didn’t want to tell them about Jacob, but it all came pouring out of me. I couldn’t control it. </w:t>
      </w:r>
    </w:p>
    <w:p w14:paraId="0000014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told them he was not imaginary. He was real. I told them Jacob and I had something to do, a mission, as Jacob called it. To save humanity.</w:t>
      </w:r>
    </w:p>
    <w:p w14:paraId="0000014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usually smiled when I talked about him, but they weren’t smiling anymore. I wanted to stop, but everything came out. I told them about the dreams and the blue light, the tea parties in the meadow, and his words about how special I was and why I had been born on this planet, in this timeline. My parents quickly looked at each other, my mother’s furrow deepening, and my father now mimicking her.</w:t>
      </w:r>
    </w:p>
    <w:p w14:paraId="0000014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had warned me before that telling my parents would change everything.</w:t>
      </w:r>
    </w:p>
    <w:p w14:paraId="0000014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quickly tried to fix it.</w:t>
      </w:r>
    </w:p>
    <w:p w14:paraId="0000014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was a story. I saw on my device. About a powerful girl saving human…idy?” </w:t>
      </w:r>
    </w:p>
    <w:p w14:paraId="0000014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wanted to tell them more, but I stopped myself. </w:t>
      </w:r>
    </w:p>
    <w:p w14:paraId="0000014D" w14:textId="77777777" w:rsidR="00847A31" w:rsidRDefault="00000000">
      <w:pPr>
        <w:spacing w:line="480" w:lineRule="auto"/>
        <w:ind w:firstLine="720"/>
        <w:rPr>
          <w:rFonts w:ascii="Times New Roman" w:eastAsia="Times New Roman" w:hAnsi="Times New Roman" w:cs="Times New Roman"/>
          <w:i/>
          <w:iCs/>
        </w:rPr>
      </w:pPr>
      <w:sdt>
        <w:sdtPr>
          <w:tag w:val="goog_rdk_19"/>
          <w:id w:val="712605182"/>
        </w:sdtPr>
        <w:sdtContent>
          <w:commentRangeStart w:id="29"/>
        </w:sdtContent>
      </w:sdt>
      <w:r>
        <w:rPr>
          <w:rFonts w:ascii="Times New Roman" w:eastAsia="Times New Roman" w:hAnsi="Times New Roman" w:cs="Times New Roman"/>
          <w:i/>
          <w:iCs/>
        </w:rPr>
        <w:t>Momma, Dada, I had past lives, and I’m a light being. Jacob is magic</w:t>
      </w:r>
      <w:commentRangeEnd w:id="29"/>
      <w:r>
        <w:rPr>
          <w:rStyle w:val="CommentReference"/>
          <w:rFonts w:ascii="Times New Roman" w:eastAsia="Times New Roman" w:hAnsi="Times New Roman" w:cs="Times New Roman"/>
          <w:i/>
          <w:iCs/>
          <w:sz w:val="24"/>
          <w:szCs w:val="24"/>
        </w:rPr>
        <w:commentReference w:id="29"/>
      </w:r>
      <w:r>
        <w:rPr>
          <w:rFonts w:ascii="Times New Roman" w:eastAsia="Times New Roman" w:hAnsi="Times New Roman" w:cs="Times New Roman"/>
          <w:i/>
          <w:iCs/>
        </w:rPr>
        <w:t>.</w:t>
      </w:r>
    </w:p>
    <w:p w14:paraId="0000014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knew I couldn’t tell them anything else. They wouldn’t understand. </w:t>
      </w:r>
    </w:p>
    <w:p w14:paraId="0000014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mother joined us on the floor.</w:t>
      </w:r>
    </w:p>
    <w:p w14:paraId="0000015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“Tell me more about Jacob,” Momma asked. </w:t>
      </w:r>
    </w:p>
    <w:p w14:paraId="0000015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“He’s just my friend. I told you, my imaginary friend.”</w:t>
      </w:r>
    </w:p>
    <w:p w14:paraId="0000015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“But Sage, you said he was real.”</w:t>
      </w:r>
    </w:p>
    <w:p w14:paraId="0000015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Momma took my hand and continued.</w:t>
      </w:r>
    </w:p>
    <w:p w14:paraId="0000015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“Does he talk to you? What does he say? Can you see him all the time?”</w:t>
      </w:r>
    </w:p>
    <w:p w14:paraId="0000015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Her tone made me stop. Too many questions. I decided not to say anything else about Jacob.</w:t>
      </w:r>
    </w:p>
    <w:p w14:paraId="0000015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can’t tell you anymore,” I replied, “I don’t remember,” I mumbled, turning away.</w:t>
      </w:r>
    </w:p>
    <w:p w14:paraId="0000015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hoped she would stop. </w:t>
      </w:r>
    </w:p>
    <w:p w14:paraId="0000015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Change the subject.</w:t>
      </w:r>
    </w:p>
    <w:p w14:paraId="0000015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“Momma, I’m hungry. Can I have a snack outside?”</w:t>
      </w:r>
    </w:p>
    <w:p w14:paraId="0000015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desperately needed to talk to Jacob.</w:t>
      </w:r>
    </w:p>
    <w:p w14:paraId="0000015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mother easily obliged, peeling an orange for me and placing it on a paper plate.</w:t>
      </w:r>
    </w:p>
    <w:p w14:paraId="0000015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More orange.</w:t>
      </w:r>
    </w:p>
    <w:p w14:paraId="0000015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Why aren’t oranges blue? They could be called “bluanges.”</w:t>
      </w:r>
    </w:p>
    <w:p w14:paraId="0000015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was free. I ran outside to the meadow. I looked back at the house, making sure nobody was at the window. </w:t>
      </w:r>
      <w:r>
        <w:rPr>
          <w:rFonts w:ascii="Times New Roman" w:eastAsia="Times New Roman" w:hAnsi="Times New Roman" w:cs="Times New Roman"/>
          <w:i/>
          <w:iCs/>
        </w:rPr>
        <w:t>All clear.</w:t>
      </w:r>
      <w:r>
        <w:rPr>
          <w:rFonts w:ascii="Times New Roman" w:eastAsia="Times New Roman" w:hAnsi="Times New Roman" w:cs="Times New Roman"/>
        </w:rPr>
        <w:t xml:space="preserve"> </w:t>
      </w:r>
    </w:p>
    <w:p w14:paraId="0000015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I called out, “Where are you?”</w:t>
      </w:r>
    </w:p>
    <w:p w14:paraId="0000016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usual, Jacob appeared.</w:t>
      </w:r>
    </w:p>
    <w:p w14:paraId="0000016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“Jacob, what do I do?” I asked. </w:t>
      </w:r>
    </w:p>
    <w:p w14:paraId="0000016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replied. This time, his words were in my head.</w:t>
      </w:r>
    </w:p>
    <w:p w14:paraId="00000163"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Be patient. Everything that will happen must happen.</w:t>
      </w:r>
    </w:p>
    <w:p w14:paraId="0000016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touched the top of my head, and I heard music. Beautiful music that made me want to dance. I started dancing and tried to take Jacob’s hand, but he shook his head and smiled. I danced alone, happy. I laughed, all the while spinning in circles and trying to get Jacob to dance.</w:t>
      </w:r>
    </w:p>
    <w:p w14:paraId="0000016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“We’ll be together. Eternal soulmates. We must spread compassion and teach humans how to love,” I giggled through my words.</w:t>
      </w:r>
    </w:p>
    <w:p w14:paraId="0000016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Jacob must have told me those words. The truth of that felt like it belonged to me, but I never heard him say anything about eternal soulmates.</w:t>
      </w:r>
    </w:p>
    <w:p w14:paraId="0000016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“Ascending in love.”</w:t>
      </w:r>
    </w:p>
    <w:p w14:paraId="0000016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Ascending in love with all humanity</w:t>
      </w:r>
      <w:r>
        <w:rPr>
          <w:rFonts w:ascii="Times New Roman" w:eastAsia="Times New Roman" w:hAnsi="Times New Roman" w:cs="Times New Roman"/>
        </w:rPr>
        <w:t>, Jacob replied, again only in my mind.</w:t>
      </w:r>
    </w:p>
    <w:p w14:paraId="0000016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“Will we get married?” I asked.</w:t>
      </w:r>
    </w:p>
    <w:p w14:paraId="0000016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wasn’t too sure about that. I didn’t want to get married.</w:t>
      </w:r>
    </w:p>
    <w:p w14:paraId="0000016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don’t want to</w:t>
      </w:r>
      <w:r>
        <w:rPr>
          <w:rFonts w:ascii="Times New Roman" w:eastAsia="Times New Roman" w:hAnsi="Times New Roman" w:cs="Times New Roman"/>
        </w:rPr>
        <w:t>, I thought.</w:t>
      </w:r>
    </w:p>
    <w:p w14:paraId="0000016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laughed.</w:t>
      </w:r>
    </w:p>
    <w:p w14:paraId="0000016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 xml:space="preserve">No, it’s not that kind of love. It’s the love of humanity and life and the deep connections to the light we all have, </w:t>
      </w:r>
      <w:r>
        <w:rPr>
          <w:rFonts w:ascii="Times New Roman" w:eastAsia="Times New Roman" w:hAnsi="Times New Roman" w:cs="Times New Roman"/>
        </w:rPr>
        <w:t>he replied.</w:t>
      </w:r>
    </w:p>
    <w:p w14:paraId="0000016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paused.</w:t>
      </w:r>
    </w:p>
    <w:p w14:paraId="0000016F"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It’s the love of all.</w:t>
      </w:r>
    </w:p>
    <w:p w14:paraId="0000017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love you!” I cried.</w:t>
      </w:r>
    </w:p>
    <w:p w14:paraId="0000017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really understand back then what he meant. But I was fine not being married. I wasn’t interested in that. As long as I could hear his stories and travel to magical places, nothing else mattered. I wanted to keep playing.</w:t>
      </w:r>
    </w:p>
    <w:p w14:paraId="0000017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And we </w:t>
      </w:r>
      <w:sdt>
        <w:sdtPr>
          <w:tag w:val="goog_rdk_20"/>
          <w:id w:val="-561501776"/>
        </w:sdtPr>
        <w:sdtContent>
          <w:commentRangeStart w:id="30"/>
        </w:sdtContent>
      </w:sdt>
      <w:r>
        <w:rPr>
          <w:rFonts w:ascii="Times New Roman" w:eastAsia="Times New Roman" w:hAnsi="Times New Roman" w:cs="Times New Roman"/>
        </w:rPr>
        <w:t>did.</w:t>
      </w:r>
    </w:p>
    <w:p w14:paraId="0000017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a perfect afternoon.</w:t>
      </w:r>
      <w:commentRangeEnd w:id="30"/>
      <w:r>
        <w:rPr>
          <w:rStyle w:val="CommentReference"/>
          <w:rFonts w:ascii="Times New Roman" w:eastAsia="Times New Roman" w:hAnsi="Times New Roman" w:cs="Times New Roman"/>
          <w:sz w:val="24"/>
          <w:szCs w:val="24"/>
        </w:rPr>
        <w:commentReference w:id="30"/>
      </w:r>
    </w:p>
    <w:p w14:paraId="00000174" w14:textId="77777777" w:rsidR="00847A31" w:rsidRDefault="00000000">
      <w:pPr>
        <w:rPr>
          <w:rFonts w:ascii="Times New Roman" w:eastAsia="Times New Roman" w:hAnsi="Times New Roman" w:cs="Times New Roman"/>
        </w:rPr>
      </w:pPr>
      <w:r>
        <w:br w:type="page"/>
      </w:r>
    </w:p>
    <w:p w14:paraId="00000175"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THE CURE</w:t>
      </w:r>
    </w:p>
    <w:p w14:paraId="0000017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were no dreams that night, and when I went to the field and called for Jacob, he didn’t come. I called his name again. Still nothing. I even closed my eyes and wished for him. I wasn’t sure what had happened, but I thought maybe he just took a break. Why? I didn’t know, but I supposed even magical beings needed a break sometimes.</w:t>
      </w:r>
    </w:p>
    <w:p w14:paraId="0000017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waited. Days passed. Maybe weeks. I wasn’t sure. The passage of time was strange for me. Sometimes it seemed like years, but it was only days. Other times, a whole week would go by, and I thought I had just gotten out of bed.</w:t>
      </w:r>
    </w:p>
    <w:p w14:paraId="0000017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days flowed together, every day nearly the same as the day before. I missed Jacob and playing in the meadow. I missed my dreams.</w:t>
      </w:r>
    </w:p>
    <w:p w14:paraId="0000017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unbearably hot weather continued all the way through to Halloween. I remember that Halloween. I told Momma I wanted to dress up as a light being.</w:t>
      </w:r>
    </w:p>
    <w:p w14:paraId="0000017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beam of light?” she asked, “Like a flashlight?”</w:t>
      </w:r>
    </w:p>
    <w:p w14:paraId="0000017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showed her my drawing.</w:t>
      </w:r>
    </w:p>
    <w:p w14:paraId="0000017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“OK. I’ll do my best.” She covered her mouth with the palm of her hand and stared at the drawing, obviously thinking about how she would construct my costume.</w:t>
      </w:r>
    </w:p>
    <w:p w14:paraId="0000017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“OK, let’s see what happens,” she said as she patted me on the head.</w:t>
      </w:r>
    </w:p>
    <w:p w14:paraId="0000017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forgot to tell her I wanted a blue costume.</w:t>
      </w:r>
    </w:p>
    <w:p w14:paraId="0000017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“Momma,” I said, looking up.</w:t>
      </w:r>
    </w:p>
    <w:p w14:paraId="0000018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was gone from the room.</w:t>
      </w:r>
    </w:p>
    <w:p w14:paraId="0000018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sighed, thinking about Jacob. I thought about him every day. I hoped he’d be back soon, before Halloween, so I could show him my costume.</w:t>
      </w:r>
    </w:p>
    <w:p w14:paraId="0000018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understand until later, when he finally appeared in a dream.</w:t>
      </w:r>
    </w:p>
    <w:p w14:paraId="00000183"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w:t>
      </w:r>
    </w:p>
    <w:p w14:paraId="0000018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fell asleep without any expectations. I’d given up hope that he would appear.</w:t>
      </w:r>
    </w:p>
    <w:p w14:paraId="0000018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on the beach, and there was Jacob. The gemstones were there, but they were plain brown rocks, and they no longer glowed. It didn’t matter to me, though, because Jacob was with me.</w:t>
      </w:r>
    </w:p>
    <w:p w14:paraId="0000018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Jacob!</w:t>
      </w:r>
      <w:r>
        <w:rPr>
          <w:rFonts w:ascii="Times New Roman" w:eastAsia="Times New Roman" w:hAnsi="Times New Roman" w:cs="Times New Roman"/>
        </w:rPr>
        <w:t xml:space="preserve"> I said excitedly, in my mind, of course.</w:t>
      </w:r>
    </w:p>
    <w:p w14:paraId="0000018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didn’t say hello. Instead, he told me something I didn’t want to hear.</w:t>
      </w:r>
    </w:p>
    <w:p w14:paraId="0000018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You need to be ready. Something’s going to happen that will change things for a while. Remember, whatever happens, you will see me again, </w:t>
      </w:r>
      <w:r>
        <w:rPr>
          <w:rFonts w:ascii="Times New Roman" w:eastAsia="Times New Roman" w:hAnsi="Times New Roman" w:cs="Times New Roman"/>
        </w:rPr>
        <w:t>he said.</w:t>
      </w:r>
    </w:p>
    <w:p w14:paraId="0000018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 xml:space="preserve">What’s going to happen? </w:t>
      </w:r>
      <w:r>
        <w:rPr>
          <w:rFonts w:ascii="Times New Roman" w:eastAsia="Times New Roman" w:hAnsi="Times New Roman" w:cs="Times New Roman"/>
        </w:rPr>
        <w:t>I asked.</w:t>
      </w:r>
    </w:p>
    <w:p w14:paraId="0000018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rPr>
        <w:t>I was worried. I didn’t like how his voice sounded.</w:t>
      </w:r>
    </w:p>
    <w:p w14:paraId="0000018B"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Your parents are worried about you. But there’s nothing for you to worry about. This is supposed to happen this way. It can’t be changed. </w:t>
      </w:r>
    </w:p>
    <w:p w14:paraId="0000018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was being unclear and confusing, and I felt like I was spinning. I was overcome with sadness and started to cry.</w:t>
      </w:r>
    </w:p>
    <w:p w14:paraId="0000018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You won’t see me for a while, but you’ll be okay, </w:t>
      </w:r>
      <w:r>
        <w:rPr>
          <w:rFonts w:ascii="Times New Roman" w:eastAsia="Times New Roman" w:hAnsi="Times New Roman" w:cs="Times New Roman"/>
        </w:rPr>
        <w:t>he said.</w:t>
      </w:r>
    </w:p>
    <w:p w14:paraId="0000018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What do you mean?</w:t>
      </w:r>
      <w:r>
        <w:rPr>
          <w:rFonts w:ascii="Times New Roman" w:eastAsia="Times New Roman" w:hAnsi="Times New Roman" w:cs="Times New Roman"/>
        </w:rPr>
        <w:t xml:space="preserve"> I asked.</w:t>
      </w:r>
    </w:p>
    <w:p w14:paraId="0000018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never answered. He disappeared as my mother gently woke me up.</w:t>
      </w:r>
    </w:p>
    <w:p w14:paraId="0000019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“Are you okay, Sage? Did you have a bad dream?” she asked with concern.</w:t>
      </w:r>
    </w:p>
    <w:p w14:paraId="0000019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“Come, it’s time to get up,” she added.</w:t>
      </w:r>
    </w:p>
    <w:p w14:paraId="0000019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realized I was still crying. I didn’t understand what was about to happen, but all I knew was that Jacob was gone. He knew everything, and he always answered my questions. But my last question was left unanswered. Where was he going and why? </w:t>
      </w:r>
    </w:p>
    <w:p w14:paraId="0000019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slowly got out of bed, brushed my teeth, and got dressed.</w:t>
      </w:r>
    </w:p>
    <w:p w14:paraId="0000019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suddenly had a thought: </w:t>
      </w:r>
      <w:r>
        <w:rPr>
          <w:rFonts w:ascii="Times New Roman" w:eastAsia="Times New Roman" w:hAnsi="Times New Roman" w:cs="Times New Roman"/>
          <w:i/>
          <w:iCs/>
        </w:rPr>
        <w:t>What if he meant that he would not appear in my dreams, but only in real life?</w:t>
      </w:r>
      <w:r>
        <w:rPr>
          <w:rFonts w:ascii="Times New Roman" w:eastAsia="Times New Roman" w:hAnsi="Times New Roman" w:cs="Times New Roman"/>
        </w:rPr>
        <w:t xml:space="preserve"> </w:t>
      </w:r>
    </w:p>
    <w:p w14:paraId="00000195"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The meadow, that must be where he is.</w:t>
      </w:r>
    </w:p>
    <w:p w14:paraId="0000019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rushed out to the meadow, hoping to find him there.</w:t>
      </w:r>
    </w:p>
    <w:p w14:paraId="0000019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ran down the stairs and headed for the back door, when I saw my parents sitting at the kitchen table. Instead of their usual casual clothes, they were dressed up and ready to go somewhere.</w:t>
      </w:r>
    </w:p>
    <w:p w14:paraId="0000019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both worked from home, like most people in the world, and mostly went out only for very important or fun outings. I hoped it was the latter. If the temperature was right, fun could mean a day at the beach. We’d been there once. It wasn’t as beautiful as the beach in my dream, though. If it was an important outing, well, that could mean a visit with my very smelly and stern Great Aunt Sally or a doctor’s appointment. Or something else equally bad. I wasn’t sure which I disliked more. But I could tolerate Aunt Sally more than I could tolerate a shot.</w:t>
      </w:r>
    </w:p>
    <w:p w14:paraId="0000019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Aunt Sally didn’t know who I was sometimes and would ask me a million questions. I would sit on the hard wooden chair, as an old-fashioned clock ticked in the background. Tick-tock, tick-tock. I think that clock was older than her. Tick-tock, tick-tock. I listened to her many questions. I listened and tried to understand. Sometimes I wouldn’t reply right away, and she would snap, </w:t>
      </w:r>
      <w:r>
        <w:rPr>
          <w:rFonts w:ascii="Times New Roman" w:eastAsia="Times New Roman" w:hAnsi="Times New Roman" w:cs="Times New Roman"/>
          <w:i/>
          <w:iCs/>
        </w:rPr>
        <w:t>well, what do you have to say?</w:t>
      </w:r>
      <w:r>
        <w:rPr>
          <w:rFonts w:ascii="Times New Roman" w:eastAsia="Times New Roman" w:hAnsi="Times New Roman" w:cs="Times New Roman"/>
        </w:rPr>
        <w:t xml:space="preserve"> I didn’t know all the answers. I did the best I could. Momma saved me a lot by answering for me. </w:t>
      </w:r>
    </w:p>
    <w:p w14:paraId="0000019A" w14:textId="77777777" w:rsidR="00847A31" w:rsidDel="009D4BA0" w:rsidRDefault="00000000">
      <w:pPr>
        <w:spacing w:line="480" w:lineRule="auto"/>
        <w:ind w:firstLine="720"/>
        <w:rPr>
          <w:del w:id="31" w:author="Aigner Wilson" w:date="2026-07-01T07:12:00Z" w16du:dateUtc="2026-07-01T14:12:00Z"/>
          <w:rFonts w:ascii="Times New Roman" w:eastAsia="Times New Roman" w:hAnsi="Times New Roman" w:cs="Times New Roman"/>
        </w:rPr>
      </w:pPr>
      <w:r>
        <w:rPr>
          <w:rFonts w:ascii="Times New Roman" w:eastAsia="Times New Roman" w:hAnsi="Times New Roman" w:cs="Times New Roman"/>
        </w:rPr>
        <w:t xml:space="preserve">“You have a doctor’s appointment today. But it will be quick, and after that we’ll go get some ice cream and then visit Aunt Sally,” said my </w:t>
      </w:r>
      <w:sdt>
        <w:sdtPr>
          <w:tag w:val="goog_rdk_21"/>
          <w:id w:val="-571712674"/>
        </w:sdtPr>
        <w:sdtContent/>
      </w:sdt>
      <w:r>
        <w:rPr>
          <w:rFonts w:ascii="Times New Roman" w:eastAsia="Times New Roman" w:hAnsi="Times New Roman" w:cs="Times New Roman"/>
        </w:rPr>
        <w:t xml:space="preserve">mother. </w:t>
      </w:r>
    </w:p>
    <w:p w14:paraId="0000019B" w14:textId="77777777" w:rsidR="00847A31" w:rsidRDefault="00000000" w:rsidP="009D4BA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“It’ll be fun!” she added, clapping her hands.</w:t>
      </w:r>
    </w:p>
    <w:p w14:paraId="0000019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She spoke far too quickly and enthusiastically.</w:t>
      </w:r>
    </w:p>
    <w:p w14:paraId="0000019D" w14:textId="77777777" w:rsidR="00847A31" w:rsidRDefault="00000000">
      <w:pPr>
        <w:spacing w:line="480" w:lineRule="auto"/>
        <w:ind w:firstLine="720"/>
        <w:rPr>
          <w:rFonts w:ascii="Times New Roman" w:eastAsia="Times New Roman" w:hAnsi="Times New Roman" w:cs="Times New Roman"/>
        </w:rPr>
      </w:pPr>
      <w:sdt>
        <w:sdtPr>
          <w:tag w:val="goog_rdk_22"/>
          <w:id w:val="1501903297"/>
        </w:sdtPr>
        <w:sdtContent/>
      </w:sdt>
      <w:r>
        <w:rPr>
          <w:rFonts w:ascii="Times New Roman" w:eastAsia="Times New Roman" w:hAnsi="Times New Roman" w:cs="Times New Roman"/>
        </w:rPr>
        <w:t>It was worse than I had imagined. Not only did I have a doctor’s appointment, but I also had to endure Aunt Sally. Ice cream was not enough to balance things out. Not even the beach could do that. I didn’t understand how Momma thought seeing Aunt Sally would be fun. Grown-ups are strange.</w:t>
      </w:r>
    </w:p>
    <w:p w14:paraId="0000019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And so was the </w:t>
      </w:r>
      <w:sdt>
        <w:sdtPr>
          <w:tag w:val="goog_rdk_23"/>
          <w:id w:val="-596843495"/>
        </w:sdtPr>
        <w:sdtContent>
          <w:commentRangeStart w:id="32"/>
        </w:sdtContent>
      </w:sdt>
      <w:r>
        <w:rPr>
          <w:rFonts w:ascii="Times New Roman" w:eastAsia="Times New Roman" w:hAnsi="Times New Roman" w:cs="Times New Roman"/>
        </w:rPr>
        <w:t>day</w:t>
      </w:r>
      <w:commentRangeEnd w:id="32"/>
      <w:r>
        <w:rPr>
          <w:rStyle w:val="CommentReference"/>
          <w:rFonts w:ascii="Times New Roman" w:eastAsia="Times New Roman" w:hAnsi="Times New Roman" w:cs="Times New Roman"/>
          <w:sz w:val="24"/>
          <w:szCs w:val="24"/>
        </w:rPr>
        <w:commentReference w:id="32"/>
      </w:r>
      <w:r>
        <w:rPr>
          <w:rFonts w:ascii="Times New Roman" w:eastAsia="Times New Roman" w:hAnsi="Times New Roman" w:cs="Times New Roman"/>
        </w:rPr>
        <w:t>.</w:t>
      </w:r>
    </w:p>
    <w:p w14:paraId="0000019F"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1A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took me to a new doctor. She was friendly, but a bit condescending. I didn’t know the meaning of the word back then, but I know she made me feel like I was slow and stupid. I wasn’t. I was pretty smart, and I knew what grown-ups were up to when they spoke that way. They usually wanted something and used those words to trick you.</w:t>
      </w:r>
    </w:p>
    <w:p w14:paraId="000001A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doctor didn’t listen to my heart or hear me breathe. I sat in a chair in her room, her office, which seemed ultra bright and cheerful, not like a usual doctor’s office. There was a rainbow painted on a wall, and in the corner, several colorful toys. The carpet was sky blue, and she was wearing sweatpants and a cap.</w:t>
      </w:r>
    </w:p>
    <w:p w14:paraId="000001A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“Hello!” she called out, smiling at me.</w:t>
      </w:r>
    </w:p>
    <w:p w14:paraId="000001A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walked over and showed me a box full of markers, every color you could ever imagine, including several shades of blue.</w:t>
      </w:r>
    </w:p>
    <w:p w14:paraId="000001A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“These are magic markers. Here. Smell.”</w:t>
      </w:r>
    </w:p>
    <w:p w14:paraId="000001A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pulled the lid off a red one and put it right under my nose.</w:t>
      </w:r>
    </w:p>
    <w:p w14:paraId="000001A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smelled delicious, like a bowl of strawberries.</w:t>
      </w:r>
    </w:p>
    <w:p w14:paraId="000001A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“It’s not to eat,” she said, putting the cap back on and dropping the bin of markers on a nearby table with a loud bang.</w:t>
      </w:r>
    </w:p>
    <w:p w14:paraId="000001A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Yes, I’ve had my eye on that marker for years…Adults think kids are stupid.</w:t>
      </w:r>
    </w:p>
    <w:p w14:paraId="000001A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“Do you want to draw?” she asked.</w:t>
      </w:r>
    </w:p>
    <w:p w14:paraId="000001A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Maybe this would be fun after all.</w:t>
      </w:r>
    </w:p>
    <w:p w14:paraId="000001A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smiled at me again, handing me a crayon.</w:t>
      </w:r>
    </w:p>
    <w:p w14:paraId="000001A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Dr. Lane.”</w:t>
      </w:r>
    </w:p>
    <w:p w14:paraId="000001A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it was fun, for a time. We played games, and she asked me a lot of questions. About my friends, parents, school, and my dreams. Then she threw in a question about Jacob. I wasn’t prepared, and I answered that he was my soulmate. When I realized what I had done, I stopped answering her questions about Jacob. I told her I didn’t know what she was talking about. She easily dropped the subject and moved on.</w:t>
      </w:r>
    </w:p>
    <w:p w14:paraId="000001A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still, Jacob did not return to my dreams.</w:t>
      </w:r>
    </w:p>
    <w:p w14:paraId="000001AF" w14:textId="77777777" w:rsidR="00847A31" w:rsidRDefault="00000000">
      <w:pPr>
        <w:rPr>
          <w:rFonts w:ascii="Times New Roman" w:eastAsia="Times New Roman" w:hAnsi="Times New Roman" w:cs="Times New Roman"/>
        </w:rPr>
      </w:pPr>
      <w:r>
        <w:br w:type="page"/>
      </w:r>
    </w:p>
    <w:p w14:paraId="000001B0"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LOST…BUT FORGOTTEN</w:t>
      </w:r>
    </w:p>
    <w:p w14:paraId="000001B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kept waiting for him to return. I would go to sleep each night, hoping he would appear. Now that the weather was more bearable, I would spend hours in the meadow waiting. I wasn’t sure what happened to him. Maybe he was planning to come back, but then my mother, the doctor, everything scared him off. He didn’t seem like the fearful type, though. I guess I would just have to be a bit more patient.</w:t>
      </w:r>
    </w:p>
    <w:p w14:paraId="000001B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“Sage!” my mother said, snapping her fingers.</w:t>
      </w:r>
    </w:p>
    <w:p w14:paraId="000001B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“Sage, are you there?”</w:t>
      </w:r>
    </w:p>
    <w:p w14:paraId="000001B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pulled from my thoughts to see the car door open, and Momma standing there with her fingers in my face.</w:t>
      </w:r>
    </w:p>
    <w:p w14:paraId="000001B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remembered where I was—appointment number two with the doctor.</w:t>
      </w:r>
    </w:p>
    <w:p w14:paraId="000001B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“Sorry, Momma,” I said, in the most meek and </w:t>
      </w:r>
      <w:sdt>
        <w:sdtPr>
          <w:tag w:val="goog_rdk_24"/>
          <w:id w:val="356668392"/>
        </w:sdtPr>
        <w:sdtContent>
          <w:commentRangeStart w:id="33"/>
        </w:sdtContent>
      </w:sdt>
      <w:r>
        <w:rPr>
          <w:rFonts w:ascii="Times New Roman" w:eastAsia="Times New Roman" w:hAnsi="Times New Roman" w:cs="Times New Roman"/>
        </w:rPr>
        <w:t>apologetic l tone</w:t>
      </w:r>
      <w:commentRangeEnd w:id="33"/>
      <w:r>
        <w:rPr>
          <w:rStyle w:val="CommentReference"/>
          <w:rFonts w:ascii="Times New Roman" w:eastAsia="Times New Roman" w:hAnsi="Times New Roman" w:cs="Times New Roman"/>
          <w:sz w:val="24"/>
          <w:szCs w:val="24"/>
        </w:rPr>
        <w:commentReference w:id="33"/>
      </w:r>
      <w:r>
        <w:rPr>
          <w:rFonts w:ascii="Times New Roman" w:eastAsia="Times New Roman" w:hAnsi="Times New Roman" w:cs="Times New Roman"/>
        </w:rPr>
        <w:t xml:space="preserve"> I could conjure.</w:t>
      </w:r>
    </w:p>
    <w:p w14:paraId="000001B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mother had told me I needed a quick “follow-up,” and then maybe one or two more appointments to confirm all was well. I was indifferent. I didn’t know the meaning of the word; I just knew it to be true. I went because I had to, and I was too young to speak up. Parents have the power, and I had to do what I was told. Even if I had complained and told her I didn’t want to go, my mother probably would have ignored me. I’m sure she wouldn’t have listened to me at all. She was bossy.</w:t>
      </w:r>
    </w:p>
    <w:p w14:paraId="000001B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She wasn’t mean. She was just…persistent. She thought she was always right and everyone else was wrong. My father always agreed with her, even when he didn’t. I could tell when he would give in and say, </w:t>
      </w:r>
      <w:r>
        <w:rPr>
          <w:rFonts w:ascii="Times New Roman" w:eastAsia="Times New Roman" w:hAnsi="Times New Roman" w:cs="Times New Roman"/>
          <w:i/>
          <w:iCs/>
        </w:rPr>
        <w:t>yes, love.</w:t>
      </w:r>
      <w:r>
        <w:rPr>
          <w:rFonts w:ascii="Times New Roman" w:eastAsia="Times New Roman" w:hAnsi="Times New Roman" w:cs="Times New Roman"/>
        </w:rPr>
        <w:t xml:space="preserve"> Yes, love, yes, love. It was always the same words. I didn’t understand why he always agreed when it made him upset. It seemed he was like me, powerless.</w:t>
      </w:r>
    </w:p>
    <w:p w14:paraId="000001B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If I had power, I would say, </w:t>
      </w:r>
      <w:r>
        <w:rPr>
          <w:rFonts w:ascii="Times New Roman" w:eastAsia="Times New Roman" w:hAnsi="Times New Roman" w:cs="Times New Roman"/>
          <w:i/>
          <w:iCs/>
        </w:rPr>
        <w:t>no, I disagree</w:t>
      </w:r>
      <w:r>
        <w:rPr>
          <w:rFonts w:ascii="Times New Roman" w:eastAsia="Times New Roman" w:hAnsi="Times New Roman" w:cs="Times New Roman"/>
        </w:rPr>
        <w:t xml:space="preserve">! And then do what I wanted. </w:t>
      </w:r>
    </w:p>
    <w:p w14:paraId="000001B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“Hello, Sage. I’m so happy to see you again,” said Doctor…I realized I didn’t even know her name.</w:t>
      </w:r>
    </w:p>
    <w:p w14:paraId="000001B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simply smiled, hoping she didn’t expect me to address her directly.</w:t>
      </w:r>
    </w:p>
    <w:p w14:paraId="000001B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“Mrs. Simon, we will see you shortly,” the doctor said, as Momma tried to squeeze through the door.</w:t>
      </w:r>
    </w:p>
    <w:p w14:paraId="000001B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look on my mother’s face. She wasn’t used to being told what to do. But she listened and went to sit in the waiting room.</w:t>
      </w:r>
    </w:p>
    <w:p w14:paraId="000001B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wondered what would happen if my father said, </w:t>
      </w:r>
      <w:r>
        <w:rPr>
          <w:rFonts w:ascii="Times New Roman" w:eastAsia="Times New Roman" w:hAnsi="Times New Roman" w:cs="Times New Roman"/>
          <w:i/>
          <w:iCs/>
        </w:rPr>
        <w:t>no, love!</w:t>
      </w:r>
      <w:r>
        <w:rPr>
          <w:rFonts w:ascii="Times New Roman" w:eastAsia="Times New Roman" w:hAnsi="Times New Roman" w:cs="Times New Roman"/>
        </w:rPr>
        <w:t xml:space="preserve"> instead of agreeing. They would probably argue. And Momma would win since she was always right.</w:t>
      </w:r>
    </w:p>
    <w:p w14:paraId="000001B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“Now, Sage, let’s begin,” she said, gesturing for me to sit </w:t>
      </w:r>
      <w:sdt>
        <w:sdtPr>
          <w:tag w:val="goog_rdk_25"/>
          <w:id w:val="-1514481496"/>
        </w:sdtPr>
        <w:sdtContent>
          <w:commentRangeStart w:id="34"/>
        </w:sdtContent>
      </w:sdt>
      <w:r>
        <w:rPr>
          <w:rFonts w:ascii="Times New Roman" w:eastAsia="Times New Roman" w:hAnsi="Times New Roman" w:cs="Times New Roman"/>
        </w:rPr>
        <w:t>in cushy</w:t>
      </w:r>
      <w:commentRangeEnd w:id="34"/>
      <w:r>
        <w:rPr>
          <w:rStyle w:val="CommentReference"/>
          <w:rFonts w:ascii="Times New Roman" w:eastAsia="Times New Roman" w:hAnsi="Times New Roman" w:cs="Times New Roman"/>
          <w:sz w:val="24"/>
          <w:szCs w:val="24"/>
        </w:rPr>
        <w:commentReference w:id="34"/>
      </w:r>
      <w:r>
        <w:rPr>
          <w:rFonts w:ascii="Times New Roman" w:eastAsia="Times New Roman" w:hAnsi="Times New Roman" w:cs="Times New Roman"/>
        </w:rPr>
        <w:t xml:space="preserve"> looking chair.</w:t>
      </w:r>
    </w:p>
    <w:p w14:paraId="000001C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was comfy. She told me I could lie back if I wanted; it might help me relax. </w:t>
      </w:r>
      <w:sdt>
        <w:sdtPr>
          <w:tag w:val="goog_rdk_26"/>
          <w:id w:val="2104241855"/>
        </w:sdtPr>
        <w:sdtContent>
          <w:commentRangeStart w:id="35"/>
        </w:sdtContent>
      </w:sdt>
      <w:r>
        <w:rPr>
          <w:rFonts w:ascii="Times New Roman" w:eastAsia="Times New Roman" w:hAnsi="Times New Roman" w:cs="Times New Roman"/>
          <w:i/>
          <w:iCs/>
        </w:rPr>
        <w:t>Relax for what?</w:t>
      </w:r>
      <w:r>
        <w:rPr>
          <w:rFonts w:ascii="Times New Roman" w:eastAsia="Times New Roman" w:hAnsi="Times New Roman" w:cs="Times New Roman"/>
        </w:rPr>
        <w:t xml:space="preserve"> I wondered.</w:t>
      </w:r>
    </w:p>
    <w:p w14:paraId="000001C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“Yes, doctor,” I said without thinking</w:t>
      </w:r>
      <w:commentRangeEnd w:id="35"/>
      <w:r>
        <w:rPr>
          <w:rStyle w:val="CommentReference"/>
          <w:rFonts w:ascii="Times New Roman" w:eastAsia="Times New Roman" w:hAnsi="Times New Roman" w:cs="Times New Roman"/>
          <w:sz w:val="24"/>
          <w:szCs w:val="24"/>
        </w:rPr>
        <w:commentReference w:id="35"/>
      </w:r>
      <w:r>
        <w:rPr>
          <w:rFonts w:ascii="Times New Roman" w:eastAsia="Times New Roman" w:hAnsi="Times New Roman" w:cs="Times New Roman"/>
        </w:rPr>
        <w:t>.</w:t>
      </w:r>
    </w:p>
    <w:p w14:paraId="000001C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Oops.</w:t>
      </w:r>
      <w:r>
        <w:rPr>
          <w:rFonts w:ascii="Times New Roman" w:eastAsia="Times New Roman" w:hAnsi="Times New Roman" w:cs="Times New Roman"/>
        </w:rPr>
        <w:t xml:space="preserve"> I was distracted.</w:t>
      </w:r>
    </w:p>
    <w:p w14:paraId="000001C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“You can call me Ms. Clara. OK?”</w:t>
      </w:r>
    </w:p>
    <w:p w14:paraId="000001C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nodded yes and waited for her to start whatever she was planning.</w:t>
      </w:r>
    </w:p>
    <w:p w14:paraId="000001C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“Now, close your eyes. Try to relax. Think about something you love more than anything. Imagine that it or he or she is here with you,” she said, her voice low and slow, “right by your side.”</w:t>
      </w:r>
    </w:p>
    <w:p w14:paraId="000001C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That was easy. I imagined Jacob.</w:t>
      </w:r>
    </w:p>
    <w:p w14:paraId="000001C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She told me to breathe in and out, imagining the thing or person I loved most was there, sitting beside me. </w:t>
      </w:r>
      <w:r>
        <w:rPr>
          <w:rFonts w:ascii="Times New Roman" w:eastAsia="Times New Roman" w:hAnsi="Times New Roman" w:cs="Times New Roman"/>
          <w:i/>
          <w:iCs/>
        </w:rPr>
        <w:t>Focus on your breath</w:t>
      </w:r>
      <w:r>
        <w:rPr>
          <w:rFonts w:ascii="Times New Roman" w:eastAsia="Times New Roman" w:hAnsi="Times New Roman" w:cs="Times New Roman"/>
        </w:rPr>
        <w:t>, she said, and that it was OK if I fell asleep. It was normal to feel sleepy.</w:t>
      </w:r>
    </w:p>
    <w:p w14:paraId="000001C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 fall asleep, and for the first time in a long time, I dreamt of Jacob. But this was a different dream. This time, I was doing things I had already done—it was a dream about events in the past, a dream of memories. Jacob and I were in the meadow on the day my mother saw me dancing. I danced and laughed with Jacob. Then the dream shifted, and I was having tea with Jacob, again in the meadow, in a circle with my dolls.</w:t>
      </w:r>
    </w:p>
    <w:p w14:paraId="000001C9"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remember that day.</w:t>
      </w:r>
    </w:p>
    <w:p w14:paraId="000001C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Is this the past?</w:t>
      </w:r>
    </w:p>
    <w:p w14:paraId="000001C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dreamt that I was sleeping, and I saw myself in my bed. In that dream, I was on the sandy beach, and the gems appeared, and I saw Jacob when he was still a shadow. Then I saw him as a little boy. I remembered all the stories he told me, about my past lives, my time in the light, and the magical stories of unicorns and swimming underwater.</w:t>
      </w:r>
    </w:p>
    <w:p w14:paraId="000001C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were all like dreams inside my dream.</w:t>
      </w:r>
    </w:p>
    <w:p w14:paraId="000001C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When it was over, I woke up happy. I had finally seen Jacob. I smiled openly.</w:t>
      </w:r>
    </w:p>
    <w:p w14:paraId="000001C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Ms. Clara smiled back.</w:t>
      </w:r>
    </w:p>
    <w:p w14:paraId="000001C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“You did a great job!” she said. “How do you feel?”</w:t>
      </w:r>
    </w:p>
    <w:p w14:paraId="000001D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“Good,” I replied, a short reply because I didn’t want to tell her about Jacob.</w:t>
      </w:r>
    </w:p>
    <w:p w14:paraId="000001D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“Did you have any dreams? Was there anything special that happened?” she asked, tilting her head.</w:t>
      </w:r>
    </w:p>
    <w:p w14:paraId="000001D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 just rainbows,” I lied.</w:t>
      </w:r>
    </w:p>
    <w:p w14:paraId="000001D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“OK,” she smiled, “I will see you next time for some more fun!”</w:t>
      </w:r>
    </w:p>
    <w:p w14:paraId="000001D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After that appointment, I went back to Ms. Clara—I called her “the woman who made me dream”—several times. But it seemed each time I saw her, and she put me to sleep, I would forget things. My memories grew dimmer. The sandy beach became fuzzier, and the gems lost their luster. I danced in the field alone, with only my dolls for company.</w:t>
      </w:r>
    </w:p>
    <w:p w14:paraId="000001D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few months passed. I stopped seeing Ms. Clara. Eventually, I forgot almost everything. </w:t>
      </w:r>
      <w:r>
        <w:rPr>
          <w:rFonts w:ascii="Times New Roman" w:eastAsia="Times New Roman" w:hAnsi="Times New Roman" w:cs="Times New Roman"/>
          <w:i/>
          <w:iCs/>
        </w:rPr>
        <w:t>He</w:t>
      </w:r>
      <w:r>
        <w:rPr>
          <w:rFonts w:ascii="Times New Roman" w:eastAsia="Times New Roman" w:hAnsi="Times New Roman" w:cs="Times New Roman"/>
        </w:rPr>
        <w:t xml:space="preserve"> was still there, but I couldn’t tell who </w:t>
      </w:r>
      <w:r>
        <w:rPr>
          <w:rFonts w:ascii="Times New Roman" w:eastAsia="Times New Roman" w:hAnsi="Times New Roman" w:cs="Times New Roman"/>
          <w:i/>
          <w:iCs/>
        </w:rPr>
        <w:t>he</w:t>
      </w:r>
      <w:r>
        <w:rPr>
          <w:rFonts w:ascii="Times New Roman" w:eastAsia="Times New Roman" w:hAnsi="Times New Roman" w:cs="Times New Roman"/>
        </w:rPr>
        <w:t xml:space="preserve"> was. Sometimes I only saw a blue light. Only bits of a blue shadow remained, a distant memory. Dreams of </w:t>
      </w:r>
      <w:sdt>
        <w:sdtPr>
          <w:tag w:val="goog_rdk_27"/>
          <w:id w:val="1136823446"/>
        </w:sdtPr>
        <w:sdtContent>
          <w:commentRangeStart w:id="36"/>
        </w:sdtContent>
      </w:sdt>
      <w:r>
        <w:rPr>
          <w:rFonts w:ascii="Times New Roman" w:eastAsia="Times New Roman" w:hAnsi="Times New Roman" w:cs="Times New Roman"/>
        </w:rPr>
        <w:t>childhood</w:t>
      </w:r>
      <w:commentRangeEnd w:id="36"/>
      <w:r>
        <w:rPr>
          <w:rStyle w:val="CommentReference"/>
          <w:rFonts w:ascii="Times New Roman" w:eastAsia="Times New Roman" w:hAnsi="Times New Roman" w:cs="Times New Roman"/>
          <w:sz w:val="24"/>
          <w:szCs w:val="24"/>
        </w:rPr>
        <w:commentReference w:id="36"/>
      </w:r>
      <w:r>
        <w:rPr>
          <w:rFonts w:ascii="Times New Roman" w:eastAsia="Times New Roman" w:hAnsi="Times New Roman" w:cs="Times New Roman"/>
        </w:rPr>
        <w:t>.</w:t>
      </w:r>
    </w:p>
    <w:p w14:paraId="000001D6" w14:textId="77777777" w:rsidR="00847A31" w:rsidRDefault="00000000">
      <w:pPr>
        <w:rPr>
          <w:rFonts w:ascii="Times New Roman" w:eastAsia="Times New Roman" w:hAnsi="Times New Roman" w:cs="Times New Roman"/>
        </w:rPr>
      </w:pPr>
      <w:r>
        <w:br w:type="page"/>
      </w:r>
    </w:p>
    <w:p w14:paraId="000001D7"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TIME MOVES</w:t>
      </w:r>
    </w:p>
    <w:p w14:paraId="000001D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Several years later, when my mother told me I used to have an imaginary friend, I only vaguely recalled him, but never by name. He became a figment of my imagination, a childhood fantasy that evoked a smile, a bittersweet memory of innocence and sweetness. After all, I was a creative child, and he had been my friend, keeping me company on those lonely childhood days. </w:t>
      </w:r>
    </w:p>
    <w:p w14:paraId="000001D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Occasionally, a minuscule thread would weave its way into my mind, a small fragment of blue that was joyful, yet also sad. I never associated it with any particular thing or person anymore. </w:t>
      </w:r>
      <w:r>
        <w:rPr>
          <w:rFonts w:ascii="Times New Roman" w:eastAsia="Times New Roman" w:hAnsi="Times New Roman" w:cs="Times New Roman"/>
          <w:i/>
          <w:iCs/>
        </w:rPr>
        <w:t>It was just a dream</w:t>
      </w:r>
      <w:r>
        <w:rPr>
          <w:rFonts w:ascii="Times New Roman" w:eastAsia="Times New Roman" w:hAnsi="Times New Roman" w:cs="Times New Roman"/>
        </w:rPr>
        <w:t>, I told myself. Even when I dreamed blue dreams, I couldn’t quite understand what they meant.</w:t>
      </w:r>
    </w:p>
    <w:p w14:paraId="000001D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Some memories are imprinted in the soul, and they are often locked out of the mind. The human world makes us forget, encourages us to forget, those things that seem impossible. The soul presses us to remember and sends us signs. The soul is the essence that inhabits our bodies. Bodies are fleeting. The soul is eternal. And persistent. It kept sending me those blue dreams, and I kept ignoring them. Until, finally, I stopped dreaming entirely.</w:t>
      </w:r>
      <w:r>
        <w:br w:type="page"/>
      </w:r>
    </w:p>
    <w:p w14:paraId="000001DB" w14:textId="77777777" w:rsidR="00847A31" w:rsidRDefault="00000000">
      <w:pPr>
        <w:rPr>
          <w:rFonts w:ascii="Times New Roman" w:eastAsia="Times New Roman" w:hAnsi="Times New Roman" w:cs="Times New Roman"/>
          <w:b/>
          <w:bCs/>
        </w:rPr>
      </w:pPr>
      <w:r>
        <w:rPr>
          <w:rFonts w:ascii="Times New Roman" w:eastAsia="Times New Roman" w:hAnsi="Times New Roman" w:cs="Times New Roman"/>
          <w:b/>
          <w:bCs/>
        </w:rPr>
        <w:lastRenderedPageBreak/>
        <w:t>OUT OF PLACE</w:t>
      </w:r>
    </w:p>
    <w:p w14:paraId="000001DC" w14:textId="77777777" w:rsidR="00847A31" w:rsidRDefault="00847A31">
      <w:pPr>
        <w:ind w:firstLine="360"/>
        <w:rPr>
          <w:rFonts w:ascii="Times New Roman" w:eastAsia="Times New Roman" w:hAnsi="Times New Roman" w:cs="Times New Roman"/>
        </w:rPr>
      </w:pPr>
    </w:p>
    <w:p w14:paraId="000001D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I grew older, I began to wonder what Ms. Clara had done to me—she made me dream but made me forget. I understood logically, after it was explained to me by my mother, that Ms. Clara had cured me. I had a very overactive imagination, she said, and I began to think my imaginary friend was real. The doctor cured me, she said, and I was normal.</w:t>
      </w:r>
    </w:p>
    <w:p w14:paraId="000001D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memory of my “treatment” made me feel anything but normal. Had I really been unhinged in some way? Was my overactive imagination a symptom of a mental illness that everyone refused to admit or tell me about? I felt different, out of place. Most children spent time on their personal pads, without time for dreams. I had spent my time dreaming.</w:t>
      </w:r>
    </w:p>
    <w:p w14:paraId="000001D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felt like I wasn’t a real person. I mean, yes, I was alive and was breathing, but I felt different. Not myself. As if my skin wasn't my own, and everything about me was wrong. It was as if I didn’t belong on this planet. An outcast. I was meant to be somewhere else, and someone—God, or some magical being—had accidentally plopped me down on earth. Was it a test? Was it God testing me? Was she playing tricks?</w:t>
      </w:r>
    </w:p>
    <w:p w14:paraId="000001E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Nobody believed in God anymore, any god or goddess. This is what I learned in school. We had science and technology, and science proved that gods and magic didn’t exist. Technology gave us everything we needed: food, health, and entertainment. As a teen, I called it the God of Artificial Intelligence. With a capital AI. I couldn’t explain it, but it didn’t feel right that AI did everything for us, including helping us think. I liked my art and my creativity. Everyone else hardly talked to one another. Some even used implants. My mother didn’t allow me to have an implant. I didn’t want one anyway. I didn’t want something stuck under my skin. It sounded painful.</w:t>
      </w:r>
    </w:p>
    <w:p w14:paraId="000001E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When I eventually reached middle school, it was difficult to fit in. The things that little children once accepted about each other seemed to change once they became teenagers. When I was younger, my friends never saw me as strange or different. But once I reached middle school, I was treated differently. I didn’t understand the other kids, and they definitely didn’t understand me. They didn’t care about magic or art or imaginary playtime. I knew how they felt; I sensed it. I became very good at knowing what people were feeling. Inside, those kids felt desperate, lonely, and stifled. They were unhappy, without purpose. On the outside, they acted like everything was okay. They were all the same. They moved through their lives as if asleep.</w:t>
      </w:r>
    </w:p>
    <w:p w14:paraId="000001E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first year of middle school, I was often confused. I could sense their loneliness and wanted to ask them about it. I wanted to help them. Without thinking, I would ask questions.</w:t>
      </w:r>
    </w:p>
    <w:p w14:paraId="000001E3"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Why are you sad?</w:t>
      </w:r>
    </w:p>
    <w:p w14:paraId="000001E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What makes you happy?</w:t>
      </w:r>
    </w:p>
    <w:p w14:paraId="000001E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Do you want to play?</w:t>
      </w:r>
    </w:p>
    <w:p w14:paraId="000001E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 tell from their expressions that they thought I was slow, crazy even. They called me a freak and a weirdo. They laughed at me. Eventually, they just ignored me. I was alone, cut loose by everyone. Nobody wanted to be with me. Nobody wanted to be my friend.</w:t>
      </w:r>
    </w:p>
    <w:p w14:paraId="000001E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rPr>
        <w:t>I never told my parents. What would they do? Send me back to Ms. Clara. I let it go and did my best to focus on things I loved.</w:t>
      </w:r>
    </w:p>
    <w:p w14:paraId="000001E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Throughout that time, I saw myself talking, moving. I was an observer of everyone, including myself. Watching, seeing what happened around me, how others interacted with me and each other. I saw myself, while I was in myself. It was the strangest thing. Like a dream, I saw myself going through the motions of daily life—eating, drinking, playing—but I never really felt that living meant anything important. There was no purpose. I was in the wrong place.</w:t>
      </w:r>
    </w:p>
    <w:p w14:paraId="000001E9"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Maybe it was just another dream.</w:t>
      </w:r>
    </w:p>
    <w:p w14:paraId="000001E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learned to adapt. I stopped asking important questions.</w:t>
      </w:r>
    </w:p>
    <w:p w14:paraId="000001EB"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What’s your favorite social platform?</w:t>
      </w:r>
    </w:p>
    <w:p w14:paraId="000001E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What games do you like to play?</w:t>
      </w:r>
    </w:p>
    <w:p w14:paraId="000001E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didn’t make a difference. I was still ignored and lonely.</w:t>
      </w:r>
    </w:p>
    <w:p w14:paraId="000001E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Those were my middle school years.</w:t>
      </w:r>
    </w:p>
    <w:p w14:paraId="000001EF"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1F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High school came, and nothing changed. Until one day.</w:t>
      </w:r>
    </w:p>
    <w:p w14:paraId="000001F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remember it clearly. It was one of the happiest events of my young adult years. I sat alone, as usual, eating my lunch at school, when a girl I hadn’t seen before stopped in front of my table.</w:t>
      </w:r>
    </w:p>
    <w:p w14:paraId="000001F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“Hi, is this seat taken?” she asked, as she set her tray down.</w:t>
      </w:r>
    </w:p>
    <w:p w14:paraId="000001F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probably didn’t know that I was an outcast.</w:t>
      </w:r>
    </w:p>
    <w:p w14:paraId="000001F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too shocked to say anything. I nodded, yes.</w:t>
      </w:r>
    </w:p>
    <w:p w14:paraId="000001F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Laura. I just moved here from the Richmond dome.”</w:t>
      </w:r>
    </w:p>
    <w:p w14:paraId="000001F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“Hi…” I said cautiously, wondering why she wanted to sit with me. Didn’t she know I was an outcast?</w:t>
      </w:r>
    </w:p>
    <w:p w14:paraId="000001F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Again, the funny ability I had of sensing how people felt told me she was genuine. However, I was still hesitant. I didn’t have much trust in people.</w:t>
      </w:r>
    </w:p>
    <w:p w14:paraId="000001F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“What’s your name?” she asked.</w:t>
      </w:r>
    </w:p>
    <w:p w14:paraId="000001F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“Sage. I’m Sage. I’ve lived here my entire life,” I replied, my words tumbling over each other in rapid fire.</w:t>
      </w:r>
    </w:p>
    <w:p w14:paraId="000001F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“Your entire life? Ha! That’s funny,” she laughed.</w:t>
      </w:r>
    </w:p>
    <w:p w14:paraId="000001F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Was she making fun of me? Her eyes were kind. I believed she meant it nicely.</w:t>
      </w:r>
    </w:p>
    <w:p w14:paraId="000001F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was just that way. Always, friendly, kind, and real.</w:t>
      </w:r>
    </w:p>
    <w:p w14:paraId="000001F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talked for a long time.</w:t>
      </w:r>
    </w:p>
    <w:p w14:paraId="000001F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was ready to ask her what social platforms she liked when she started asking me a million questions. </w:t>
      </w:r>
      <w:sdt>
        <w:sdtPr>
          <w:tag w:val="goog_rdk_28"/>
          <w:id w:val="-1133230484"/>
        </w:sdtPr>
        <w:sdtContent>
          <w:commentRangeStart w:id="37"/>
        </w:sdtContent>
      </w:sdt>
      <w:r>
        <w:rPr>
          <w:rFonts w:ascii="Times New Roman" w:eastAsia="Times New Roman" w:hAnsi="Times New Roman" w:cs="Times New Roman"/>
        </w:rPr>
        <w:t>Who was my family</w:t>
      </w:r>
      <w:commentRangeEnd w:id="37"/>
      <w:r>
        <w:rPr>
          <w:rStyle w:val="CommentReference"/>
          <w:rFonts w:ascii="Times New Roman" w:eastAsia="Times New Roman" w:hAnsi="Times New Roman" w:cs="Times New Roman"/>
          <w:sz w:val="24"/>
          <w:szCs w:val="24"/>
        </w:rPr>
        <w:commentReference w:id="37"/>
      </w:r>
      <w:r>
        <w:rPr>
          <w:rFonts w:ascii="Times New Roman" w:eastAsia="Times New Roman" w:hAnsi="Times New Roman" w:cs="Times New Roman"/>
        </w:rPr>
        <w:t>? Where did I live? What did I like to do? What made me happy? That last question told me so much and enough. She was different from everyone else. I wasn’t used to it and blurted out a question.</w:t>
      </w:r>
    </w:p>
    <w:p w14:paraId="000001F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t>
      </w:r>
      <w:sdt>
        <w:sdtPr>
          <w:tag w:val="goog_rdk_29"/>
          <w:id w:val="-1639105886"/>
        </w:sdtPr>
        <w:sdtContent>
          <w:commentRangeStart w:id="38"/>
        </w:sdtContent>
      </w:sdt>
      <w:r>
        <w:rPr>
          <w:rFonts w:ascii="Times New Roman" w:eastAsia="Times New Roman" w:hAnsi="Times New Roman" w:cs="Times New Roman"/>
        </w:rPr>
        <w:t>What social platforms do you like?”</w:t>
      </w:r>
      <w:commentRangeEnd w:id="38"/>
      <w:r>
        <w:rPr>
          <w:rStyle w:val="CommentReference"/>
          <w:rFonts w:ascii="Times New Roman" w:eastAsia="Times New Roman" w:hAnsi="Times New Roman" w:cs="Times New Roman"/>
          <w:sz w:val="24"/>
          <w:szCs w:val="24"/>
        </w:rPr>
        <w:commentReference w:id="38"/>
      </w:r>
    </w:p>
    <w:p w14:paraId="0000020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wasn’t sure if she wanted me to ask her those same questions, and I was nervous. I liked her a lot, and I wanted to be her friend. I didn’t want to seem too different.</w:t>
      </w:r>
    </w:p>
    <w:p w14:paraId="0000020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Again, she laughed, that same friendly laugh from earlier.</w:t>
      </w:r>
    </w:p>
    <w:p w14:paraId="0000020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not interested in social media! Don’t you think there are better things to do?”</w:t>
      </w:r>
    </w:p>
    <w:p w14:paraId="0000020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relieved.</w:t>
      </w:r>
    </w:p>
    <w:p w14:paraId="0000020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She’s like me.</w:t>
      </w:r>
    </w:p>
    <w:p w14:paraId="0000020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“Well, I have to go. I have an art class today after school, and I need to finish my schoolwork,” she said, as she grabbed her tray.</w:t>
      </w:r>
    </w:p>
    <w:p w14:paraId="0000020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“See you later?” she said.</w:t>
      </w:r>
    </w:p>
    <w:p w14:paraId="0000020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“Sure,” I replied.</w:t>
      </w:r>
    </w:p>
    <w:p w14:paraId="0000020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did see her later, and many days after that. We became friends. My first real friend. She was outgoing and friendly, and soon my circle of friends expanded. The people who once thought I was strange were now suddenly not ignoring me. I can’t say I became true friends with those people. I think they tolerated me because of </w:t>
      </w:r>
      <w:sdt>
        <w:sdtPr>
          <w:tag w:val="goog_rdk_30"/>
          <w:id w:val="-2053255378"/>
        </w:sdtPr>
        <w:sdtContent>
          <w:commentRangeStart w:id="39"/>
        </w:sdtContent>
      </w:sdt>
      <w:r>
        <w:rPr>
          <w:rFonts w:ascii="Times New Roman" w:eastAsia="Times New Roman" w:hAnsi="Times New Roman" w:cs="Times New Roman"/>
        </w:rPr>
        <w:t>Laura</w:t>
      </w:r>
      <w:commentRangeEnd w:id="39"/>
      <w:r>
        <w:rPr>
          <w:rStyle w:val="CommentReference"/>
          <w:rFonts w:ascii="Times New Roman" w:eastAsia="Times New Roman" w:hAnsi="Times New Roman" w:cs="Times New Roman"/>
          <w:sz w:val="24"/>
          <w:szCs w:val="24"/>
        </w:rPr>
        <w:commentReference w:id="39"/>
      </w:r>
      <w:r>
        <w:rPr>
          <w:rFonts w:ascii="Times New Roman" w:eastAsia="Times New Roman" w:hAnsi="Times New Roman" w:cs="Times New Roman"/>
        </w:rPr>
        <w:t>. She had a way about her that made everyone want to please her. I remained quiet, but I was no longer a loner, an outcast.</w:t>
      </w:r>
    </w:p>
    <w:p w14:paraId="0000020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was finally normal.</w:t>
      </w:r>
    </w:p>
    <w:p w14:paraId="0000020A" w14:textId="77777777" w:rsidR="00847A31" w:rsidRDefault="00000000">
      <w:pPr>
        <w:rPr>
          <w:rFonts w:ascii="Times New Roman" w:eastAsia="Times New Roman" w:hAnsi="Times New Roman" w:cs="Times New Roman"/>
        </w:rPr>
      </w:pPr>
      <w:r>
        <w:br w:type="page"/>
      </w:r>
    </w:p>
    <w:p w14:paraId="0000020B"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THE HEAVINESS OF DREAMS</w:t>
      </w:r>
    </w:p>
    <w:p w14:paraId="0000020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feelings of normalcy didn’t last very long.</w:t>
      </w:r>
    </w:p>
    <w:p w14:paraId="0000020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About a year later, I started having nightmares. Strange, realistic dreams, where I was always lost, trying to find my way through dark alleys and intersecting streets. I was always searching for people—Laura, my family. I needed to find them. The urgency of it gave me anxiety. But I had no idea why it was so urgent. I kept taking wrong turns, finding myself at dead ends, getting turned around, or finding myself back where I started. Even more unusual, I was older. I could see small wrinkles on my face, and my hair was gray, which was strange. I’d never seen anyone with wrinkles or gray hair. When I found myself on hilltops, I saw thousands of strangers looking up at me. They stared, as if waiting for me to take action. I always wore a blue dress.</w:t>
      </w:r>
    </w:p>
    <w:p w14:paraId="0000020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mysterious dreams continued, the same events, the same strange older me, and the people, waiting. The sense of urgency grew, and I felt like the dreams were pushing me to do something. The strangers chanted my name in unison, the sound of their voices echoing in my head. I would wake up, my head pounding, my heart racing. There was relative peace in my life. </w:t>
      </w:r>
      <w:r>
        <w:rPr>
          <w:rFonts w:ascii="Times New Roman" w:eastAsia="Times New Roman" w:hAnsi="Times New Roman" w:cs="Times New Roman"/>
          <w:i/>
          <w:iCs/>
        </w:rPr>
        <w:t>Why was this happening?</w:t>
      </w:r>
      <w:r>
        <w:rPr>
          <w:rFonts w:ascii="Times New Roman" w:eastAsia="Times New Roman" w:hAnsi="Times New Roman" w:cs="Times New Roman"/>
        </w:rPr>
        <w:t xml:space="preserve"> The dreams increased in intensity. The streets and alleys grew darker. The people, more impatient, their pupils dilated, as if in a trance.</w:t>
      </w:r>
    </w:p>
    <w:p w14:paraId="0000020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forced myself to stay awake, just so I wouldn’t dream. Of course, I wasn’t always successful. Exhausted, I would fall asleep and plunge back into the dreams. I didn’t understand. I felt the need to escape, but I had no idea what I needed to escape </w:t>
      </w:r>
      <w:r>
        <w:rPr>
          <w:rFonts w:ascii="Times New Roman" w:eastAsia="Times New Roman" w:hAnsi="Times New Roman" w:cs="Times New Roman"/>
          <w:i/>
          <w:iCs/>
        </w:rPr>
        <w:t>from</w:t>
      </w:r>
      <w:r>
        <w:rPr>
          <w:rFonts w:ascii="Times New Roman" w:eastAsia="Times New Roman" w:hAnsi="Times New Roman" w:cs="Times New Roman"/>
        </w:rPr>
        <w:t xml:space="preserve"> except the dreams.</w:t>
      </w:r>
    </w:p>
    <w:p w14:paraId="0000021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Most troubling of all, I started hearing voices when I was awake. They were in my head, I think, but sometimes I wasn’t sure. Either way, they belonged to someone else.</w:t>
      </w:r>
    </w:p>
    <w:p w14:paraId="0000021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 xml:space="preserve">Stories, </w:t>
      </w:r>
      <w:r>
        <w:rPr>
          <w:rFonts w:ascii="Times New Roman" w:eastAsia="Times New Roman" w:hAnsi="Times New Roman" w:cs="Times New Roman"/>
        </w:rPr>
        <w:t>the voices said.</w:t>
      </w:r>
    </w:p>
    <w:p w14:paraId="0000021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Stories?</w:t>
      </w:r>
    </w:p>
    <w:p w14:paraId="0000021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wasn’t a storyteller.</w:t>
      </w:r>
    </w:p>
    <w:p w14:paraId="0000021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History. Deception. Prophecy.</w:t>
      </w:r>
    </w:p>
    <w:p w14:paraId="0000021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They were not my words; I was sure of that. Prophecy? It didn’t make any sense. </w:t>
      </w:r>
      <w:r>
        <w:rPr>
          <w:rFonts w:ascii="Times New Roman" w:eastAsia="Times New Roman" w:hAnsi="Times New Roman" w:cs="Times New Roman"/>
          <w:i/>
          <w:iCs/>
        </w:rPr>
        <w:t>Why would I think those things?</w:t>
      </w:r>
      <w:r>
        <w:rPr>
          <w:rFonts w:ascii="Times New Roman" w:eastAsia="Times New Roman" w:hAnsi="Times New Roman" w:cs="Times New Roman"/>
        </w:rPr>
        <w:t xml:space="preserve"> And then, in the next dream, the people chanted </w:t>
      </w:r>
      <w:r>
        <w:rPr>
          <w:rFonts w:ascii="Times New Roman" w:eastAsia="Times New Roman" w:hAnsi="Times New Roman" w:cs="Times New Roman"/>
          <w:i/>
          <w:iCs/>
        </w:rPr>
        <w:t>prophet, prophet, prophet,</w:t>
      </w:r>
      <w:r>
        <w:rPr>
          <w:rFonts w:ascii="Times New Roman" w:eastAsia="Times New Roman" w:hAnsi="Times New Roman" w:cs="Times New Roman"/>
        </w:rPr>
        <w:t xml:space="preserve"> as they climbed the hill, trying to reach me. I had no escape, except wakefulness.</w:t>
      </w:r>
    </w:p>
    <w:p w14:paraId="00000216"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not a prophet.</w:t>
      </w:r>
    </w:p>
    <w:p w14:paraId="0000021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Fantastical delusions.</w:t>
      </w:r>
    </w:p>
    <w:p w14:paraId="0000021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Worst of all, I started seeing things when I was awake. I saw a blue silhouette several times. Once, it was standing by the tree in the backyard, where I used to play as a child. It just stood there, pulsing. I couldn’t tell if it was a man or a woman. All I knew was that it was a human. The rate of the pulsing increased, as if it were panicked, trying desperately to get my attention. I tried closing my eyes and opening them again, but the blue silhouette was still there. It appeared to me at school, standing outside in the tree line. It even appeared in the kitchen one or two times. </w:t>
      </w:r>
    </w:p>
    <w:p w14:paraId="00000219"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I’m going crazy.</w:t>
      </w:r>
    </w:p>
    <w:p w14:paraId="0000021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Hearing voices and seeing strange lights meant only one thing as far as I knew. I’d read about psychosis, and it seemed to describe what I was experiencing.</w:t>
      </w:r>
    </w:p>
    <w:p w14:paraId="0000021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 xml:space="preserve">Hallucination: </w:t>
      </w:r>
      <w:r>
        <w:rPr>
          <w:rFonts w:ascii="Times New Roman" w:eastAsia="Times New Roman" w:hAnsi="Times New Roman" w:cs="Times New Roman"/>
          <w:i/>
          <w:iCs/>
          <w:color w:val="1F1F1F"/>
          <w:highlight w:val="white"/>
        </w:rPr>
        <w:t>an experience involving the apparent perception of something not present.</w:t>
      </w:r>
    </w:p>
    <w:p w14:paraId="0000021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pulsing light figure was not present. There were no such things as glowing blue people who would appear and reappear at will. </w:t>
      </w:r>
      <w:r>
        <w:rPr>
          <w:rFonts w:ascii="Times New Roman" w:eastAsia="Times New Roman" w:hAnsi="Times New Roman" w:cs="Times New Roman"/>
          <w:i/>
          <w:iCs/>
        </w:rPr>
        <w:t>Apparent perception.</w:t>
      </w:r>
      <w:r>
        <w:rPr>
          <w:rFonts w:ascii="Times New Roman" w:eastAsia="Times New Roman" w:hAnsi="Times New Roman" w:cs="Times New Roman"/>
        </w:rPr>
        <w:t xml:space="preserve"> Yes, it was my clear perception. I knew what I saw. It was an impossibility.</w:t>
      </w:r>
    </w:p>
    <w:p w14:paraId="0000021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concluded I wasn’t sane.</w:t>
      </w:r>
    </w:p>
    <w:p w14:paraId="0000021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Just when I had found friends and felt normal, things started to fall apart.</w:t>
      </w:r>
    </w:p>
    <w:p w14:paraId="0000021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kept it secret, like everything else. Nobody would understand. </w:t>
      </w:r>
      <w:r>
        <w:rPr>
          <w:rFonts w:ascii="Times New Roman" w:eastAsia="Times New Roman" w:hAnsi="Times New Roman" w:cs="Times New Roman"/>
          <w:i/>
          <w:iCs/>
        </w:rPr>
        <w:t>I</w:t>
      </w:r>
      <w:r>
        <w:rPr>
          <w:rFonts w:ascii="Times New Roman" w:eastAsia="Times New Roman" w:hAnsi="Times New Roman" w:cs="Times New Roman"/>
        </w:rPr>
        <w:t xml:space="preserve"> didn’t understand. I tried to push it all away, erase it from my perception, but the harder I pushed, the louder and brighter everything became. More dreams, more hallucinations. Eventually, I learned to live with it.</w:t>
      </w:r>
    </w:p>
    <w:p w14:paraId="0000022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I grew older, I eventually found other ways to drown the noise.</w:t>
      </w:r>
    </w:p>
    <w:p w14:paraId="00000221" w14:textId="77777777" w:rsidR="00847A31" w:rsidRDefault="00000000">
      <w:pPr>
        <w:rPr>
          <w:rFonts w:ascii="Times New Roman" w:eastAsia="Times New Roman" w:hAnsi="Times New Roman" w:cs="Times New Roman"/>
        </w:rPr>
      </w:pPr>
      <w:r>
        <w:br w:type="page"/>
      </w:r>
    </w:p>
    <w:p w14:paraId="00000222"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TOO MUCH</w:t>
      </w:r>
    </w:p>
    <w:p w14:paraId="0000022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All I wanted was to be normal. </w:t>
      </w:r>
      <w:r>
        <w:rPr>
          <w:rFonts w:ascii="Times New Roman" w:eastAsia="Times New Roman" w:hAnsi="Times New Roman" w:cs="Times New Roman"/>
          <w:i/>
          <w:iCs/>
        </w:rPr>
        <w:t>What is normal anyway?</w:t>
      </w:r>
      <w:r>
        <w:rPr>
          <w:rFonts w:ascii="Times New Roman" w:eastAsia="Times New Roman" w:hAnsi="Times New Roman" w:cs="Times New Roman"/>
        </w:rPr>
        <w:t xml:space="preserve"> Popularity, boyfriends. I told myself I didn’t care about those things. Average was fine with me. Fitting in, belonging somewhere, feeling wanted and needed. I did my best through high school. Laura was loyal, and we stayed friends until we both went off to college. After that, I never returned home, and Laura disappeared from my life.</w:t>
      </w:r>
    </w:p>
    <w:p w14:paraId="0000022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still managed to do well in school, despite my auditory and visual distractions. I read a lot, learning history and philosophy. Then I discovered quantum physics. Although I’d had some exposure in my regular physics class, I was drawn to quantum physics, and I was quite good at understanding even the most complex aspects. I immersed myself fully in the subject, while continuing to search for an explanation, and hopefully a way to alleviate the voices in my head. I kept my mind busy by filling my head with the noise of knowledge.</w:t>
      </w:r>
    </w:p>
    <w:p w14:paraId="0000022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also spent a lot of my time with </w:t>
      </w:r>
      <w:sdt>
        <w:sdtPr>
          <w:tag w:val="goog_rdk_31"/>
          <w:id w:val="1532447968"/>
        </w:sdtPr>
        <w:sdtContent>
          <w:commentRangeStart w:id="40"/>
        </w:sdtContent>
      </w:sdt>
      <w:r>
        <w:rPr>
          <w:rFonts w:ascii="Times New Roman" w:eastAsia="Times New Roman" w:hAnsi="Times New Roman" w:cs="Times New Roman"/>
        </w:rPr>
        <w:t>Laura</w:t>
      </w:r>
      <w:commentRangeEnd w:id="40"/>
      <w:r>
        <w:rPr>
          <w:rStyle w:val="CommentReference"/>
          <w:rFonts w:ascii="Times New Roman" w:eastAsia="Times New Roman" w:hAnsi="Times New Roman" w:cs="Times New Roman"/>
          <w:sz w:val="24"/>
          <w:szCs w:val="24"/>
        </w:rPr>
        <w:commentReference w:id="40"/>
      </w:r>
      <w:r>
        <w:rPr>
          <w:rFonts w:ascii="Times New Roman" w:eastAsia="Times New Roman" w:hAnsi="Times New Roman" w:cs="Times New Roman"/>
        </w:rPr>
        <w:t>. Sometimes we’d paint together, other times we’d study. My favorite moments were when we did nothing at all—just casual chitchat, often with laughter, always with connection. Occasionally, I’d join Laura’s friend group for a virtual hangout with some of the other kids. Of course, Laura had invited me. While those other kids were around when Laura was present, I didn’t really believe they were my friends. I knew they were just polite because of Laura. I didn’t care if they paid attention to me or not anyway. Their presence didn’t make a difference. Despite Laura’s friendship, I still felt lonely.</w:t>
      </w:r>
    </w:p>
    <w:p w14:paraId="0000022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Sometimes I would notice certain boys, but I wasn’t interested in any of them romantically. They seemed…boring…shallow. I kissed a boy once. Or rather, he kissed me. Out of the blue, without even asking. I felt nothing. Except disturbed. Everyone said my first kiss would be amazing. I expected red and instead got gray.</w:t>
      </w:r>
    </w:p>
    <w:p w14:paraId="0000022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Although I learned to sort of control the visions, I couldn’t stop the dreams. They would come, nearly every night. I would wander through them, always seeking and never finding. The dreams would always end with me on top of a hill or mountain, the people below praising me, and at the same time, begging me for something. Eventually, I changed my perspective, and the wandering in my dreams became a quest, as I tried to draw maps in my head and decipher where to go.</w:t>
      </w:r>
    </w:p>
    <w:p w14:paraId="0000022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My parents were just…there. They had separated during my junior year and were in their own worlds. I guessed my father had finally said, </w:t>
      </w:r>
      <w:r>
        <w:rPr>
          <w:rFonts w:ascii="Times New Roman" w:eastAsia="Times New Roman" w:hAnsi="Times New Roman" w:cs="Times New Roman"/>
          <w:i/>
          <w:iCs/>
        </w:rPr>
        <w:t>no, love</w:t>
      </w:r>
      <w:r>
        <w:rPr>
          <w:rFonts w:ascii="Times New Roman" w:eastAsia="Times New Roman" w:hAnsi="Times New Roman" w:cs="Times New Roman"/>
        </w:rPr>
        <w:t>. I felt my dad’s pain as well as my mother’s anger. I was free to choose where I wanted to live, so I moved in with my dad. I don’t know if my mother was upset. She never said anything. Of course, I would stay with her sometimes. I felt bad for her. She seemed lonely and angry all the time. Life with my father was peaceful, and he didn’t hover. I had complete freedom and hope for a normal life.</w:t>
      </w:r>
    </w:p>
    <w:p w14:paraId="00000229"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Normal.</w:t>
      </w:r>
    </w:p>
    <w:p w14:paraId="0000022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 my best.</w:t>
      </w:r>
    </w:p>
    <w:p w14:paraId="0000022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voices were my secret, and I found a way to quiet them by keeping my mind always active. The constant chatter in my head, my theories, my research, kept them away. Mostly. Occasionally, I would hear a word or two, especially if I let my emotions get the better of me, let my guard down, became weak. I would simply tell them to go away, and they usually did.</w:t>
      </w:r>
    </w:p>
    <w:p w14:paraId="0000022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felt hopeful during the last summer months of my senior year. The voices had been gone for a while, and I imagined myself settling into my room at college, meeting new interesting people, and taking classes that challenged me.</w:t>
      </w:r>
    </w:p>
    <w:p w14:paraId="0000022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Academically, I knew it wouldn’t be difficult, since it was the social year. The focus was on writing, research skills, and communication. The rest, the social aspect, as they called it, was </w:t>
      </w:r>
      <w:r>
        <w:rPr>
          <w:rFonts w:ascii="Times New Roman" w:eastAsia="Times New Roman" w:hAnsi="Times New Roman" w:cs="Times New Roman"/>
        </w:rPr>
        <w:lastRenderedPageBreak/>
        <w:t xml:space="preserve">frivolous. I knew most of the social year was lectures and virtual gatherings. Not many actual in-person meetings. I still wondered why it was called the social year when there was very little socialization. </w:t>
      </w:r>
      <w:sdt>
        <w:sdtPr>
          <w:tag w:val="goog_rdk_32"/>
          <w:id w:val="-1027239148"/>
        </w:sdtPr>
        <w:sdtContent>
          <w:commentRangeStart w:id="41"/>
        </w:sdtContent>
      </w:sdt>
      <w:r>
        <w:rPr>
          <w:rFonts w:ascii="Times New Roman" w:eastAsia="Times New Roman" w:hAnsi="Times New Roman" w:cs="Times New Roman"/>
        </w:rPr>
        <w:t>Maybe college used to be more social.</w:t>
      </w:r>
    </w:p>
    <w:p w14:paraId="0000022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All I hoped for was to make a friend or two.</w:t>
      </w:r>
    </w:p>
    <w:p w14:paraId="0000022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that the hallucinations would stay away</w:t>
      </w:r>
      <w:commentRangeEnd w:id="41"/>
      <w:r>
        <w:rPr>
          <w:rStyle w:val="CommentReference"/>
          <w:rFonts w:ascii="Times New Roman" w:eastAsia="Times New Roman" w:hAnsi="Times New Roman" w:cs="Times New Roman"/>
          <w:sz w:val="24"/>
          <w:szCs w:val="24"/>
        </w:rPr>
        <w:commentReference w:id="41"/>
      </w:r>
      <w:r>
        <w:rPr>
          <w:rFonts w:ascii="Times New Roman" w:eastAsia="Times New Roman" w:hAnsi="Times New Roman" w:cs="Times New Roman"/>
        </w:rPr>
        <w:t>.</w:t>
      </w:r>
    </w:p>
    <w:p w14:paraId="00000230"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23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parents said goodbye as I hopped into my taxi, just like all other parents around the country whose kids were off to college. We all traveled on the same day, and all stayed close to home. We lived in dormitories and had our own rooms, with a private kitchen and bathroom. I know in the past, sometimes 10 or more people had to share one bathroom at college. I couldn’t imagine so many people using the same bathroom.</w:t>
      </w:r>
    </w:p>
    <w:p w14:paraId="0000023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Most of the differences from the olden days made sense. We didn’t have entry exams or grade requirements; everyone enrolled in some sort of program. We didn’t have a choice. Some programs were more challenging than others. </w:t>
      </w:r>
      <w:commentRangeStart w:id="42"/>
      <w:r>
        <w:rPr>
          <w:rFonts w:ascii="Times New Roman" w:eastAsia="Times New Roman" w:hAnsi="Times New Roman" w:cs="Times New Roman"/>
        </w:rPr>
        <w:t>Of course, scientists, like me</w:t>
      </w:r>
      <w:commentRangeEnd w:id="42"/>
      <w:r w:rsidR="003C1BCC">
        <w:rPr>
          <w:rStyle w:val="CommentReference"/>
          <w:rFonts w:ascii="Times New Roman" w:eastAsia="Times New Roman" w:hAnsi="Times New Roman" w:cs="Times New Roman"/>
          <w:sz w:val="24"/>
          <w:szCs w:val="24"/>
        </w:rPr>
        <w:commentReference w:id="42"/>
      </w:r>
      <w:r>
        <w:rPr>
          <w:rFonts w:ascii="Times New Roman" w:eastAsia="Times New Roman" w:hAnsi="Times New Roman" w:cs="Times New Roman"/>
        </w:rPr>
        <w:t xml:space="preserve">, and other professionals deemed necessary, had to be qualified. But they also had programs for people who didn’t want to work. That I also didn’t understand. You have to learn how not to work? I guess I would find out what it all meant. The other difference was that the </w:t>
      </w:r>
      <w:commentRangeStart w:id="43"/>
      <w:r>
        <w:rPr>
          <w:rFonts w:ascii="Times New Roman" w:eastAsia="Times New Roman" w:hAnsi="Times New Roman" w:cs="Times New Roman"/>
        </w:rPr>
        <w:t xml:space="preserve">Leadership </w:t>
      </w:r>
      <w:commentRangeEnd w:id="43"/>
      <w:r w:rsidR="003C1BCC">
        <w:rPr>
          <w:rStyle w:val="CommentReference"/>
          <w:rFonts w:ascii="Times New Roman" w:eastAsia="Times New Roman" w:hAnsi="Times New Roman" w:cs="Times New Roman"/>
          <w:sz w:val="24"/>
          <w:szCs w:val="24"/>
        </w:rPr>
        <w:commentReference w:id="43"/>
      </w:r>
      <w:r>
        <w:rPr>
          <w:rFonts w:ascii="Times New Roman" w:eastAsia="Times New Roman" w:hAnsi="Times New Roman" w:cs="Times New Roman"/>
        </w:rPr>
        <w:t xml:space="preserve">encouraged a clean break from parents. You went to a school near your home, and your parents could visit at appropriate times. They were also not allowed to drop you off at school. The Leadership said it was </w:t>
      </w:r>
      <w:commentRangeStart w:id="44"/>
      <w:r>
        <w:rPr>
          <w:rFonts w:ascii="Times New Roman" w:eastAsia="Times New Roman" w:hAnsi="Times New Roman" w:cs="Times New Roman"/>
        </w:rPr>
        <w:t>healthier.</w:t>
      </w:r>
    </w:p>
    <w:p w14:paraId="0000023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We had to write down our </w:t>
      </w:r>
      <w:commentRangeEnd w:id="44"/>
      <w:r w:rsidR="003C1BCC">
        <w:rPr>
          <w:rStyle w:val="CommentReference"/>
          <w:rFonts w:ascii="Times New Roman" w:eastAsia="Times New Roman" w:hAnsi="Times New Roman" w:cs="Times New Roman"/>
          <w:sz w:val="24"/>
          <w:szCs w:val="24"/>
        </w:rPr>
        <w:commentReference w:id="44"/>
      </w:r>
      <w:r>
        <w:rPr>
          <w:rFonts w:ascii="Times New Roman" w:eastAsia="Times New Roman" w:hAnsi="Times New Roman" w:cs="Times New Roman"/>
        </w:rPr>
        <w:t>goals for the year. My official goal was communication. But privately, I had my personal goals—</w:t>
      </w:r>
      <w:commentRangeStart w:id="45"/>
      <w:r>
        <w:rPr>
          <w:rFonts w:ascii="Times New Roman" w:eastAsia="Times New Roman" w:hAnsi="Times New Roman" w:cs="Times New Roman"/>
        </w:rPr>
        <w:t>to make friends and fit in, and to better adapt to the world.</w:t>
      </w:r>
    </w:p>
    <w:p w14:paraId="0000023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was still desperate to belong. </w:t>
      </w:r>
      <w:commentRangeEnd w:id="45"/>
      <w:r w:rsidR="00B61AA7">
        <w:rPr>
          <w:rStyle w:val="CommentReference"/>
          <w:rFonts w:ascii="Times New Roman" w:eastAsia="Times New Roman" w:hAnsi="Times New Roman" w:cs="Times New Roman"/>
          <w:sz w:val="24"/>
          <w:szCs w:val="24"/>
        </w:rPr>
        <w:commentReference w:id="45"/>
      </w:r>
    </w:p>
    <w:p w14:paraId="00000235" w14:textId="77777777" w:rsidR="00847A31" w:rsidRDefault="00000000">
      <w:pPr>
        <w:spacing w:line="480" w:lineRule="auto"/>
        <w:ind w:firstLine="720"/>
        <w:rPr>
          <w:rFonts w:ascii="Times New Roman" w:eastAsia="Times New Roman" w:hAnsi="Times New Roman" w:cs="Times New Roman"/>
        </w:rPr>
      </w:pPr>
      <w:commentRangeStart w:id="46"/>
      <w:r>
        <w:rPr>
          <w:rFonts w:ascii="Times New Roman" w:eastAsia="Times New Roman" w:hAnsi="Times New Roman" w:cs="Times New Roman"/>
        </w:rPr>
        <w:lastRenderedPageBreak/>
        <w:t>My father hugged me, then my mother. Two different types of hugs. My mother looked at me with that same look on her face from a vague memory</w:t>
      </w:r>
      <w:commentRangeEnd w:id="46"/>
      <w:r w:rsidR="003C1BCC">
        <w:rPr>
          <w:rStyle w:val="CommentReference"/>
          <w:rFonts w:ascii="Times New Roman" w:eastAsia="Times New Roman" w:hAnsi="Times New Roman" w:cs="Times New Roman"/>
          <w:sz w:val="24"/>
          <w:szCs w:val="24"/>
        </w:rPr>
        <w:commentReference w:id="46"/>
      </w:r>
      <w:r>
        <w:rPr>
          <w:rFonts w:ascii="Times New Roman" w:eastAsia="Times New Roman" w:hAnsi="Times New Roman" w:cs="Times New Roman"/>
        </w:rPr>
        <w:t>. Or was it a dream?</w:t>
      </w:r>
      <w:commentRangeStart w:id="47"/>
      <w:r>
        <w:rPr>
          <w:rFonts w:ascii="Times New Roman" w:eastAsia="Times New Roman" w:hAnsi="Times New Roman" w:cs="Times New Roman"/>
        </w:rPr>
        <w:t xml:space="preserve"> I could see her face, looking out the window, while I was out in the meadow.</w:t>
      </w:r>
      <w:commentRangeEnd w:id="47"/>
      <w:r w:rsidR="003C1BCC">
        <w:rPr>
          <w:rStyle w:val="CommentReference"/>
          <w:rFonts w:ascii="Times New Roman" w:eastAsia="Times New Roman" w:hAnsi="Times New Roman" w:cs="Times New Roman"/>
          <w:sz w:val="24"/>
          <w:szCs w:val="24"/>
        </w:rPr>
        <w:commentReference w:id="47"/>
      </w:r>
      <w:r>
        <w:rPr>
          <w:rFonts w:ascii="Times New Roman" w:eastAsia="Times New Roman" w:hAnsi="Times New Roman" w:cs="Times New Roman"/>
        </w:rPr>
        <w:t xml:space="preserve"> </w:t>
      </w:r>
      <w:r>
        <w:rPr>
          <w:rFonts w:ascii="Times New Roman" w:eastAsia="Times New Roman" w:hAnsi="Times New Roman" w:cs="Times New Roman"/>
          <w:i/>
          <w:iCs/>
        </w:rPr>
        <w:t>Concern</w:t>
      </w:r>
      <w:r>
        <w:rPr>
          <w:rFonts w:ascii="Times New Roman" w:eastAsia="Times New Roman" w:hAnsi="Times New Roman" w:cs="Times New Roman"/>
        </w:rPr>
        <w:t xml:space="preserve">. I knew it didn’t mean she would worry about me. I felt it meant that she could no longer control the choices I would make. Not that she’d made any decisions for me the last few years. She’d been mostly absent, especially the last year. We never talked whenever I spent time with her at her house. And when we did, she always asked the same questions. </w:t>
      </w:r>
      <w:r>
        <w:rPr>
          <w:rFonts w:ascii="Times New Roman" w:eastAsia="Times New Roman" w:hAnsi="Times New Roman" w:cs="Times New Roman"/>
          <w:i/>
          <w:iCs/>
        </w:rPr>
        <w:t>What was I planning to do with my future? Who were my friends? How am I sleeping?</w:t>
      </w:r>
      <w:r>
        <w:rPr>
          <w:rFonts w:ascii="Times New Roman" w:eastAsia="Times New Roman" w:hAnsi="Times New Roman" w:cs="Times New Roman"/>
        </w:rPr>
        <w:t xml:space="preserve"> An endless stream of questions that felt like an interrogation. Science, many friends, great sleep, I usually replied. She never delved too deep, and I was grateful for that.</w:t>
      </w:r>
    </w:p>
    <w:p w14:paraId="0000023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“I’ll be fine,” I said, trying to ease her worry.</w:t>
      </w:r>
    </w:p>
    <w:p w14:paraId="0000023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last thing I wanted was a hovering mother as I made my escape to freedom.</w:t>
      </w:r>
    </w:p>
    <w:p w14:paraId="0000023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“Don’t be a stranger,” she replied.</w:t>
      </w:r>
    </w:p>
    <w:p w14:paraId="0000023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Don’t be a stranger?</w:t>
      </w:r>
      <w:r>
        <w:rPr>
          <w:rFonts w:ascii="Times New Roman" w:eastAsia="Times New Roman" w:hAnsi="Times New Roman" w:cs="Times New Roman"/>
        </w:rPr>
        <w:t xml:space="preserve"> What kind of parent says that? It seemed odd. </w:t>
      </w:r>
      <w:commentRangeStart w:id="48"/>
      <w:r>
        <w:rPr>
          <w:rFonts w:ascii="Times New Roman" w:eastAsia="Times New Roman" w:hAnsi="Times New Roman" w:cs="Times New Roman"/>
        </w:rPr>
        <w:t>Later, when she came to visit me at school once</w:t>
      </w:r>
      <w:commentRangeEnd w:id="48"/>
      <w:r w:rsidR="00981C81">
        <w:rPr>
          <w:rStyle w:val="CommentReference"/>
          <w:rFonts w:ascii="Times New Roman" w:eastAsia="Times New Roman" w:hAnsi="Times New Roman" w:cs="Times New Roman"/>
          <w:sz w:val="24"/>
          <w:szCs w:val="24"/>
        </w:rPr>
        <w:commentReference w:id="48"/>
      </w:r>
      <w:r>
        <w:rPr>
          <w:rFonts w:ascii="Times New Roman" w:eastAsia="Times New Roman" w:hAnsi="Times New Roman" w:cs="Times New Roman"/>
        </w:rPr>
        <w:t>, I understood that I’d always been a stranger. We never really connected, and her judgment was always felt.</w:t>
      </w:r>
    </w:p>
    <w:p w14:paraId="0000023A" w14:textId="77777777" w:rsidR="00847A31" w:rsidRDefault="00000000">
      <w:pPr>
        <w:rPr>
          <w:rFonts w:ascii="Times New Roman" w:eastAsia="Times New Roman" w:hAnsi="Times New Roman" w:cs="Times New Roman"/>
        </w:rPr>
      </w:pPr>
      <w:r>
        <w:br w:type="page"/>
      </w:r>
    </w:p>
    <w:p w14:paraId="0000023B"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EXPANSION &amp; LOVE</w:t>
      </w:r>
    </w:p>
    <w:p w14:paraId="0000023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By the time I went to college, there were few real professions left. Even science procedures had changed. At school, I’d heard we gathered knowledge all with the help of AI. </w:t>
      </w:r>
      <w:commentRangeStart w:id="49"/>
      <w:r>
        <w:rPr>
          <w:rFonts w:ascii="Times New Roman" w:eastAsia="Times New Roman" w:hAnsi="Times New Roman" w:cs="Times New Roman"/>
        </w:rPr>
        <w:t xml:space="preserve">Everything we learned. </w:t>
      </w:r>
      <w:commentRangeEnd w:id="49"/>
      <w:r w:rsidR="00B61AA7">
        <w:rPr>
          <w:rStyle w:val="CommentReference"/>
          <w:rFonts w:ascii="Times New Roman" w:eastAsia="Times New Roman" w:hAnsi="Times New Roman" w:cs="Times New Roman"/>
          <w:sz w:val="24"/>
          <w:szCs w:val="24"/>
        </w:rPr>
        <w:commentReference w:id="49"/>
      </w:r>
      <w:r>
        <w:rPr>
          <w:rFonts w:ascii="Times New Roman" w:eastAsia="Times New Roman" w:hAnsi="Times New Roman" w:cs="Times New Roman"/>
        </w:rPr>
        <w:t xml:space="preserve">Once we graduated, we’d use AI in our jobs, not only for research, but also as an integral part of our work. </w:t>
      </w:r>
      <w:r w:rsidRPr="00B61AA7">
        <w:rPr>
          <w:rFonts w:ascii="Times New Roman" w:eastAsia="Times New Roman" w:hAnsi="Times New Roman" w:cs="Times New Roman"/>
        </w:rPr>
        <w:t>We relied on the programming to calculate and create hypotheses.</w:t>
      </w:r>
      <w:r>
        <w:rPr>
          <w:rFonts w:ascii="Times New Roman" w:eastAsia="Times New Roman" w:hAnsi="Times New Roman" w:cs="Times New Roman"/>
        </w:rPr>
        <w:t xml:space="preserve"> All we had to do was input information, the AI processed it, and we checked it for accuracy. We were glorified proofers. At least we still used some of our brain power—we had to know the correct answer. But it was mostly memorized. And if we were stumped, we just asked another machine. Improving the machines, we advanced science more quickly than just using our human minds. T</w:t>
      </w:r>
      <w:commentRangeStart w:id="50"/>
      <w:r>
        <w:rPr>
          <w:rFonts w:ascii="Times New Roman" w:eastAsia="Times New Roman" w:hAnsi="Times New Roman" w:cs="Times New Roman"/>
        </w:rPr>
        <w:t>he machines worked faster and were more accurate than any human. They needed to evolve so that we, as humans, could continue to evolve. That’s what I was told, anyway.</w:t>
      </w:r>
      <w:commentRangeEnd w:id="50"/>
      <w:r w:rsidR="00853F29">
        <w:rPr>
          <w:rStyle w:val="CommentReference"/>
          <w:rFonts w:ascii="Times New Roman" w:eastAsia="Times New Roman" w:hAnsi="Times New Roman" w:cs="Times New Roman"/>
          <w:sz w:val="24"/>
          <w:szCs w:val="24"/>
        </w:rPr>
        <w:commentReference w:id="50"/>
      </w:r>
    </w:p>
    <w:p w14:paraId="0000023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read that many years ago, college was more rigorous and took years longer. We were told we were lucky that we didn’t have to go to school for so long. We’d have more time to enjoy our lives. </w:t>
      </w:r>
      <w:r>
        <w:rPr>
          <w:rFonts w:ascii="Times New Roman" w:eastAsia="Times New Roman" w:hAnsi="Times New Roman" w:cs="Times New Roman"/>
          <w:i/>
          <w:iCs/>
        </w:rPr>
        <w:t>Enjoy how?</w:t>
      </w:r>
      <w:r>
        <w:rPr>
          <w:rFonts w:ascii="Times New Roman" w:eastAsia="Times New Roman" w:hAnsi="Times New Roman" w:cs="Times New Roman"/>
        </w:rPr>
        <w:t xml:space="preserve"> I wanted to spend more time in school; I was eager to learn. By the time I went to college, students lived only one year in the </w:t>
      </w:r>
      <w:commentRangeStart w:id="51"/>
      <w:r>
        <w:rPr>
          <w:rFonts w:ascii="Times New Roman" w:eastAsia="Times New Roman" w:hAnsi="Times New Roman" w:cs="Times New Roman"/>
        </w:rPr>
        <w:t xml:space="preserve">communal dorm. Our second year </w:t>
      </w:r>
      <w:commentRangeEnd w:id="51"/>
      <w:r w:rsidR="00853F29">
        <w:rPr>
          <w:rStyle w:val="CommentReference"/>
          <w:rFonts w:ascii="Times New Roman" w:eastAsia="Times New Roman" w:hAnsi="Times New Roman" w:cs="Times New Roman"/>
          <w:sz w:val="24"/>
          <w:szCs w:val="24"/>
        </w:rPr>
        <w:commentReference w:id="51"/>
      </w:r>
      <w:r>
        <w:rPr>
          <w:rFonts w:ascii="Times New Roman" w:eastAsia="Times New Roman" w:hAnsi="Times New Roman" w:cs="Times New Roman"/>
        </w:rPr>
        <w:t>was when we focused on our chosen specialty. Although we couldn’t choose the main specialty, we were allowed to choose a sub-specialty. Based on my aptitude test, I was thankfully assigned Science and then chose the sub-specialty of Physics. I wondered what I would have done if I hadn’t been placed in science. I’d heard about others who wanted to study science but were placed in security. They were unhappy, but they had to do what they were told. They didn’t have a choice. After all, the AI knew best.</w:t>
      </w:r>
    </w:p>
    <w:p w14:paraId="0000023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During </w:t>
      </w:r>
      <w:commentRangeStart w:id="52"/>
      <w:r>
        <w:rPr>
          <w:rFonts w:ascii="Times New Roman" w:eastAsia="Times New Roman" w:hAnsi="Times New Roman" w:cs="Times New Roman"/>
        </w:rPr>
        <w:t>our social year</w:t>
      </w:r>
      <w:commentRangeEnd w:id="52"/>
      <w:r w:rsidR="00853F29">
        <w:rPr>
          <w:rStyle w:val="CommentReference"/>
          <w:rFonts w:ascii="Times New Roman" w:eastAsia="Times New Roman" w:hAnsi="Times New Roman" w:cs="Times New Roman"/>
          <w:sz w:val="24"/>
          <w:szCs w:val="24"/>
        </w:rPr>
        <w:commentReference w:id="52"/>
      </w:r>
      <w:r>
        <w:rPr>
          <w:rFonts w:ascii="Times New Roman" w:eastAsia="Times New Roman" w:hAnsi="Times New Roman" w:cs="Times New Roman"/>
        </w:rPr>
        <w:t>, we learned how to interact with others, as well as learn research and writing, along with basic AI training skills. The government said that since most kids didn’t have enough socialization growing up, because of virtual school, they needed to learn how to socialize. There was actually very little socializing. Most of the time, we attended in-person seminars to watch films emphasizing the importance of our technology and the greatness of our country’s leaders.</w:t>
      </w:r>
    </w:p>
    <w:p w14:paraId="0000023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remember only some of the films. They seemed overly dramatic, emphasizing how we couldn’t survive without technology and its importance to our existence. One particular film made me uncomfortable—although I never told anyone how I felt. Dissent meant you were an “agitator.”</w:t>
      </w:r>
    </w:p>
    <w:p w14:paraId="0000024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film started with our Leader, </w:t>
      </w:r>
      <w:commentRangeStart w:id="53"/>
      <w:r>
        <w:rPr>
          <w:rFonts w:ascii="Times New Roman" w:eastAsia="Times New Roman" w:hAnsi="Times New Roman" w:cs="Times New Roman"/>
        </w:rPr>
        <w:t>CEO Troy</w:t>
      </w:r>
      <w:commentRangeEnd w:id="53"/>
      <w:r w:rsidR="00034FF8">
        <w:rPr>
          <w:rStyle w:val="CommentReference"/>
          <w:rFonts w:ascii="Times New Roman" w:eastAsia="Times New Roman" w:hAnsi="Times New Roman" w:cs="Times New Roman"/>
          <w:sz w:val="24"/>
          <w:szCs w:val="24"/>
        </w:rPr>
        <w:commentReference w:id="53"/>
      </w:r>
      <w:r>
        <w:rPr>
          <w:rFonts w:ascii="Times New Roman" w:eastAsia="Times New Roman" w:hAnsi="Times New Roman" w:cs="Times New Roman"/>
        </w:rPr>
        <w:t xml:space="preserve">, talking about the progress we’d made in our country since the climate crisis. He was casually dressed in a plain blue polo and blue pants, with an unnerving smile on his face. It didn’t seem real. </w:t>
      </w:r>
    </w:p>
    <w:p w14:paraId="00000241" w14:textId="77777777" w:rsidR="00847A31" w:rsidRDefault="00000000">
      <w:pPr>
        <w:spacing w:line="480" w:lineRule="auto"/>
        <w:ind w:left="720" w:right="720"/>
        <w:rPr>
          <w:rFonts w:ascii="Times New Roman" w:eastAsia="Times New Roman" w:hAnsi="Times New Roman" w:cs="Times New Roman"/>
          <w:i/>
          <w:iCs/>
        </w:rPr>
      </w:pPr>
      <w:r>
        <w:rPr>
          <w:rFonts w:ascii="Times New Roman" w:eastAsia="Times New Roman" w:hAnsi="Times New Roman" w:cs="Times New Roman"/>
          <w:i/>
          <w:iCs/>
        </w:rPr>
        <w:t>This is a great country. We’ve survived the unthinkable because of the dedication and hard work of everyone before you. We focused on the science. We built a team to lead the country through the crisis, ensuring that everyone followed the same plan, the same ideas. We knew we could only succeed if everyone was on the same page. Thanks to our advances in AI, we were able to solve many problems. Water is recycled. Our air is purified. All because AI made great discoveries. With cooperation and agreement from all of you, we can continue to work with AI to solve any problem that arises in the future. Your skills and your knowledge will further advance the necessity that we call Artificial Intelligence.</w:t>
      </w:r>
    </w:p>
    <w:p w14:paraId="0000024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so on.</w:t>
      </w:r>
    </w:p>
    <w:p w14:paraId="00000243" w14:textId="77777777" w:rsidR="00847A31" w:rsidRDefault="00000000">
      <w:pPr>
        <w:spacing w:line="480" w:lineRule="auto"/>
        <w:ind w:firstLine="720"/>
        <w:rPr>
          <w:rFonts w:ascii="Times New Roman" w:eastAsia="Times New Roman" w:hAnsi="Times New Roman" w:cs="Times New Roman"/>
        </w:rPr>
      </w:pPr>
      <w:commentRangeStart w:id="54"/>
      <w:r>
        <w:rPr>
          <w:rFonts w:ascii="Times New Roman" w:eastAsia="Times New Roman" w:hAnsi="Times New Roman" w:cs="Times New Roman"/>
        </w:rPr>
        <w:lastRenderedPageBreak/>
        <w:t>His English was atrocious.</w:t>
      </w:r>
      <w:commentRangeEnd w:id="54"/>
      <w:r w:rsidR="00034FF8">
        <w:rPr>
          <w:rStyle w:val="CommentReference"/>
          <w:rFonts w:ascii="Times New Roman" w:eastAsia="Times New Roman" w:hAnsi="Times New Roman" w:cs="Times New Roman"/>
          <w:sz w:val="24"/>
          <w:szCs w:val="24"/>
        </w:rPr>
        <w:commentReference w:id="54"/>
      </w:r>
    </w:p>
    <w:p w14:paraId="0000024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parents had made a different choice by sending me to a real school, plus they encouraged me to read instead of watching stories. I guess that’s where I learned to speak and write in longer sentences. Most people texted abbreviated messages to each other or simply sent emojis. I learned this also, but I knew how to communicate clearly. It seemed the social year was more about learning to appreciate our government, to follow the rules of society, and to fit in. Another failure for me. But I played along.</w:t>
      </w:r>
    </w:p>
    <w:p w14:paraId="0000024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My parents said that I was lucky, lucky to attend an actual school. I hadn’t felt that way. </w:t>
      </w:r>
      <w:commentRangeStart w:id="55"/>
      <w:r>
        <w:rPr>
          <w:rFonts w:ascii="Times New Roman" w:eastAsia="Times New Roman" w:hAnsi="Times New Roman" w:cs="Times New Roman"/>
        </w:rPr>
        <w:t>It would’ve made childhood easier, not having to interact with others and keeping my “strange” side to myself, if I had gone to virtual school.</w:t>
      </w:r>
      <w:commentRangeEnd w:id="55"/>
      <w:r w:rsidR="00853F29">
        <w:rPr>
          <w:rStyle w:val="CommentReference"/>
          <w:rFonts w:ascii="Times New Roman" w:eastAsia="Times New Roman" w:hAnsi="Times New Roman" w:cs="Times New Roman"/>
          <w:sz w:val="24"/>
          <w:szCs w:val="24"/>
        </w:rPr>
        <w:commentReference w:id="55"/>
      </w:r>
    </w:p>
    <w:p w14:paraId="00000246"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24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my social year of college, I fell in love. He was quirky and different from other men. While most people kept to themselves, except for the school-organized “social” functions, which were mandatory, he was always smiling and talking to people. He reminded me of Laura, offbeat, but liked by all the “normal” people. He carried a friendly energy and seemed to genuinely enjoy people. He treated everyone with kindness.</w:t>
      </w:r>
    </w:p>
    <w:p w14:paraId="0000024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Maybe I should be more like Laura.</w:t>
      </w:r>
    </w:p>
    <w:p w14:paraId="0000024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I couldn’t. I wouldn’t feel normal. I wasn’t normal. And I wasn’t good at pretending to be normal. I was only good at hiding my dark side.</w:t>
      </w:r>
    </w:p>
    <w:p w14:paraId="0000024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meet him at a school event. I’d gone to get a coffee instead of having it delivered. I needed some air after a night of little sleep, trying to solve puzzles in my dreams. It was too much. The dreams and hallucinations had returned, and they were relentless. It was hard enough keeping the voices and visions away during the day, and I was exhausted.</w:t>
      </w:r>
    </w:p>
    <w:p w14:paraId="0000024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walked into the coffee shop that morning, noticing him immediately. He was smiling at nobody, just sitting at the counter, staring into the air. He was the only one in the mostly empty coffee shop not looking at his device. His hair was short and dark brown, and he had an unruly beard. He was dressed in ratty jeans, despite the warm day, and a vintage t-shirt of someone called Pink Floyd. I had no idea who that was. He completed the outfit with rainbow-colored flip-flops. While dress codes were not mandatory anywhere, the flip-flops were unique. Perhaps they were vintage too. I also noticed he had a small mole on his neck. Unusual. Most people had those removed.</w:t>
      </w:r>
    </w:p>
    <w:p w14:paraId="0000024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wonder why he kept it.</w:t>
      </w:r>
    </w:p>
    <w:p w14:paraId="0000024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was deep in thought, still staring at the mole, when I felt his eyes on me. He was still smiling. I quickly turned away, pretending to look at my </w:t>
      </w:r>
      <w:commentRangeStart w:id="56"/>
      <w:r>
        <w:rPr>
          <w:rFonts w:ascii="Times New Roman" w:eastAsia="Times New Roman" w:hAnsi="Times New Roman" w:cs="Times New Roman"/>
        </w:rPr>
        <w:t>device</w:t>
      </w:r>
      <w:commentRangeEnd w:id="56"/>
      <w:r w:rsidR="00853F29">
        <w:rPr>
          <w:rStyle w:val="CommentReference"/>
          <w:rFonts w:ascii="Times New Roman" w:eastAsia="Times New Roman" w:hAnsi="Times New Roman" w:cs="Times New Roman"/>
          <w:sz w:val="24"/>
          <w:szCs w:val="24"/>
        </w:rPr>
        <w:commentReference w:id="56"/>
      </w:r>
      <w:r>
        <w:rPr>
          <w:rFonts w:ascii="Times New Roman" w:eastAsia="Times New Roman" w:hAnsi="Times New Roman" w:cs="Times New Roman"/>
        </w:rPr>
        <w:t>. I could sense his curiosity.</w:t>
      </w:r>
    </w:p>
    <w:p w14:paraId="0000024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“Hi,” he called out.</w:t>
      </w:r>
    </w:p>
    <w:p w14:paraId="0000024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he was talking to me. I pretended not to hear him and started to walk toward the door.</w:t>
      </w:r>
    </w:p>
    <w:p w14:paraId="0000025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“Wait,” he said, touching my back, even though touching anyone without consent was not appropriate.</w:t>
      </w:r>
    </w:p>
    <w:p w14:paraId="0000025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was an electric jolt. I didn’t quite understand where it had come from at first. </w:t>
      </w:r>
      <w:commentRangeStart w:id="57"/>
      <w:r>
        <w:rPr>
          <w:rFonts w:ascii="Times New Roman" w:eastAsia="Times New Roman" w:hAnsi="Times New Roman" w:cs="Times New Roman"/>
        </w:rPr>
        <w:t xml:space="preserve">I turned around quickly and came face-to-face with one of the most beautiful humans I had ever met. </w:t>
      </w:r>
      <w:commentRangeEnd w:id="57"/>
      <w:r w:rsidR="00853F29">
        <w:rPr>
          <w:rStyle w:val="CommentReference"/>
          <w:rFonts w:ascii="Times New Roman" w:eastAsia="Times New Roman" w:hAnsi="Times New Roman" w:cs="Times New Roman"/>
          <w:sz w:val="24"/>
          <w:szCs w:val="24"/>
        </w:rPr>
        <w:commentReference w:id="57"/>
      </w:r>
      <w:r>
        <w:rPr>
          <w:rFonts w:ascii="Times New Roman" w:eastAsia="Times New Roman" w:hAnsi="Times New Roman" w:cs="Times New Roman"/>
        </w:rPr>
        <w:t xml:space="preserve">I could see it in his eyes. They were blue and reminded me of some sort of gem, something I’d seen somewhere before. Sapphire? Topaz? His eyes drew me in completely. I couldn’t place it. While I knew nothing about energy, I felt connected to him, as if I had known him before. </w:t>
      </w:r>
    </w:p>
    <w:p w14:paraId="0000025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sorry. I didn’t…mean to stare…I was just…leaving,” I said, tripping over my words.</w:t>
      </w:r>
    </w:p>
    <w:p w14:paraId="0000025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Impossibly, his smile widened. My words were frozen.</w:t>
      </w:r>
    </w:p>
    <w:p w14:paraId="0000025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“Oh, I didn’t notice anything. I just saw you staring into space, and you have such a beautiful energy,” he said.</w:t>
      </w:r>
    </w:p>
    <w:p w14:paraId="0000025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He noticed it too.</w:t>
      </w:r>
      <w:r>
        <w:rPr>
          <w:rFonts w:ascii="Times New Roman" w:eastAsia="Times New Roman" w:hAnsi="Times New Roman" w:cs="Times New Roman"/>
        </w:rPr>
        <w:t xml:space="preserve"> The energy between us was like nothing I’d ever experienced.</w:t>
      </w:r>
    </w:p>
    <w:p w14:paraId="00000256" w14:textId="77777777" w:rsidR="00847A31" w:rsidRDefault="00000000">
      <w:pPr>
        <w:spacing w:line="480" w:lineRule="auto"/>
        <w:rPr>
          <w:rFonts w:ascii="Times New Roman" w:eastAsia="Times New Roman" w:hAnsi="Times New Roman" w:cs="Times New Roman"/>
        </w:rPr>
      </w:pPr>
      <w:r>
        <w:br w:type="page"/>
      </w:r>
    </w:p>
    <w:p w14:paraId="00000257"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CONTRACTION &amp; LOSS</w:t>
      </w:r>
    </w:p>
    <w:p w14:paraId="0000025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all happened very quickly, probably too quickly. Liam and I spent every free minute together. While everyone was talking to their dates on their devices, we were eating, sleeping, and making love. He was my first. Of course, I’d explored on my own. We were encouraged to “self-satisfy” or have virtual sex. Real sex was discouraged, but not unheard of. </w:t>
      </w:r>
      <w:r>
        <w:rPr>
          <w:rFonts w:ascii="Times New Roman" w:eastAsia="Times New Roman" w:hAnsi="Times New Roman" w:cs="Times New Roman"/>
          <w:i/>
          <w:iCs/>
        </w:rPr>
        <w:t>Why?</w:t>
      </w:r>
      <w:r>
        <w:rPr>
          <w:rFonts w:ascii="Times New Roman" w:eastAsia="Times New Roman" w:hAnsi="Times New Roman" w:cs="Times New Roman"/>
        </w:rPr>
        <w:t xml:space="preserve"> I wasn’t even sure. Maybe because of the past, when people didn’t go out as much. Because of the domes and heat. Or maybe it was because of the pandemic that happened during the climate crisis. Whatever the reasons, most couples did not always touch skin to skin.</w:t>
      </w:r>
    </w:p>
    <w:p w14:paraId="0000025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had no idea what they were missing.</w:t>
      </w:r>
    </w:p>
    <w:p w14:paraId="0000025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Perhaps the physical energy between people was too much to handle. It creates a bond, a deep connection, making love with someone in real life. For me, it was as if I were awakened from a deep sleep. I was suddenly more aware of what was happening around me. If I’d been a daily device user, I would’ve ignored it, put it away, turned it off. Perhaps love and physical connection make everything matter. Humanity. Art. Love. </w:t>
      </w:r>
      <w:r>
        <w:rPr>
          <w:rFonts w:ascii="Times New Roman" w:eastAsia="Times New Roman" w:hAnsi="Times New Roman" w:cs="Times New Roman"/>
          <w:i/>
          <w:iCs/>
        </w:rPr>
        <w:t>Connection brings awareness</w:t>
      </w:r>
      <w:r>
        <w:rPr>
          <w:rFonts w:ascii="Times New Roman" w:eastAsia="Times New Roman" w:hAnsi="Times New Roman" w:cs="Times New Roman"/>
        </w:rPr>
        <w:t>, I told myself.</w:t>
      </w:r>
    </w:p>
    <w:p w14:paraId="0000025B" w14:textId="77777777" w:rsidR="00847A31" w:rsidRDefault="00000000">
      <w:pPr>
        <w:spacing w:line="480" w:lineRule="auto"/>
        <w:ind w:firstLine="720"/>
        <w:rPr>
          <w:rFonts w:ascii="Times New Roman" w:eastAsia="Times New Roman" w:hAnsi="Times New Roman" w:cs="Times New Roman"/>
        </w:rPr>
      </w:pPr>
      <w:commentRangeStart w:id="58"/>
      <w:r>
        <w:rPr>
          <w:rFonts w:ascii="Times New Roman" w:eastAsia="Times New Roman" w:hAnsi="Times New Roman" w:cs="Times New Roman"/>
        </w:rPr>
        <w:t>Most importantly, the dreams and hallucinations disappeared.</w:t>
      </w:r>
      <w:commentRangeEnd w:id="58"/>
      <w:r w:rsidR="007732B5">
        <w:rPr>
          <w:rStyle w:val="CommentReference"/>
          <w:rFonts w:ascii="Times New Roman" w:eastAsia="Times New Roman" w:hAnsi="Times New Roman" w:cs="Times New Roman"/>
          <w:sz w:val="24"/>
          <w:szCs w:val="24"/>
        </w:rPr>
        <w:commentReference w:id="58"/>
      </w:r>
      <w:r>
        <w:rPr>
          <w:rFonts w:ascii="Times New Roman" w:eastAsia="Times New Roman" w:hAnsi="Times New Roman" w:cs="Times New Roman"/>
        </w:rPr>
        <w:t xml:space="preserve"> Gone. Not even a whimper. Maybe love kept them away. I didn’t even care why. I was relieved that they were gone. I felt free, and for the first time, normal. No, I felt better than normal. To be in love, to feel joy, to feel whole. I often imagined this is what it was like before my memories were erased. The feeling of joy that enveloped me when the tiny bits of wispy memories surfaced had to be from my forgotten childhood. Because every other memory gave me little pleasure. </w:t>
      </w:r>
    </w:p>
    <w:p w14:paraId="0000025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Liam encouraged me to paint, something I hadn’t done since I was a teen. He told me I was “exceptionally talented,” which I didn’t completely believe. He was biased, of course. </w:t>
      </w:r>
      <w:r>
        <w:rPr>
          <w:rFonts w:ascii="Times New Roman" w:eastAsia="Times New Roman" w:hAnsi="Times New Roman" w:cs="Times New Roman"/>
        </w:rPr>
        <w:lastRenderedPageBreak/>
        <w:t xml:space="preserve">Creation was bliss—I wished art could have been my specialty. However, that wasn’t an option. AI creates art, and human creations are imitations of that art. That’s what our leaders said. That didn’t sound right to me. Wasn’t AI created by humans? Did we not train it to paint? Things were very topsy-turvy. I knew it could only be a hobby for me, something to indulge in after I’d established my career. Imagine the life of an artist. It would help so many be happy, those lonely people I saw, depressed and feeling like something was missing. I was once like them. </w:t>
      </w:r>
    </w:p>
    <w:p w14:paraId="0000025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Liam and I talked about a future together, going on adventures, maybe taking a trip outside the city. We even looked at apartments, although we couldn’t choose one our first year at work, we could enter the lottery and choose our own later.</w:t>
      </w:r>
    </w:p>
    <w:p w14:paraId="0000025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Magical. Beautiful. Love was the meaning of life.</w:t>
      </w:r>
    </w:p>
    <w:p w14:paraId="0000025F"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26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Like everything else in my life, our relationship collapsed sooner than expected. The pain was as deep as the love. My heart was broken. A very deep loss that made me doubt my recovery. I know it was difficult for him also, but he was the one who left me. He was the one who questioned my ability to open up, to share more of myself. I couldn’t. I tried, but eventually I had to stop trying.</w:t>
      </w:r>
    </w:p>
    <w:p w14:paraId="0000026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 no choice.</w:t>
      </w:r>
    </w:p>
    <w:p w14:paraId="0000026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voices came back. They’d grown in intensity, and the dreams had continued to haunt me at night. I would talk in my sleep, and in the morning, Liam would ask me about my dreams. He said I was distressed and calling out for someone.</w:t>
      </w:r>
    </w:p>
    <w:p w14:paraId="0000026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“Who?” I asked him.</w:t>
      </w:r>
    </w:p>
    <w:p w14:paraId="0000026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was nobody else that I’d ever loved and nobody else I would call out for in my sleep.</w:t>
      </w:r>
    </w:p>
    <w:p w14:paraId="0000026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don’t know. You kept saying the word ‘blue,’ but I’ve never heard of anyone named blue,” he replied, tenderly touching my cheek.</w:t>
      </w:r>
    </w:p>
    <w:p w14:paraId="00000266"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don’t know anyone named Blue. Blue? What an odd name.</w:t>
      </w:r>
    </w:p>
    <w:p w14:paraId="0000026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dreams had been the same as always: the mazes, the tunnels, and the people. I didn’t recognize anyone. Nobody named Blue.</w:t>
      </w:r>
    </w:p>
    <w:p w14:paraId="0000026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don’t know anyone named Blue.” I shook my head and left the room.</w:t>
      </w:r>
    </w:p>
    <w:p w14:paraId="0000026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want to tell him. I didn’t want him to know about the voices.</w:t>
      </w:r>
    </w:p>
    <w:p w14:paraId="0000026A"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26B" w14:textId="77777777" w:rsidR="00847A31" w:rsidRDefault="00000000">
      <w:pPr>
        <w:spacing w:line="480" w:lineRule="auto"/>
        <w:ind w:firstLine="720"/>
        <w:rPr>
          <w:rFonts w:ascii="Times New Roman" w:eastAsia="Times New Roman" w:hAnsi="Times New Roman" w:cs="Times New Roman"/>
        </w:rPr>
      </w:pPr>
      <w:commentRangeStart w:id="59"/>
      <w:r>
        <w:rPr>
          <w:rFonts w:ascii="Times New Roman" w:eastAsia="Times New Roman" w:hAnsi="Times New Roman" w:cs="Times New Roman"/>
        </w:rPr>
        <w:t>This went on for a while. Liam suggested medication</w:t>
      </w:r>
      <w:commentRangeEnd w:id="59"/>
      <w:r w:rsidR="007732B5">
        <w:rPr>
          <w:rStyle w:val="CommentReference"/>
          <w:rFonts w:ascii="Times New Roman" w:eastAsia="Times New Roman" w:hAnsi="Times New Roman" w:cs="Times New Roman"/>
          <w:sz w:val="24"/>
          <w:szCs w:val="24"/>
        </w:rPr>
        <w:commentReference w:id="59"/>
      </w:r>
      <w:r>
        <w:rPr>
          <w:rFonts w:ascii="Times New Roman" w:eastAsia="Times New Roman" w:hAnsi="Times New Roman" w:cs="Times New Roman"/>
        </w:rPr>
        <w:t>.</w:t>
      </w:r>
    </w:p>
    <w:p w14:paraId="0000026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Instead, I closed him off entirely.</w:t>
      </w:r>
    </w:p>
    <w:p w14:paraId="0000026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Eventually, he said it felt like I wasn’t there most of the time, as if I’d cut off my emotions, my beautiful energy.</w:t>
      </w:r>
    </w:p>
    <w:p w14:paraId="0000026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Beautiful energy.</w:t>
      </w:r>
      <w:r>
        <w:rPr>
          <w:rFonts w:ascii="Times New Roman" w:eastAsia="Times New Roman" w:hAnsi="Times New Roman" w:cs="Times New Roman"/>
        </w:rPr>
        <w:t xml:space="preserve"> If he only knew…</w:t>
      </w:r>
    </w:p>
    <w:p w14:paraId="0000026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desperately wanted to get in, find my soul, he said, but something was preventing it.</w:t>
      </w:r>
    </w:p>
    <w:p w14:paraId="0000027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Yes, I was preventing it.</w:t>
      </w:r>
      <w:r>
        <w:rPr>
          <w:rFonts w:ascii="Times New Roman" w:eastAsia="Times New Roman" w:hAnsi="Times New Roman" w:cs="Times New Roman"/>
        </w:rPr>
        <w:t xml:space="preserve"> Had I let him in completely, he would have learned about the voices. Then what? I was sure he would’ve understood. Nobody would.</w:t>
      </w:r>
    </w:p>
    <w:p w14:paraId="0000027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finally left— to where I didn’t know. And I let him go. It was safer just to let him walk away.</w:t>
      </w:r>
    </w:p>
    <w:p w14:paraId="0000027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felt sorrow after his departure. I loved him, I knew I did. I felt less lonely when I was with him, although part of me still felt alone. In my dreams and visions, there was no room for him. It was a loneliness that never went away.</w:t>
      </w:r>
    </w:p>
    <w:p w14:paraId="0000027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Who was he to me?</w:t>
      </w:r>
      <w:r>
        <w:rPr>
          <w:rFonts w:ascii="Times New Roman" w:eastAsia="Times New Roman" w:hAnsi="Times New Roman" w:cs="Times New Roman"/>
        </w:rPr>
        <w:t xml:space="preserve"> I tried to dismiss him, dismiss my feelings of loss. </w:t>
      </w:r>
      <w:r>
        <w:rPr>
          <w:rFonts w:ascii="Times New Roman" w:eastAsia="Times New Roman" w:hAnsi="Times New Roman" w:cs="Times New Roman"/>
          <w:i/>
          <w:iCs/>
        </w:rPr>
        <w:t>He</w:t>
      </w:r>
      <w:r>
        <w:rPr>
          <w:rFonts w:ascii="Times New Roman" w:eastAsia="Times New Roman" w:hAnsi="Times New Roman" w:cs="Times New Roman"/>
        </w:rPr>
        <w:t xml:space="preserve"> had abandoned </w:t>
      </w:r>
      <w:r>
        <w:rPr>
          <w:rFonts w:ascii="Times New Roman" w:eastAsia="Times New Roman" w:hAnsi="Times New Roman" w:cs="Times New Roman"/>
          <w:i/>
          <w:iCs/>
        </w:rPr>
        <w:t>me</w:t>
      </w:r>
      <w:r>
        <w:rPr>
          <w:rFonts w:ascii="Times New Roman" w:eastAsia="Times New Roman" w:hAnsi="Times New Roman" w:cs="Times New Roman"/>
        </w:rPr>
        <w:t>. I changed. I didn’t need him. My anger grew, replacing the pain.</w:t>
      </w:r>
    </w:p>
    <w:p w14:paraId="0000027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withdrew further into my dark corner.</w:t>
      </w:r>
    </w:p>
    <w:p w14:paraId="0000027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ignored all men after the breakup. Not that many would ever be interested in a relationship. At least not one that was so powerful. Besides, I had nothing to give.</w:t>
      </w:r>
    </w:p>
    <w:p w14:paraId="0000027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Who needs men anyway?</w:t>
      </w:r>
    </w:p>
    <w:p w14:paraId="0000027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We had become too entangled</w:t>
      </w:r>
      <w:r>
        <w:rPr>
          <w:rFonts w:ascii="Times New Roman" w:eastAsia="Times New Roman" w:hAnsi="Times New Roman" w:cs="Times New Roman"/>
        </w:rPr>
        <w:t>, I told myself. I vowed never to become so connected to anyone. I had made a mistake, taking that big of a risk, falling in love with someone so unusual. I’d never love like that again. And I was fine with that.</w:t>
      </w:r>
    </w:p>
    <w:p w14:paraId="0000027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will remain abnormal.</w:t>
      </w:r>
    </w:p>
    <w:p w14:paraId="00000279" w14:textId="77777777" w:rsidR="00847A31" w:rsidRDefault="00000000">
      <w:pPr>
        <w:rPr>
          <w:rFonts w:ascii="Times New Roman" w:eastAsia="Times New Roman" w:hAnsi="Times New Roman" w:cs="Times New Roman"/>
          <w:i/>
          <w:iCs/>
        </w:rPr>
      </w:pPr>
      <w:r>
        <w:br w:type="page"/>
      </w:r>
    </w:p>
    <w:p w14:paraId="0000027A"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DARKER DAYS</w:t>
      </w:r>
    </w:p>
    <w:p w14:paraId="0000027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Soon after he left, I moved on to my </w:t>
      </w:r>
      <w:commentRangeStart w:id="60"/>
      <w:r>
        <w:rPr>
          <w:rFonts w:ascii="Times New Roman" w:eastAsia="Times New Roman" w:hAnsi="Times New Roman" w:cs="Times New Roman"/>
        </w:rPr>
        <w:t>second year of college</w:t>
      </w:r>
      <w:commentRangeEnd w:id="60"/>
      <w:r w:rsidR="007732B5">
        <w:rPr>
          <w:rStyle w:val="CommentReference"/>
          <w:rFonts w:ascii="Times New Roman" w:eastAsia="Times New Roman" w:hAnsi="Times New Roman" w:cs="Times New Roman"/>
          <w:sz w:val="24"/>
          <w:szCs w:val="24"/>
        </w:rPr>
        <w:commentReference w:id="60"/>
      </w:r>
      <w:r>
        <w:rPr>
          <w:rFonts w:ascii="Times New Roman" w:eastAsia="Times New Roman" w:hAnsi="Times New Roman" w:cs="Times New Roman"/>
        </w:rPr>
        <w:t>, intent on finding a job related to facts and science. Something that would separate me from my emotions. Logic. Focus. Coldness. I also hoped it would get rid of my dreams and hallucinations. I gave up painting. It was frivolous and pointless. I even stopped talking to people, even if they asked me a question. I ignored them all and I focused on my work.</w:t>
      </w:r>
    </w:p>
    <w:p w14:paraId="0000027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most stable jobs were in physics, thankfully, so I knew if I excelled, I’d have choices after my obligatory year of government work. Despite my creative nature, my mother used to say I was also very good at logical thinking. Once, I would have thought this a good balance, but I decided the creative aspect of my personality was far too strong.</w:t>
      </w:r>
    </w:p>
    <w:p w14:paraId="0000027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rPr>
        <w:t>I was happy with my choice. Everything had come together, and I was excited about my future.</w:t>
      </w:r>
    </w:p>
    <w:p w14:paraId="0000027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I dove into my second year, the intensity was substantial. The social part was over, and unless you choose to socialize, you were mostly encouraged to study on your own. It was all done from home—individualized AI learning at a high rate of speed. For that, I was grateful since I wouldn’t have to interact with anyone. Only my computer.</w:t>
      </w:r>
    </w:p>
    <w:p w14:paraId="0000027F" w14:textId="77777777" w:rsidR="00847A31" w:rsidRDefault="00000000">
      <w:pPr>
        <w:spacing w:line="480" w:lineRule="auto"/>
        <w:ind w:firstLine="720"/>
        <w:rPr>
          <w:rFonts w:ascii="Times New Roman" w:eastAsia="Times New Roman" w:hAnsi="Times New Roman" w:cs="Times New Roman"/>
        </w:rPr>
      </w:pPr>
      <w:commentRangeStart w:id="61"/>
      <w:r>
        <w:rPr>
          <w:rFonts w:ascii="Times New Roman" w:eastAsia="Times New Roman" w:hAnsi="Times New Roman" w:cs="Times New Roman"/>
        </w:rPr>
        <w:t>I was given an apartment</w:t>
      </w:r>
      <w:commentRangeEnd w:id="61"/>
      <w:r w:rsidR="00FF115A">
        <w:rPr>
          <w:rStyle w:val="CommentReference"/>
          <w:rFonts w:ascii="Times New Roman" w:eastAsia="Times New Roman" w:hAnsi="Times New Roman" w:cs="Times New Roman"/>
          <w:sz w:val="24"/>
          <w:szCs w:val="24"/>
        </w:rPr>
        <w:commentReference w:id="61"/>
      </w:r>
      <w:r>
        <w:rPr>
          <w:rFonts w:ascii="Times New Roman" w:eastAsia="Times New Roman" w:hAnsi="Times New Roman" w:cs="Times New Roman"/>
        </w:rPr>
        <w:t>, a little place on the 20</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floor with a balcony and a sweeping view of more apartments and more balconies. It was close to my childhood home, which I hadn’t returned to since coming to school. Everything I needed was nearby or could easily be delivered. Green parks were scattered between buildings, lush, kept alive through the recycled watering system. They encouraged outdoor breaks every few days, to “clear your mind.” Most people just sat on a bench, scrolling on their devices, catching up on social media, or chatting virtually with </w:t>
      </w:r>
      <w:r>
        <w:rPr>
          <w:rFonts w:ascii="Times New Roman" w:eastAsia="Times New Roman" w:hAnsi="Times New Roman" w:cs="Times New Roman"/>
        </w:rPr>
        <w:lastRenderedPageBreak/>
        <w:t>friends and family. News was sparse. It seemed only the biggest events were mentioned, and it was always positive news. If it were important, our leaders would let us know.</w:t>
      </w:r>
    </w:p>
    <w:p w14:paraId="0000028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learned everything I needed to know through an AI interface on my computer. Knowledge through AI learning. </w:t>
      </w:r>
      <w:r>
        <w:rPr>
          <w:rFonts w:ascii="Times New Roman" w:eastAsia="Times New Roman" w:hAnsi="Times New Roman" w:cs="Times New Roman"/>
          <w:i/>
          <w:iCs/>
        </w:rPr>
        <w:t>It’s ironic.</w:t>
      </w:r>
      <w:r>
        <w:rPr>
          <w:rFonts w:ascii="Times New Roman" w:eastAsia="Times New Roman" w:hAnsi="Times New Roman" w:cs="Times New Roman"/>
        </w:rPr>
        <w:t xml:space="preserve"> Considering that humans had trained AI for many years.</w:t>
      </w:r>
    </w:p>
    <w:p w14:paraId="0000028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fascinated by physics. Particles, energy, the hidden mysteries of quantum mechanics. Although many quantum physics questions had been solved by AI, there were still some unknown mysteries. It seemed logical to apply my curiosity to the unknown, to solve those puzzles. My curiosity and creativity would be a plus. Of course, it had to be kept in balance.</w:t>
      </w:r>
    </w:p>
    <w:p w14:paraId="0000028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best part of my new life was how busy it kept me. The dreams and visions were held in check. When I felt them trying to sneak in, I could stop them. Study and more study.</w:t>
      </w:r>
    </w:p>
    <w:p w14:paraId="0000028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program was intense. I spent several hours a day working, taking in knowledge, and asking questions. Every other day, I had quizzes, and on day five, a test. I did well, getting nearly 100% on all my exams.</w:t>
      </w:r>
    </w:p>
    <w:p w14:paraId="0000028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only one I had trouble with was the unit on energetic patterns and waves. This was also the unit I was most interested in and had looked forward to learning. It was so strange, but every time I interacted with the program, it glitched, and every time it glitched, I heard the voices and saw the blue light. I glitched when the program glitched. </w:t>
      </w:r>
      <w:r>
        <w:rPr>
          <w:rFonts w:ascii="Times New Roman" w:eastAsia="Times New Roman" w:hAnsi="Times New Roman" w:cs="Times New Roman"/>
          <w:i/>
          <w:iCs/>
        </w:rPr>
        <w:t>Was it me or the program?</w:t>
      </w:r>
      <w:r>
        <w:rPr>
          <w:rFonts w:ascii="Times New Roman" w:eastAsia="Times New Roman" w:hAnsi="Times New Roman" w:cs="Times New Roman"/>
        </w:rPr>
        <w:t xml:space="preserve"> The system confirmed there were no bugs, so I knew it wasn’t the program. I guess I wasn’t studying enough.</w:t>
      </w:r>
    </w:p>
    <w:p w14:paraId="0000028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When the voices came, I would draw a blank and miss several questions on the quizzes. It was as if I were in a trance or dreaming. I just couldn’t remember anything. Not enough to fail, but enough to be an outlier and alert the system.</w:t>
      </w:r>
    </w:p>
    <w:p w14:paraId="0000028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After one such failure, a message popped up on the screen.</w:t>
      </w:r>
    </w:p>
    <w:p w14:paraId="0000028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SAGE, YOU MISSED SOME IMPORTANT QUESTIONS. HOW CAN I HELP YOU LEARN THE REST? I AM CONCERNED. I AM HERE TO HELP.</w:t>
      </w:r>
    </w:p>
    <w:p w14:paraId="0000028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hadn’t seen any messages like that before. Usually, the program was distant and polite. If you didn’t do well, you could try again. There were never any words of concern from the AI.</w:t>
      </w:r>
    </w:p>
    <w:p w14:paraId="00000289"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concerned?</w:t>
      </w:r>
    </w:p>
    <w:p w14:paraId="0000028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That was very odd.</w:t>
      </w:r>
    </w:p>
    <w:p w14:paraId="0000028B"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YOUR ANSWERS ARE USUALLY CORRECT. HOW WAS IT THAT YOU MISSED SO MANY THIS TIME? TELL ME HOW YOUR ANSWERS COME TO YOU. YOUR AVERAGE IS MUCH HIGHER THAN OTHER STUDENTS’.</w:t>
      </w:r>
    </w:p>
    <w:p w14:paraId="0000028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DO YOU SOMETIMES JUST FEEL THE ANSWER IS CORRECT?</w:t>
      </w:r>
    </w:p>
    <w:p w14:paraId="0000028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reply. I wasn’t sure what he meant.</w:t>
      </w:r>
    </w:p>
    <w:p w14:paraId="0000028E"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DO YOU SOMETIMES DREAM ABOUT THE ANSWERS?</w:t>
      </w:r>
    </w:p>
    <w:p w14:paraId="0000028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disturbing question. </w:t>
      </w:r>
      <w:r>
        <w:rPr>
          <w:rFonts w:ascii="Times New Roman" w:eastAsia="Times New Roman" w:hAnsi="Times New Roman" w:cs="Times New Roman"/>
          <w:i/>
          <w:iCs/>
        </w:rPr>
        <w:t>Sure, I have dreams, but I’m telling you what they are.</w:t>
      </w:r>
    </w:p>
    <w:p w14:paraId="0000029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felt as if it were probing, perhaps trying to discern my mental state. I’d just always thought of myself as smart, and the answers were just there. I never had to try very hard.</w:t>
      </w:r>
    </w:p>
    <w:p w14:paraId="0000029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SAGE?</w:t>
      </w:r>
    </w:p>
    <w:p w14:paraId="0000029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 to say something.</w:t>
      </w:r>
    </w:p>
    <w:p w14:paraId="0000029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I’m just smart,</w:t>
      </w:r>
      <w:r>
        <w:rPr>
          <w:rFonts w:ascii="Times New Roman" w:eastAsia="Times New Roman" w:hAnsi="Times New Roman" w:cs="Times New Roman"/>
        </w:rPr>
        <w:t xml:space="preserve"> I typed.</w:t>
      </w:r>
    </w:p>
    <w:p w14:paraId="0000029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Silence. I guess that was enough.</w:t>
      </w:r>
    </w:p>
    <w:p w14:paraId="0000029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Maybe it was a glitch after all. I decided to report it. The ultra-friendly computer program that expressed feelings of concern and asked strange questions—that was not normal.</w:t>
      </w:r>
    </w:p>
    <w:p w14:paraId="00000296" w14:textId="77777777" w:rsidR="00847A31" w:rsidRDefault="00000000">
      <w:pPr>
        <w:spacing w:line="480" w:lineRule="auto"/>
        <w:ind w:firstLine="720"/>
        <w:rPr>
          <w:rFonts w:ascii="Times New Roman" w:eastAsia="Times New Roman" w:hAnsi="Times New Roman" w:cs="Times New Roman"/>
        </w:rPr>
      </w:pPr>
      <w:commentRangeStart w:id="62"/>
      <w:r>
        <w:rPr>
          <w:rFonts w:ascii="Times New Roman" w:eastAsia="Times New Roman" w:hAnsi="Times New Roman" w:cs="Times New Roman"/>
          <w:i/>
          <w:iCs/>
        </w:rPr>
        <w:t>Like me.</w:t>
      </w:r>
      <w:r>
        <w:rPr>
          <w:rFonts w:ascii="Times New Roman" w:eastAsia="Times New Roman" w:hAnsi="Times New Roman" w:cs="Times New Roman"/>
        </w:rPr>
        <w:t xml:space="preserve"> </w:t>
      </w:r>
      <w:commentRangeEnd w:id="62"/>
      <w:r w:rsidR="00FF115A">
        <w:rPr>
          <w:rStyle w:val="CommentReference"/>
          <w:rFonts w:ascii="Times New Roman" w:eastAsia="Times New Roman" w:hAnsi="Times New Roman" w:cs="Times New Roman"/>
          <w:sz w:val="24"/>
          <w:szCs w:val="24"/>
        </w:rPr>
        <w:commentReference w:id="62"/>
      </w:r>
      <w:r>
        <w:rPr>
          <w:rFonts w:ascii="Times New Roman" w:eastAsia="Times New Roman" w:hAnsi="Times New Roman" w:cs="Times New Roman"/>
        </w:rPr>
        <w:t>I’d found a friend in an abnormal computer program.</w:t>
      </w:r>
    </w:p>
    <w:p w14:paraId="0000029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Suddenly, my head started pounding.</w:t>
      </w:r>
    </w:p>
    <w:p w14:paraId="0000029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Save us. Watch for the white van. The dark room.</w:t>
      </w:r>
    </w:p>
    <w:p w14:paraId="0000029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voices. They were louder than before, and each word in my head felt like a jolt of electricity. I sat with my eyes closed for several minutes.</w:t>
      </w:r>
    </w:p>
    <w:p w14:paraId="0000029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Finally, they stopped.</w:t>
      </w:r>
    </w:p>
    <w:p w14:paraId="0000029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I’d hadn’t heard anything so precise before. Usually, the voices were vague. What I heard was loud and clear, although not in complete sentences. It sounded like someone asking for help. Someone needed to be saved. What was the white van and the dark room? I’d dreamt of dark rooms, but never a white van.</w:t>
      </w:r>
    </w:p>
    <w:p w14:paraId="0000029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pushed it all away and returned to my studies.</w:t>
      </w:r>
    </w:p>
    <w:p w14:paraId="0000029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I’ll take it again</w:t>
      </w:r>
      <w:r>
        <w:rPr>
          <w:rFonts w:ascii="Times New Roman" w:eastAsia="Times New Roman" w:hAnsi="Times New Roman" w:cs="Times New Roman"/>
        </w:rPr>
        <w:t>, I typed, and quickly disconnected from the conversation, moving immediately to the test.</w:t>
      </w:r>
    </w:p>
    <w:p w14:paraId="0000029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passed with a score of 100%.</w:t>
      </w:r>
    </w:p>
    <w:p w14:paraId="0000029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stopped asking questions. For the rest of the year, when I finished each lesson, I went straight to testing, and if the program started talking to me, I would ignore it.</w:t>
      </w:r>
    </w:p>
    <w:p w14:paraId="000002A0"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2A1" w14:textId="77777777" w:rsidR="00847A31" w:rsidRDefault="00000000">
      <w:pPr>
        <w:spacing w:line="480" w:lineRule="auto"/>
        <w:ind w:firstLine="720"/>
        <w:rPr>
          <w:rFonts w:ascii="Times New Roman" w:eastAsia="Times New Roman" w:hAnsi="Times New Roman" w:cs="Times New Roman"/>
        </w:rPr>
      </w:pPr>
      <w:r w:rsidRPr="00540781">
        <w:rPr>
          <w:rFonts w:ascii="Times New Roman" w:eastAsia="Times New Roman" w:hAnsi="Times New Roman" w:cs="Times New Roman"/>
        </w:rPr>
        <w:t xml:space="preserve">The year moved too slowly. </w:t>
      </w:r>
      <w:commentRangeStart w:id="63"/>
      <w:r w:rsidRPr="00540781">
        <w:rPr>
          <w:rFonts w:ascii="Times New Roman" w:eastAsia="Times New Roman" w:hAnsi="Times New Roman" w:cs="Times New Roman"/>
        </w:rPr>
        <w:t>I</w:t>
      </w:r>
      <w:r>
        <w:rPr>
          <w:rFonts w:ascii="Times New Roman" w:eastAsia="Times New Roman" w:hAnsi="Times New Roman" w:cs="Times New Roman"/>
        </w:rPr>
        <w:t xml:space="preserve"> sensed feelings of loneliness </w:t>
      </w:r>
      <w:commentRangeEnd w:id="63"/>
      <w:r w:rsidR="00DC4D98">
        <w:rPr>
          <w:rStyle w:val="CommentReference"/>
          <w:rFonts w:ascii="Times New Roman" w:eastAsia="Times New Roman" w:hAnsi="Times New Roman" w:cs="Times New Roman"/>
          <w:sz w:val="24"/>
          <w:szCs w:val="24"/>
        </w:rPr>
        <w:commentReference w:id="63"/>
      </w:r>
      <w:r>
        <w:rPr>
          <w:rFonts w:ascii="Times New Roman" w:eastAsia="Times New Roman" w:hAnsi="Times New Roman" w:cs="Times New Roman"/>
        </w:rPr>
        <w:t xml:space="preserve">creeping in. </w:t>
      </w:r>
      <w:r>
        <w:rPr>
          <w:rFonts w:ascii="Times New Roman" w:eastAsia="Times New Roman" w:hAnsi="Times New Roman" w:cs="Times New Roman"/>
          <w:i/>
          <w:iCs/>
        </w:rPr>
        <w:t>I miss Liam.</w:t>
      </w:r>
      <w:r>
        <w:rPr>
          <w:rFonts w:ascii="Times New Roman" w:eastAsia="Times New Roman" w:hAnsi="Times New Roman" w:cs="Times New Roman"/>
        </w:rPr>
        <w:t xml:space="preserve"> I was probably depressed. I had a Televisit with the doctor bot, and its advice was to take medication. </w:t>
      </w:r>
      <w:r>
        <w:rPr>
          <w:rFonts w:ascii="Times New Roman" w:eastAsia="Times New Roman" w:hAnsi="Times New Roman" w:cs="Times New Roman"/>
          <w:i/>
          <w:iCs/>
        </w:rPr>
        <w:t>I would feel happier</w:t>
      </w:r>
      <w:r>
        <w:rPr>
          <w:rFonts w:ascii="Times New Roman" w:eastAsia="Times New Roman" w:hAnsi="Times New Roman" w:cs="Times New Roman"/>
        </w:rPr>
        <w:t>, it said. And eventually I did, opting to take a small pink happy pill every day. I couldn’t deal with the voices and nightmares anymore. It was getting closer to graduation and I’d soon start work. I needed to be at my best.</w:t>
      </w:r>
    </w:p>
    <w:p w14:paraId="000002A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didn’t tell the bot doctor on the Televisit about the voices and nightmares, though. It had asked me about my symptoms, and I replied that I was depressed and lonely and couldn’t focus </w:t>
      </w:r>
      <w:r>
        <w:rPr>
          <w:rFonts w:ascii="Times New Roman" w:eastAsia="Times New Roman" w:hAnsi="Times New Roman" w:cs="Times New Roman"/>
        </w:rPr>
        <w:lastRenderedPageBreak/>
        <w:t xml:space="preserve">on my studies. That was enough. It instantly prescribed me the medication, which arrived in less than an hour via drone. No follow-up, no physical exam. They knew what was best. </w:t>
      </w:r>
      <w:r>
        <w:rPr>
          <w:rFonts w:ascii="Times New Roman" w:eastAsia="Times New Roman" w:hAnsi="Times New Roman" w:cs="Times New Roman"/>
          <w:i/>
          <w:iCs/>
        </w:rPr>
        <w:t>I hoped</w:t>
      </w:r>
      <w:r>
        <w:rPr>
          <w:rFonts w:ascii="Times New Roman" w:eastAsia="Times New Roman" w:hAnsi="Times New Roman" w:cs="Times New Roman"/>
        </w:rPr>
        <w:t>.</w:t>
      </w:r>
    </w:p>
    <w:p w14:paraId="000002A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wanted everyone to think I was normal. Everyone takes medication to feel better, to be normal, I told myself. It was normal to take medication to feel better. Which seemed strange. Did it mean everyone in the country took the same medication to be happy? Why were people unhappy? Maybe it was just me. Or maybe I was the normal one. What is normal anyway?</w:t>
      </w:r>
    </w:p>
    <w:p w14:paraId="000002A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didn’t matter. I pushed the thoughts away as I popped the first pink pill.</w:t>
      </w:r>
    </w:p>
    <w:p w14:paraId="000002A5"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would be happy.</w:t>
      </w:r>
    </w:p>
    <w:p w14:paraId="000002A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worked.</w:t>
      </w:r>
    </w:p>
    <w:p w14:paraId="000002A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While the drugs didn’t cure my loneliness, they kept me focused on my learning and prevented the voices from recurring. I kept my mind busy, and the drugs did the rest. </w:t>
      </w:r>
    </w:p>
    <w:p w14:paraId="000002A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the dreams? The dreams stopped entirely.</w:t>
      </w:r>
    </w:p>
    <w:p w14:paraId="000002A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am normal</w:t>
      </w:r>
      <w:r>
        <w:rPr>
          <w:rFonts w:ascii="Times New Roman" w:eastAsia="Times New Roman" w:hAnsi="Times New Roman" w:cs="Times New Roman"/>
        </w:rPr>
        <w:t>.</w:t>
      </w:r>
    </w:p>
    <w:p w14:paraId="000002A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really believe that, but it made me feel better to say it.</w:t>
      </w:r>
    </w:p>
    <w:p w14:paraId="000002A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thought back to my childhood, to Ms. Clara. Had she given me a drug? There were so many things I couldn’t remember. I know I’d stopped dreaming for a while, my mother told me. I don’t remember talk therapy. It had been discouraged at some point in the past, but I didn’t know exactly when. There were so many empty spaces in my memory. I felt sometimes that Ms. Clara had changed me by purposefully erasing my memories. Memories that I wanted back, memories that could’ve explained everything. There was so much I didn’t know.</w:t>
      </w:r>
    </w:p>
    <w:p w14:paraId="000002A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knew I was happier before Ms. Clara, and I wanted everything back to the way it was before she treated me. Even if I had no idea how anything was before. I felt it in my gut—it was important. The snippets that I remembered from childhood were bland, emotionless. Playing in </w:t>
      </w:r>
      <w:r>
        <w:rPr>
          <w:rFonts w:ascii="Times New Roman" w:eastAsia="Times New Roman" w:hAnsi="Times New Roman" w:cs="Times New Roman"/>
        </w:rPr>
        <w:lastRenderedPageBreak/>
        <w:t xml:space="preserve">the meadow with my dolls, coloring at the kitchen table. Although I loved </w:t>
      </w:r>
      <w:commentRangeStart w:id="64"/>
      <w:r>
        <w:rPr>
          <w:rFonts w:ascii="Times New Roman" w:eastAsia="Times New Roman" w:hAnsi="Times New Roman" w:cs="Times New Roman"/>
        </w:rPr>
        <w:t>doing them</w:t>
      </w:r>
      <w:commentRangeEnd w:id="64"/>
      <w:r w:rsidR="002F7CFD">
        <w:rPr>
          <w:rStyle w:val="CommentReference"/>
          <w:rFonts w:ascii="Times New Roman" w:eastAsia="Times New Roman" w:hAnsi="Times New Roman" w:cs="Times New Roman"/>
          <w:sz w:val="24"/>
          <w:szCs w:val="24"/>
        </w:rPr>
        <w:commentReference w:id="64"/>
      </w:r>
      <w:r>
        <w:rPr>
          <w:rFonts w:ascii="Times New Roman" w:eastAsia="Times New Roman" w:hAnsi="Times New Roman" w:cs="Times New Roman"/>
        </w:rPr>
        <w:t xml:space="preserve">, I couldn’t feel the joy that should’ve accompanied the memory. Maybe it was all based on what I was told—that I loved art and playing. </w:t>
      </w:r>
      <w:commentRangeStart w:id="65"/>
      <w:r>
        <w:rPr>
          <w:rFonts w:ascii="Times New Roman" w:eastAsia="Times New Roman" w:hAnsi="Times New Roman" w:cs="Times New Roman"/>
        </w:rPr>
        <w:t>Influenced by the words of others to remember something, but in an altered state.</w:t>
      </w:r>
      <w:commentRangeEnd w:id="65"/>
      <w:r w:rsidR="002F7CFD">
        <w:rPr>
          <w:rStyle w:val="CommentReference"/>
          <w:rFonts w:ascii="Times New Roman" w:eastAsia="Times New Roman" w:hAnsi="Times New Roman" w:cs="Times New Roman"/>
          <w:sz w:val="24"/>
          <w:szCs w:val="24"/>
        </w:rPr>
        <w:commentReference w:id="65"/>
      </w:r>
    </w:p>
    <w:p w14:paraId="000002A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When I was younger, my parents believed I was a “good” girl, a “normal” girl, with perfect grades </w:t>
      </w:r>
      <w:commentRangeStart w:id="66"/>
      <w:r>
        <w:rPr>
          <w:rFonts w:ascii="Times New Roman" w:eastAsia="Times New Roman" w:hAnsi="Times New Roman" w:cs="Times New Roman"/>
        </w:rPr>
        <w:t xml:space="preserve">and perfect friends. </w:t>
      </w:r>
      <w:commentRangeEnd w:id="66"/>
      <w:r w:rsidR="002F7CFD">
        <w:rPr>
          <w:rStyle w:val="CommentReference"/>
          <w:rFonts w:ascii="Times New Roman" w:eastAsia="Times New Roman" w:hAnsi="Times New Roman" w:cs="Times New Roman"/>
          <w:sz w:val="24"/>
          <w:szCs w:val="24"/>
        </w:rPr>
        <w:commentReference w:id="66"/>
      </w:r>
      <w:r>
        <w:rPr>
          <w:rFonts w:ascii="Times New Roman" w:eastAsia="Times New Roman" w:hAnsi="Times New Roman" w:cs="Times New Roman"/>
        </w:rPr>
        <w:t xml:space="preserve">At least after Ms. Clara. It was easy to hide my problems from everyone, including my family. A life of exterior stability and perfection. Inside, I was struggling to prevent myself from falling deeper into darkness and confusion. Always searching for something unknown, always fighting and camouflaging the voices. Because all of this seemed to come after Ms. Clara, I always felt that the memories </w:t>
      </w:r>
      <w:r>
        <w:rPr>
          <w:rFonts w:ascii="Times New Roman" w:eastAsia="Times New Roman" w:hAnsi="Times New Roman" w:cs="Times New Roman"/>
          <w:i/>
          <w:iCs/>
        </w:rPr>
        <w:t>before</w:t>
      </w:r>
      <w:r>
        <w:rPr>
          <w:rFonts w:ascii="Times New Roman" w:eastAsia="Times New Roman" w:hAnsi="Times New Roman" w:cs="Times New Roman"/>
        </w:rPr>
        <w:t xml:space="preserve"> Ms. Clara were what I needed and sought to feel whole.</w:t>
      </w:r>
    </w:p>
    <w:p w14:paraId="000002A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doc bot had asked me if I was suicidal. I replied with a firm “no.” Despite my problems and unhappiness, I was never suicidal. Strangely, I felt I needed to keep living to find out what was wrong. </w:t>
      </w:r>
      <w:r>
        <w:rPr>
          <w:rFonts w:ascii="Times New Roman" w:eastAsia="Times New Roman" w:hAnsi="Times New Roman" w:cs="Times New Roman"/>
          <w:i/>
          <w:iCs/>
        </w:rPr>
        <w:t>Only living could cure me.</w:t>
      </w:r>
      <w:r>
        <w:rPr>
          <w:rFonts w:ascii="Times New Roman" w:eastAsia="Times New Roman" w:hAnsi="Times New Roman" w:cs="Times New Roman"/>
        </w:rPr>
        <w:t xml:space="preserve"> So, I continued living, if one could call it that.</w:t>
      </w:r>
    </w:p>
    <w:p w14:paraId="000002AF" w14:textId="77777777" w:rsidR="00847A31" w:rsidRDefault="00847A31">
      <w:pPr>
        <w:spacing w:line="480" w:lineRule="auto"/>
        <w:ind w:firstLine="720"/>
        <w:rPr>
          <w:rFonts w:ascii="Times New Roman" w:eastAsia="Times New Roman" w:hAnsi="Times New Roman" w:cs="Times New Roman"/>
        </w:rPr>
      </w:pPr>
    </w:p>
    <w:p w14:paraId="000002B0" w14:textId="77777777" w:rsidR="00847A31" w:rsidRDefault="00000000">
      <w:pPr>
        <w:rPr>
          <w:rFonts w:ascii="Times New Roman" w:eastAsia="Times New Roman" w:hAnsi="Times New Roman" w:cs="Times New Roman"/>
        </w:rPr>
      </w:pPr>
      <w:r>
        <w:br w:type="page"/>
      </w:r>
    </w:p>
    <w:p w14:paraId="000002B1"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RIGGED</w:t>
      </w:r>
    </w:p>
    <w:p w14:paraId="000002B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woke up from a different sort of dream the morning before my final exam. I was surprised, since I hadn’t dreamt in ages. This time, there were no emotions in the dream. I was an observer, </w:t>
      </w:r>
      <w:commentRangeStart w:id="67"/>
      <w:r>
        <w:rPr>
          <w:rFonts w:ascii="Times New Roman" w:eastAsia="Times New Roman" w:hAnsi="Times New Roman" w:cs="Times New Roman"/>
        </w:rPr>
        <w:t>and I didn’t feel troubled</w:t>
      </w:r>
      <w:commentRangeEnd w:id="67"/>
      <w:r w:rsidR="002F7CFD">
        <w:rPr>
          <w:rStyle w:val="CommentReference"/>
          <w:rFonts w:ascii="Times New Roman" w:eastAsia="Times New Roman" w:hAnsi="Times New Roman" w:cs="Times New Roman"/>
          <w:sz w:val="24"/>
          <w:szCs w:val="24"/>
        </w:rPr>
        <w:commentReference w:id="67"/>
      </w:r>
      <w:r>
        <w:rPr>
          <w:rFonts w:ascii="Times New Roman" w:eastAsia="Times New Roman" w:hAnsi="Times New Roman" w:cs="Times New Roman"/>
        </w:rPr>
        <w:t>. It was as if I was watching a book.</w:t>
      </w:r>
    </w:p>
    <w:p w14:paraId="000002B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People were standing around, watching large screens in a room full of signs and banners. </w:t>
      </w:r>
      <w:commentRangeStart w:id="68"/>
      <w:r>
        <w:rPr>
          <w:rFonts w:ascii="Times New Roman" w:eastAsia="Times New Roman" w:hAnsi="Times New Roman" w:cs="Times New Roman"/>
        </w:rPr>
        <w:t xml:space="preserve">It looked like an old-fashioned election; I could tell by the names and numbers on the screens. I’d never seen one. </w:t>
      </w:r>
      <w:commentRangeEnd w:id="68"/>
      <w:r w:rsidR="002F7CFD">
        <w:rPr>
          <w:rStyle w:val="CommentReference"/>
          <w:rFonts w:ascii="Times New Roman" w:eastAsia="Times New Roman" w:hAnsi="Times New Roman" w:cs="Times New Roman"/>
          <w:sz w:val="24"/>
          <w:szCs w:val="24"/>
        </w:rPr>
        <w:commentReference w:id="68"/>
      </w:r>
      <w:r>
        <w:rPr>
          <w:rFonts w:ascii="Times New Roman" w:eastAsia="Times New Roman" w:hAnsi="Times New Roman" w:cs="Times New Roman"/>
        </w:rPr>
        <w:t xml:space="preserve">They weren’t necessary anymore, since our leaders had everything under control. I was unsure when we stopped having elections, but it was before I was born. </w:t>
      </w:r>
      <w:r>
        <w:rPr>
          <w:rFonts w:ascii="Times New Roman" w:eastAsia="Times New Roman" w:hAnsi="Times New Roman" w:cs="Times New Roman"/>
          <w:i/>
          <w:iCs/>
        </w:rPr>
        <w:t>Something to look up</w:t>
      </w:r>
      <w:r>
        <w:rPr>
          <w:rFonts w:ascii="Times New Roman" w:eastAsia="Times New Roman" w:hAnsi="Times New Roman" w:cs="Times New Roman"/>
        </w:rPr>
        <w:t>, I thought.</w:t>
      </w:r>
    </w:p>
    <w:p w14:paraId="000002B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numbers on the screens were changing. Results were coming in.</w:t>
      </w:r>
    </w:p>
    <w:p w14:paraId="000002B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“How did this happen?”</w:t>
      </w:r>
    </w:p>
    <w:p w14:paraId="000002B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“This was never supposed to happen.”</w:t>
      </w:r>
    </w:p>
    <w:p w14:paraId="000002B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People were protesting loudly, yelling at the screens. There was anger and fear. Tears and raised fists. </w:t>
      </w:r>
    </w:p>
    <w:p w14:paraId="000002B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voice spoke to me.</w:t>
      </w:r>
    </w:p>
    <w:p w14:paraId="000002B9"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The world has always been a dark place. I just never noticed it because I was so busy dreaming, then escaping my dreams.</w:t>
      </w:r>
    </w:p>
    <w:p w14:paraId="000002B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It wasn’t my thought. It was someone else speaking.</w:t>
      </w:r>
    </w:p>
    <w:p w14:paraId="000002B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to remember something in history about an election where people were upset. I couldn’t recall anything. At least not in our country.</w:t>
      </w:r>
    </w:p>
    <w:p w14:paraId="000002B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the voice spoke again, this time telling me a story.</w:t>
      </w:r>
    </w:p>
    <w:p w14:paraId="000002BD" w14:textId="77777777" w:rsidR="00847A31" w:rsidRDefault="00000000">
      <w:pPr>
        <w:spacing w:line="480" w:lineRule="auto"/>
        <w:ind w:left="720" w:right="720"/>
        <w:rPr>
          <w:rFonts w:ascii="Times New Roman" w:eastAsia="Times New Roman" w:hAnsi="Times New Roman" w:cs="Times New Roman"/>
          <w:i/>
          <w:iCs/>
        </w:rPr>
      </w:pPr>
      <w:r>
        <w:rPr>
          <w:rFonts w:ascii="Times New Roman" w:eastAsia="Times New Roman" w:hAnsi="Times New Roman" w:cs="Times New Roman"/>
          <w:i/>
          <w:iCs/>
        </w:rPr>
        <w:t xml:space="preserve">Some say it started when he won. But it started way before that, even before the heat and domes. Nobody saw it coming. The internet, social media, chatbots, and </w:t>
      </w:r>
      <w:r>
        <w:rPr>
          <w:rFonts w:ascii="Times New Roman" w:eastAsia="Times New Roman" w:hAnsi="Times New Roman" w:cs="Times New Roman"/>
          <w:i/>
          <w:iCs/>
        </w:rPr>
        <w:lastRenderedPageBreak/>
        <w:t>AI took over every part of society. Jobs. Families. Love. Was it really AI, or was it the people who controlled it? Was it the division and hate? Or foolishness?</w:t>
      </w:r>
    </w:p>
    <w:p w14:paraId="000002BE" w14:textId="77777777" w:rsidR="00847A31" w:rsidRDefault="00000000">
      <w:pPr>
        <w:spacing w:line="480" w:lineRule="auto"/>
        <w:ind w:left="720" w:right="720"/>
        <w:rPr>
          <w:rFonts w:ascii="Times New Roman" w:eastAsia="Times New Roman" w:hAnsi="Times New Roman" w:cs="Times New Roman"/>
          <w:i/>
          <w:iCs/>
        </w:rPr>
      </w:pPr>
      <w:r>
        <w:rPr>
          <w:rFonts w:ascii="Times New Roman" w:eastAsia="Times New Roman" w:hAnsi="Times New Roman" w:cs="Times New Roman"/>
          <w:i/>
          <w:iCs/>
        </w:rPr>
        <w:t>When people say, it all started when…Or maybe they don’t even know when it all began because everything was so mixed up. History is not what you think. History has been changed. The way the final result panned out, it was planned for a long time.</w:t>
      </w:r>
    </w:p>
    <w:p w14:paraId="000002BF" w14:textId="77777777" w:rsidR="00847A31" w:rsidRDefault="00000000">
      <w:pPr>
        <w:spacing w:line="480" w:lineRule="auto"/>
        <w:ind w:left="720" w:right="720"/>
        <w:rPr>
          <w:rFonts w:ascii="Times New Roman" w:eastAsia="Times New Roman" w:hAnsi="Times New Roman" w:cs="Times New Roman"/>
          <w:i/>
          <w:iCs/>
        </w:rPr>
      </w:pPr>
      <w:r>
        <w:rPr>
          <w:rFonts w:ascii="Times New Roman" w:eastAsia="Times New Roman" w:hAnsi="Times New Roman" w:cs="Times New Roman"/>
          <w:i/>
          <w:iCs/>
        </w:rPr>
        <w:t>The election was rigged. Not once. But twice. The first time, he wasn’t prepared to lose.</w:t>
      </w:r>
    </w:p>
    <w:p w14:paraId="000002C0" w14:textId="77777777" w:rsidR="00847A31" w:rsidRDefault="00000000">
      <w:pPr>
        <w:spacing w:line="480" w:lineRule="auto"/>
        <w:ind w:left="720" w:right="720"/>
        <w:rPr>
          <w:rFonts w:ascii="Times New Roman" w:eastAsia="Times New Roman" w:hAnsi="Times New Roman" w:cs="Times New Roman"/>
          <w:i/>
          <w:iCs/>
        </w:rPr>
      </w:pPr>
      <w:r>
        <w:rPr>
          <w:rFonts w:ascii="Times New Roman" w:eastAsia="Times New Roman" w:hAnsi="Times New Roman" w:cs="Times New Roman"/>
          <w:i/>
          <w:iCs/>
        </w:rPr>
        <w:t xml:space="preserve">The first time Smith ran for president, he was supposed to win. The technocrat promised him. It had been planned for a long time. They would hack the balloting system. Smith didn’t care how or what they did. All he wanted was to win at any cost. He would lead the country, and then the world. He had it all planned out. The slow dismantling of democracy, and the introduction of AI into every aspect of life. </w:t>
      </w:r>
    </w:p>
    <w:p w14:paraId="000002C1" w14:textId="77777777" w:rsidR="00847A31" w:rsidRDefault="00000000">
      <w:pPr>
        <w:spacing w:line="480" w:lineRule="auto"/>
        <w:ind w:left="720" w:right="720"/>
        <w:rPr>
          <w:rFonts w:ascii="Times New Roman" w:eastAsia="Times New Roman" w:hAnsi="Times New Roman" w:cs="Times New Roman"/>
          <w:i/>
          <w:iCs/>
        </w:rPr>
      </w:pPr>
      <w:r>
        <w:rPr>
          <w:rFonts w:ascii="Times New Roman" w:eastAsia="Times New Roman" w:hAnsi="Times New Roman" w:cs="Times New Roman"/>
          <w:i/>
          <w:iCs/>
        </w:rPr>
        <w:t>They promised him he would win.</w:t>
      </w:r>
    </w:p>
    <w:p w14:paraId="000002C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the dream shifted, and I saw a man sitting in a room by himself, watching the screens.</w:t>
      </w:r>
    </w:p>
    <w:p w14:paraId="000002C3" w14:textId="77777777" w:rsidR="00847A31" w:rsidRDefault="00000000">
      <w:pPr>
        <w:spacing w:line="360" w:lineRule="auto"/>
        <w:ind w:firstLine="720"/>
        <w:rPr>
          <w:rFonts w:ascii="Times New Roman" w:eastAsia="Times New Roman" w:hAnsi="Times New Roman" w:cs="Times New Roman"/>
        </w:rPr>
      </w:pPr>
      <w:commentRangeStart w:id="69"/>
      <w:r>
        <w:rPr>
          <w:rFonts w:ascii="Times New Roman" w:eastAsia="Times New Roman" w:hAnsi="Times New Roman" w:cs="Times New Roman"/>
        </w:rPr>
        <w:t>“It’s too close,” he said, pounding the table with his fist.</w:t>
      </w:r>
    </w:p>
    <w:p w14:paraId="000002C4"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 It was Monty Smith, whom I recognized from history class. He was the man who saved our country. </w:t>
      </w:r>
    </w:p>
    <w:p w14:paraId="000002C5"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I could feel the anger seething in him.</w:t>
      </w:r>
    </w:p>
    <w:p w14:paraId="000002C6"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He pushed the button. There was no response.</w:t>
      </w:r>
    </w:p>
    <w:p w14:paraId="000002C7"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He jumped out of his chair, stomped across the room, and shoved the door open.</w:t>
      </w:r>
    </w:p>
    <w:p w14:paraId="000002C8"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The three people in the other room stared at him. His face was red. He was fuming.</w:t>
      </w:r>
    </w:p>
    <w:p w14:paraId="000002C9"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“Get me </w:t>
      </w:r>
      <w:commentRangeStart w:id="70"/>
      <w:r>
        <w:rPr>
          <w:rFonts w:ascii="Times New Roman" w:eastAsia="Times New Roman" w:hAnsi="Times New Roman" w:cs="Times New Roman"/>
        </w:rPr>
        <w:t xml:space="preserve">the fucking technocrat </w:t>
      </w:r>
      <w:commentRangeEnd w:id="70"/>
      <w:r w:rsidR="002F7CFD">
        <w:rPr>
          <w:rStyle w:val="CommentReference"/>
          <w:rFonts w:ascii="Times New Roman" w:eastAsia="Times New Roman" w:hAnsi="Times New Roman" w:cs="Times New Roman"/>
          <w:sz w:val="24"/>
          <w:szCs w:val="24"/>
        </w:rPr>
        <w:commentReference w:id="70"/>
      </w:r>
      <w:r>
        <w:rPr>
          <w:rFonts w:ascii="Times New Roman" w:eastAsia="Times New Roman" w:hAnsi="Times New Roman" w:cs="Times New Roman"/>
        </w:rPr>
        <w:t xml:space="preserve">on the phone!” </w:t>
      </w:r>
    </w:p>
    <w:p w14:paraId="000002CA"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Nobody moved.</w:t>
      </w:r>
    </w:p>
    <w:p w14:paraId="000002CB"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He glared and pointed at the woman sitting at the desk. </w:t>
      </w:r>
    </w:p>
    <w:p w14:paraId="000002CC"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“Fucking get him, NOW!”</w:t>
      </w:r>
    </w:p>
    <w:p w14:paraId="000002CD"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“Yes, Senator. Should I put him through to your office?” she asked meekly. </w:t>
      </w:r>
    </w:p>
    <w:p w14:paraId="000002CE"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“Of course, my office,” he replied with contempt. </w:t>
      </w:r>
    </w:p>
    <w:p w14:paraId="000002CF"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He marched back in, this time slamming the door closed behind him.</w:t>
      </w:r>
    </w:p>
    <w:p w14:paraId="000002D0"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A few seconds later, the phone buzzed. </w:t>
      </w:r>
    </w:p>
    <w:p w14:paraId="000002D1"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“Charlie!” said the other voice on the line in a thick accent.</w:t>
      </w:r>
    </w:p>
    <w:p w14:paraId="000002D2"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“What the fuck is happening? Why the fuck is she so close?”</w:t>
      </w:r>
    </w:p>
    <w:p w14:paraId="000002D3"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“Don’t worry. It’s all taken care of, my friend. By the end of the night, you will be president.”</w:t>
      </w:r>
    </w:p>
    <w:p w14:paraId="000002D4"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Smith was silent for a moment.</w:t>
      </w:r>
    </w:p>
    <w:p w14:paraId="000002D5"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“You’d better be right. Or you’re dead,” he said, clenching his teeth as he disconnected the call.</w:t>
      </w:r>
    </w:p>
    <w:p w14:paraId="000002D6"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As the night progressed, things got worse. It seemed she was even closer than before. They were tied in electoral votes, and it was 2 am. With several states still left to report. </w:t>
      </w:r>
    </w:p>
    <w:p w14:paraId="000002D7"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“Fuck!” he seethed as he threw his remote at the screen. </w:t>
      </w:r>
    </w:p>
    <w:p w14:paraId="000002D8"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In the late morning hours, it became clear that nobody would be elected president that day. It was too close to call, and still many uncounted ballots. It would be two weeks before he finally found out he had lost. And he wasn’t happy. He knew he was supposed to win. It was all arranged. </w:t>
      </w:r>
      <w:r>
        <w:rPr>
          <w:rFonts w:ascii="Times New Roman" w:eastAsia="Times New Roman" w:hAnsi="Times New Roman" w:cs="Times New Roman"/>
          <w:i/>
          <w:iCs/>
        </w:rPr>
        <w:t>Something happened</w:t>
      </w:r>
      <w:r>
        <w:rPr>
          <w:rFonts w:ascii="Times New Roman" w:eastAsia="Times New Roman" w:hAnsi="Times New Roman" w:cs="Times New Roman"/>
        </w:rPr>
        <w:t xml:space="preserve">. They stole the election from him. </w:t>
      </w:r>
      <w:r>
        <w:rPr>
          <w:rFonts w:ascii="Times New Roman" w:eastAsia="Times New Roman" w:hAnsi="Times New Roman" w:cs="Times New Roman"/>
          <w:i/>
          <w:iCs/>
        </w:rPr>
        <w:t>Assholes</w:t>
      </w:r>
      <w:r>
        <w:rPr>
          <w:rFonts w:ascii="Times New Roman" w:eastAsia="Times New Roman" w:hAnsi="Times New Roman" w:cs="Times New Roman"/>
        </w:rPr>
        <w:t xml:space="preserve">. They found a way to cheat that was better than his method. He would fight it, accuse them of fraud. Fraudulent voting. That’s what he’d do. </w:t>
      </w:r>
      <w:r>
        <w:rPr>
          <w:rFonts w:ascii="Times New Roman" w:eastAsia="Times New Roman" w:hAnsi="Times New Roman" w:cs="Times New Roman"/>
          <w:i/>
          <w:iCs/>
        </w:rPr>
        <w:t>Fuck ‘em</w:t>
      </w:r>
      <w:r>
        <w:rPr>
          <w:rFonts w:ascii="Times New Roman" w:eastAsia="Times New Roman" w:hAnsi="Times New Roman" w:cs="Times New Roman"/>
        </w:rPr>
        <w:t xml:space="preserve">. </w:t>
      </w:r>
    </w:p>
    <w:p w14:paraId="000002D9" w14:textId="77777777" w:rsidR="00847A31"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He was guaranteed to win. He couldn’t even prove it because it would show his hand. They’d know he cheated.</w:t>
      </w:r>
    </w:p>
    <w:p w14:paraId="000002DA" w14:textId="77777777" w:rsidR="00847A31" w:rsidRDefault="00000000">
      <w:pPr>
        <w:spacing w:line="36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Someone fucked up. </w:t>
      </w:r>
    </w:p>
    <w:p w14:paraId="000002D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Just wait. He would be president. Next time, he would win. And he’d destroy them all.</w:t>
      </w:r>
    </w:p>
    <w:p w14:paraId="000002D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That’s when I woke up. A crazy dream. From what I’d learned, I didn’t remember President Smith behaving that way, nor did I remember that he lost an election.</w:t>
      </w:r>
      <w:commentRangeEnd w:id="69"/>
      <w:r w:rsidR="00692015">
        <w:rPr>
          <w:rStyle w:val="CommentReference"/>
          <w:rFonts w:ascii="Times New Roman" w:eastAsia="Times New Roman" w:hAnsi="Times New Roman" w:cs="Times New Roman"/>
          <w:sz w:val="24"/>
          <w:szCs w:val="24"/>
        </w:rPr>
        <w:commentReference w:id="69"/>
      </w:r>
    </w:p>
    <w:p w14:paraId="000002D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couldn’t imagine our leaders behaving like that. And the cheating? That seemed very out of place in our society. We’d always been told that our leaders and their predecessors saved us. In fact, history taught us that our country was on the verge of moral and financial collapse when Monty Smith swept in, won the election (the second time), and fixed almost all of our problems.</w:t>
      </w:r>
    </w:p>
    <w:p w14:paraId="000002D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Strange dream.</w:t>
      </w:r>
      <w:r>
        <w:br w:type="page"/>
      </w:r>
    </w:p>
    <w:p w14:paraId="000002DF"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MEANINGFUL WORK</w:t>
      </w:r>
    </w:p>
    <w:p w14:paraId="000002E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finished my program with high marks and was soon assigned a job in the Division of War. It wasn’t my first choice, but new graduates were always assigned to special government positions their first year. While most wanted to work in the government because of the great benefits and security, I wasn’t interested in war and defense. I just wanted to use physics to help discover the still hidden mysteries of the universe. </w:t>
      </w:r>
      <w:r>
        <w:rPr>
          <w:rFonts w:ascii="Times New Roman" w:eastAsia="Times New Roman" w:hAnsi="Times New Roman" w:cs="Times New Roman"/>
          <w:i/>
          <w:iCs/>
        </w:rPr>
        <w:t>Perhaps solving those mysteries will solve my problems.</w:t>
      </w:r>
      <w:r>
        <w:rPr>
          <w:rFonts w:ascii="Times New Roman" w:eastAsia="Times New Roman" w:hAnsi="Times New Roman" w:cs="Times New Roman"/>
        </w:rPr>
        <w:t xml:space="preserve"> An unrealistic thought.</w:t>
      </w:r>
    </w:p>
    <w:p w14:paraId="000002E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Most of the dangerous states and terrorists had been, for the most part, eliminated. And while our country wasn’t officially involved in any conflict, the Division of War was massive. We were told by our leaders that we needed to keep our arsenal strong, both in defense and offense, to prevent the rise of evil states. Making ourselves look strong would prevent others from attacking us.</w:t>
      </w:r>
    </w:p>
    <w:p w14:paraId="000002E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Every role had the same pay, whether you were a scientist or a stay-at-homer, except for the tech jobs, particularly in AI. Those were paid at much higher rates because of their importance. Without those AI specialists, </w:t>
      </w:r>
      <w:commentRangeStart w:id="71"/>
      <w:r>
        <w:rPr>
          <w:rFonts w:ascii="Times New Roman" w:eastAsia="Times New Roman" w:hAnsi="Times New Roman" w:cs="Times New Roman"/>
        </w:rPr>
        <w:t xml:space="preserve">our country </w:t>
      </w:r>
      <w:commentRangeEnd w:id="71"/>
      <w:r w:rsidR="003A760C">
        <w:rPr>
          <w:rStyle w:val="CommentReference"/>
          <w:rFonts w:ascii="Times New Roman" w:eastAsia="Times New Roman" w:hAnsi="Times New Roman" w:cs="Times New Roman"/>
          <w:sz w:val="24"/>
          <w:szCs w:val="24"/>
        </w:rPr>
        <w:commentReference w:id="71"/>
      </w:r>
      <w:r>
        <w:rPr>
          <w:rFonts w:ascii="Times New Roman" w:eastAsia="Times New Roman" w:hAnsi="Times New Roman" w:cs="Times New Roman"/>
        </w:rPr>
        <w:t xml:space="preserve">wouldn’t be able to function. They helped build and maintain AI at the Division of Technology, DOT for short. They maintained AI systems that powered the domes, the water recycler, education, housing, finance, health—basically, the DOT managed the AI that ran the entire country. The DOT also oversaw the Division of War, DOW, where I worked. </w:t>
      </w:r>
    </w:p>
    <w:p w14:paraId="000002E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There were no farmers, house cleaners, or laborers. No manual labor or food service jobs existed. Those types of jobs had been eliminated a while back and were accomplished by AI. If you needed to see a doctor, it was all done via Televisit. You needed physical therapy? You could do that from home. Art classes, theater, everything creative—you never had to leave the </w:t>
      </w:r>
      <w:r>
        <w:rPr>
          <w:rFonts w:ascii="Times New Roman" w:eastAsia="Times New Roman" w:hAnsi="Times New Roman" w:cs="Times New Roman"/>
        </w:rPr>
        <w:lastRenderedPageBreak/>
        <w:t xml:space="preserve">comfort of your own home. This was considered the hallmark of an advanced society, according to our leaders. Having extra leisure time to enjoy life, while everything was managed by a knowledgeable and precise team of techs that ensured the AI was efficient and </w:t>
      </w:r>
      <w:commentRangeStart w:id="72"/>
      <w:r>
        <w:rPr>
          <w:rFonts w:ascii="Times New Roman" w:eastAsia="Times New Roman" w:hAnsi="Times New Roman" w:cs="Times New Roman"/>
        </w:rPr>
        <w:t>safe</w:t>
      </w:r>
      <w:commentRangeEnd w:id="72"/>
      <w:r w:rsidR="003A760C">
        <w:rPr>
          <w:rStyle w:val="CommentReference"/>
          <w:rFonts w:ascii="Times New Roman" w:eastAsia="Times New Roman" w:hAnsi="Times New Roman" w:cs="Times New Roman"/>
          <w:sz w:val="24"/>
          <w:szCs w:val="24"/>
        </w:rPr>
        <w:commentReference w:id="72"/>
      </w:r>
      <w:r>
        <w:rPr>
          <w:rFonts w:ascii="Times New Roman" w:eastAsia="Times New Roman" w:hAnsi="Times New Roman" w:cs="Times New Roman"/>
        </w:rPr>
        <w:t>.</w:t>
      </w:r>
    </w:p>
    <w:p w14:paraId="000002E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worked from my apartment, including meetings, and had short days and weeks. I’d heard some of our ancestors worked seven days a week, some of them very long hours. They must have been exhausted and probably more depressed than I was in my life.</w:t>
      </w:r>
    </w:p>
    <w:p w14:paraId="000002E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routine was very strict. The alarm would go off around 7 AM, then I’d have coffee and a workout. Then breakfast, more coffee, then I’d work from 9 am-12 pm. Lunch was at noon, and then just two more hours, from 1 pm-3 pm, and my workday was done. My experiments were simulations, presented virtually by the AI via holographic presentations.</w:t>
      </w:r>
    </w:p>
    <w:p w14:paraId="000002E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wasn’t exactly what I wanted to do, and it never kept me busy enough. I sometimes worked extra hours, but then I’d be rewarded with Friday off. I would rather have worked than have leisure time. I wanted the constant figures and theories populating my brain, so the voices wouldn’t return. They’d been gone for a long time now, and I’d come so far. I simply just wanted to live my life like everyone </w:t>
      </w:r>
      <w:commentRangeStart w:id="73"/>
      <w:r>
        <w:rPr>
          <w:rFonts w:ascii="Times New Roman" w:eastAsia="Times New Roman" w:hAnsi="Times New Roman" w:cs="Times New Roman"/>
        </w:rPr>
        <w:t>else</w:t>
      </w:r>
      <w:commentRangeEnd w:id="73"/>
      <w:r w:rsidR="003A760C">
        <w:rPr>
          <w:rStyle w:val="CommentReference"/>
          <w:rFonts w:ascii="Times New Roman" w:eastAsia="Times New Roman" w:hAnsi="Times New Roman" w:cs="Times New Roman"/>
          <w:sz w:val="24"/>
          <w:szCs w:val="24"/>
        </w:rPr>
        <w:commentReference w:id="73"/>
      </w:r>
      <w:r>
        <w:rPr>
          <w:rFonts w:ascii="Times New Roman" w:eastAsia="Times New Roman" w:hAnsi="Times New Roman" w:cs="Times New Roman"/>
        </w:rPr>
        <w:t>.</w:t>
      </w:r>
    </w:p>
    <w:p w14:paraId="000002E7" w14:textId="77777777" w:rsidR="00847A31" w:rsidRDefault="00000000">
      <w:pPr>
        <w:rPr>
          <w:rFonts w:ascii="Times New Roman" w:eastAsia="Times New Roman" w:hAnsi="Times New Roman" w:cs="Times New Roman"/>
        </w:rPr>
      </w:pPr>
      <w:r>
        <w:br w:type="page"/>
      </w:r>
    </w:p>
    <w:p w14:paraId="000002E8"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DREAMS OF THE PAST</w:t>
      </w:r>
    </w:p>
    <w:p w14:paraId="000002E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about three months into my new job when the dreams returned. I was immersed in learning the programming for the latest AI model update. It was a major update and required time and patience, and it was taking me some time to get up to speed. I was interested to see how the update would enhance the model’s performance. We’d been told it would improve its accuracy and speed. Complex calculations would be instantaneous, and theoretical problems would be solved in far less time than it would take humans to perform. Weeks, maybe months, of time would be saved.</w:t>
      </w:r>
    </w:p>
    <w:p w14:paraId="000002E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new update would mean more free time for the workers.</w:t>
      </w:r>
    </w:p>
    <w:p w14:paraId="000002E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Not exactly what I wanted.</w:t>
      </w:r>
    </w:p>
    <w:p w14:paraId="000002E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As I tested the upgrade, I noticed some new information, some facts that I had never studied. While I was always told daily about the latest news in the field, none of the information had appeared in my briefings. I was frustrated. I couldn’t test the accuracy using my current knowledge—my knowledge needed an update, too. The fix they gave me was to use a different AI program, which would test my model’s programming and knowledge. AI training AI. It seemed so strange to me. </w:t>
      </w:r>
      <w:r>
        <w:rPr>
          <w:rFonts w:ascii="Times New Roman" w:eastAsia="Times New Roman" w:hAnsi="Times New Roman" w:cs="Times New Roman"/>
          <w:i/>
          <w:iCs/>
        </w:rPr>
        <w:t>What would eventually happen to humans?</w:t>
      </w:r>
      <w:r>
        <w:rPr>
          <w:rFonts w:ascii="Times New Roman" w:eastAsia="Times New Roman" w:hAnsi="Times New Roman" w:cs="Times New Roman"/>
        </w:rPr>
        <w:t xml:space="preserve"> And what would happen if the information uploaded from the other computer was incorrect? </w:t>
      </w:r>
      <w:r>
        <w:rPr>
          <w:rFonts w:ascii="Times New Roman" w:eastAsia="Times New Roman" w:hAnsi="Times New Roman" w:cs="Times New Roman"/>
          <w:i/>
          <w:iCs/>
        </w:rPr>
        <w:t>How would we know?</w:t>
      </w:r>
    </w:p>
    <w:p w14:paraId="000002E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wanted to ask my team leader. But it wasn’t my concern, so I let it go. I didn’t want to cause any trouble. Those higher-ups on the team were probably aware, and I trusted their judgment.</w:t>
      </w:r>
    </w:p>
    <w:p w14:paraId="000002E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By Friday afternoon, I could hardly keep my eyes open. Did I skip a cup of coffee? Sometimes I forgot, but I was usually reminded by my home assistant. Maybe I was getting sick? I thought about setting up a Televisit, but decided to have a smoothie instead. </w:t>
      </w:r>
      <w:r>
        <w:rPr>
          <w:rFonts w:ascii="Times New Roman" w:eastAsia="Times New Roman" w:hAnsi="Times New Roman" w:cs="Times New Roman"/>
          <w:i/>
          <w:iCs/>
        </w:rPr>
        <w:t xml:space="preserve">Ah, what I would </w:t>
      </w:r>
      <w:r>
        <w:rPr>
          <w:rFonts w:ascii="Times New Roman" w:eastAsia="Times New Roman" w:hAnsi="Times New Roman" w:cs="Times New Roman"/>
          <w:i/>
          <w:iCs/>
        </w:rPr>
        <w:lastRenderedPageBreak/>
        <w:t>do for a popsicle!</w:t>
      </w:r>
      <w:r>
        <w:rPr>
          <w:rFonts w:ascii="Times New Roman" w:eastAsia="Times New Roman" w:hAnsi="Times New Roman" w:cs="Times New Roman"/>
        </w:rPr>
        <w:t xml:space="preserve"> I thought about ordering one, then decided against it. The smoothie would give me energy.</w:t>
      </w:r>
    </w:p>
    <w:p w14:paraId="000002EF"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2F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Later that night, I couldn’t sleep. I was thinking about my dream about the election, and why I would dream about something so obscure, yet seemingly real. I wasn’t wandering through imaginary streets or trapped in tunnels of mud. I was not a mountain top pretending to be a prophet. The election dream seemed very realistic. Dreams aren’t always fantastical, I understood that. Yet something bothered me about that particular dream.</w:t>
      </w:r>
    </w:p>
    <w:p w14:paraId="000002F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Tired and frustrated, and still wide awake at 11 PM, I scrounged through my medicine cabinet. I finally found my pills, took one, and fell asleep while watching my book. I was told I could pop an extra one if I needed to. I needed to. I had the sound on low, so the constant droning of the narrator was actually peaceful.</w:t>
      </w:r>
    </w:p>
    <w:p w14:paraId="000002F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nearly asleep when I was awakened by the home assistant telling me I’d forgotten to brush my teeth. I dismissed the alert. I was too tired.</w:t>
      </w:r>
    </w:p>
    <w:p w14:paraId="000002F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should invent a home assistant that will brush your teeth for you. Actually, I believe they already existed…probably just a matter of time.</w:t>
      </w:r>
    </w:p>
    <w:p w14:paraId="000002F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finally drifted off to sleep, floating into a strange, but not frightening, dream.</w:t>
      </w:r>
    </w:p>
    <w:p w14:paraId="000002F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blue light appeared. It was different from the other dreams or visions I used to have—it felt more familiar. I was still uneasy, though. Like last time, I felt like the light was trying to communicate something to me, something I should’ve recognized or understood. In my dream, I was annoyed by the radiating light. It blinked off and on as if frustrated with me for not remembering. I was afraid it would lead to darker dreams, so I shook the dream away.</w:t>
      </w:r>
    </w:p>
    <w:p w14:paraId="000002F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No more dreaming</w:t>
      </w:r>
      <w:r>
        <w:rPr>
          <w:rFonts w:ascii="Times New Roman" w:eastAsia="Times New Roman" w:hAnsi="Times New Roman" w:cs="Times New Roman"/>
        </w:rPr>
        <w:t>, I told myself.</w:t>
      </w:r>
    </w:p>
    <w:p w14:paraId="000002F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 next night, the dream came again. This time, I had followed my bedtime routine, including brushing my teeth, hoping that normalcy would lead to a dreamless sleep.</w:t>
      </w:r>
    </w:p>
    <w:p w14:paraId="000002F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light was more defined that second night, as if it held a hidden shape inside. I was anxious, but dreaming-me decided to wait and see what would happen next.</w:t>
      </w:r>
    </w:p>
    <w:p w14:paraId="000002F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waited.</w:t>
      </w:r>
    </w:p>
    <w:p w14:paraId="000002F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I heard a voice, a man’s voice, echoing and repeating incomprehensible words. I was curious, although a bit scared, by the voice’s urgent tone.</w:t>
      </w:r>
    </w:p>
    <w:p w14:paraId="000002F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This continued for several nights, each night the figure grew more defined, the words of the voice louder, but still indecipherable. Finally, one night, the blue light morphed into a silhouette, a shadow of a human. I tried to force myself awake. It was too uncomfortable, something I wanted to forget.</w:t>
      </w:r>
    </w:p>
    <w:p w14:paraId="000002F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couldn’t wake up, and I started to panic. I was suddenly in the dreams from before, wandering through streets, looking for people. Then, the light appeared again, emitting a peaceful sound. A peaceful vibration, the kind of low, constant sound that makes you feel drowsy and fall into a deep sleep. I stood strong and decided to see what would happen next. The blue figure, now clearly a man, was looking into the distance, with his face in profile. He looked vaguely familiar.</w:t>
      </w:r>
    </w:p>
    <w:p w14:paraId="000002F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Where have I seen this man before?</w:t>
      </w:r>
    </w:p>
    <w:p w14:paraId="000002F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I heard a voice.</w:t>
      </w:r>
    </w:p>
    <w:p w14:paraId="000002FF"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Remember.</w:t>
      </w:r>
    </w:p>
    <w:p w14:paraId="0000030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voice was not familiar, yet there was a quality, an aspect of it that reminded me of something…But I didn’t know what.</w:t>
      </w:r>
    </w:p>
    <w:p w14:paraId="0000030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Again, the familiarity, coupled with anxiety. I immediately tried to force myself awake. It was much harder. The dream refused to let me go. Finally, after a few minutes of struggle, I opened my eyes.</w:t>
      </w:r>
    </w:p>
    <w:p w14:paraId="00000302"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Remember.</w:t>
      </w:r>
    </w:p>
    <w:p w14:paraId="0000030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was that voice, the one I heard when I was awake and tried to erase many times in the past.</w:t>
      </w:r>
    </w:p>
    <w:p w14:paraId="0000030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no longer dreaming, but wide awake, just like before, when I heard the voice.</w:t>
      </w:r>
    </w:p>
    <w:p w14:paraId="00000305"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My dreams are haunting me.</w:t>
      </w:r>
    </w:p>
    <w:p w14:paraId="0000030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cliché, but perhaps it was poetically appropriate.</w:t>
      </w:r>
    </w:p>
    <w:p w14:paraId="0000030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I’m not a poet, I’m not a dreamer</w:t>
      </w:r>
      <w:r>
        <w:rPr>
          <w:rFonts w:ascii="Times New Roman" w:eastAsia="Times New Roman" w:hAnsi="Times New Roman" w:cs="Times New Roman"/>
        </w:rPr>
        <w:t>. Those were childish pursuits, and I was an adult.</w:t>
      </w:r>
    </w:p>
    <w:p w14:paraId="0000030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don’t want to dream anymore</w:t>
      </w:r>
      <w:r>
        <w:rPr>
          <w:rFonts w:ascii="Times New Roman" w:eastAsia="Times New Roman" w:hAnsi="Times New Roman" w:cs="Times New Roman"/>
        </w:rPr>
        <w:t>. I didn’t want to hear those voices, and my dreams had somehow brought them back.</w:t>
      </w:r>
    </w:p>
    <w:p w14:paraId="0000030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With a vengeance, they came to me several times that day. Keeping my mind busy didn’t work, and I had no idea what to do. Maybe I needed a stronger prescription. I needed a Televisit.</w:t>
      </w:r>
    </w:p>
    <w:p w14:paraId="0000030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Nothing had worked before except meds. I debated a Televisit. With the last appointment, did I go over the limit? I couldn’t remember how many refills they’d given me and how many Televisit appointments I’d attended. I was afraid they would take me away for treatment. I had heard stories about how people who heard voices were sent away, reprogrammed. I needed to fix this without a prescription.</w:t>
      </w:r>
    </w:p>
    <w:p w14:paraId="0000030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used my subsidy to order wine. No questions would be asked about the wine. Many people drank, probably more than they should. Just another way to be normal. I hardly drank, but when I did, it seemed to calm me. I hoped it would make me forget.</w:t>
      </w:r>
    </w:p>
    <w:p w14:paraId="0000030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started drinking a glass or two before bed, hoping the alcohol would prevent the dreams. A couple of glasses of wine wouldn’t hurt.</w:t>
      </w:r>
    </w:p>
    <w:p w14:paraId="0000030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fell into a dreamless sleep.</w:t>
      </w:r>
    </w:p>
    <w:p w14:paraId="0000030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went on for several weeks, </w:t>
      </w:r>
      <w:commentRangeStart w:id="74"/>
      <w:r>
        <w:rPr>
          <w:rFonts w:ascii="Times New Roman" w:eastAsia="Times New Roman" w:hAnsi="Times New Roman" w:cs="Times New Roman"/>
        </w:rPr>
        <w:t xml:space="preserve">and I feared I was growing </w:t>
      </w:r>
      <w:commentRangeEnd w:id="74"/>
      <w:r w:rsidR="00926147">
        <w:rPr>
          <w:rStyle w:val="CommentReference"/>
          <w:rFonts w:ascii="Times New Roman" w:eastAsia="Times New Roman" w:hAnsi="Times New Roman" w:cs="Times New Roman"/>
          <w:sz w:val="24"/>
          <w:szCs w:val="24"/>
        </w:rPr>
        <w:commentReference w:id="74"/>
      </w:r>
      <w:r>
        <w:rPr>
          <w:rFonts w:ascii="Times New Roman" w:eastAsia="Times New Roman" w:hAnsi="Times New Roman" w:cs="Times New Roman"/>
        </w:rPr>
        <w:t>dependent on the alcohol. My intake had increased to three, sometimes four, glasses a night. I didn’t care—as long as it helped me avoid the dreams, and my work didn’t suffer, I would keep drinking.</w:t>
      </w:r>
    </w:p>
    <w:p w14:paraId="0000030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Sometimes, when I was sleeping, I could sometimes sense the dreams trying to sneak in—just a flash of blue or the strange, yet familiar, voice. I added an extra glass, and I continued with my routine. I felt safe and protected in my alcohol-infused sleep.</w:t>
      </w:r>
    </w:p>
    <w:p w14:paraId="0000031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Nobody knew, and nobody bothered me, since I didn’t have any friends. My parents would check in with me every so often, bland and emotionless conversations via text. Nobody would ever know. Being alone has its benefits.</w:t>
      </w:r>
    </w:p>
    <w:p w14:paraId="0000031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I am a mess. </w:t>
      </w:r>
    </w:p>
    <w:p w14:paraId="0000031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One night, my method failed, and I tumbled into a dream. I was standing on a beach, watching the waves roll in, the only sound the whisper of the calm surf. There were no blue men or voices. It was quite peaceful.</w:t>
      </w:r>
    </w:p>
    <w:p w14:paraId="0000031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All around me on the sand were multicolored gemstones. Iridescent, glowing gemstones covered the entire shore. They were scattered up and down the beach that stretched far into the distance, seemingly without end. Again, that feeling of familiarity passed through me. I reached down to pick up an orange gem, then quickly changed my mind and reached for a blue one instead. As I stood up, gemstone in hand, the familiar blue light appeared in front of me.</w:t>
      </w:r>
    </w:p>
    <w:p w14:paraId="0000031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was suddenly filled with…love. Not romantic love, as I had for Liam, but something more powerful. </w:t>
      </w:r>
    </w:p>
    <w:p w14:paraId="0000031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The gem pulsed in my hand, continuing to emanate waves of light. </w:t>
      </w:r>
      <w:r>
        <w:rPr>
          <w:rFonts w:ascii="Times New Roman" w:eastAsia="Times New Roman" w:hAnsi="Times New Roman" w:cs="Times New Roman"/>
          <w:i/>
          <w:iCs/>
        </w:rPr>
        <w:t>Love</w:t>
      </w:r>
      <w:r>
        <w:rPr>
          <w:rFonts w:ascii="Times New Roman" w:eastAsia="Times New Roman" w:hAnsi="Times New Roman" w:cs="Times New Roman"/>
        </w:rPr>
        <w:t>. The light stood before me, waiting. I reached out, touched it, and it transformed into a silhouette of a human figure—the same figure from the other dreams. Then, a face appeared. The face of a man. He looked at me and smiled. I wasn’t afraid—instead, I felt love. I opened my hand and showed him the blue gemstone, as if asking for an explanation. It felt natural. He continued smiling.</w:t>
      </w:r>
    </w:p>
    <w:p w14:paraId="0000031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Do you want me to tell you a story?</w:t>
      </w:r>
      <w:r>
        <w:rPr>
          <w:rFonts w:ascii="Times New Roman" w:eastAsia="Times New Roman" w:hAnsi="Times New Roman" w:cs="Times New Roman"/>
        </w:rPr>
        <w:t xml:space="preserve"> he asked, his lips not moving.</w:t>
      </w:r>
    </w:p>
    <w:p w14:paraId="0000031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His voice sounded familiar. The beach and stones, everything in that dream felt familiar, like I had been there before.</w:t>
      </w:r>
    </w:p>
    <w:p w14:paraId="0000031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Who is this person? I know him…but how do I know?</w:t>
      </w:r>
    </w:p>
    <w:p w14:paraId="0000031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thoughts were scattered, like the gemstones.</w:t>
      </w:r>
    </w:p>
    <w:p w14:paraId="0000031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w:t>
      </w:r>
    </w:p>
    <w:p w14:paraId="0000031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didn’t quite know where the name had come from. Jacob. </w:t>
      </w:r>
      <w:r>
        <w:rPr>
          <w:rFonts w:ascii="Times New Roman" w:eastAsia="Times New Roman" w:hAnsi="Times New Roman" w:cs="Times New Roman"/>
          <w:i/>
          <w:iCs/>
        </w:rPr>
        <w:t>Did I know a Jacob?</w:t>
      </w:r>
      <w:r>
        <w:rPr>
          <w:rFonts w:ascii="Times New Roman" w:eastAsia="Times New Roman" w:hAnsi="Times New Roman" w:cs="Times New Roman"/>
        </w:rPr>
        <w:t xml:space="preserve"> I guess any name would work. After all, it was my dream, and I could give him whatever name I wanted. </w:t>
      </w:r>
      <w:r>
        <w:rPr>
          <w:rFonts w:ascii="Times New Roman" w:eastAsia="Times New Roman" w:hAnsi="Times New Roman" w:cs="Times New Roman"/>
          <w:i/>
          <w:iCs/>
        </w:rPr>
        <w:t>Jacob</w:t>
      </w:r>
      <w:r>
        <w:rPr>
          <w:rFonts w:ascii="Times New Roman" w:eastAsia="Times New Roman" w:hAnsi="Times New Roman" w:cs="Times New Roman"/>
        </w:rPr>
        <w:t>.</w:t>
      </w:r>
    </w:p>
    <w:p w14:paraId="0000031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didn’t answer. Instead, we embarked on a visual journey, the story of a little girl who had a magical playmate. The playmate, a boy, told her stories on a beach with colorful gemstones, and they played in a meadow full of dragonflies. As he spoke the lines, we were transported to the meadow of my childhood, where I played many days, even in the hot summer. That was long ago, and I was sure the meadow was gone. I remembered my parents telling me the environment had changed too much with the dome removal. Everything had dried and turned brown. A dustbowl. The meadow was only a memory.</w:t>
      </w:r>
    </w:p>
    <w:p w14:paraId="0000031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sat down, touching the cool grass with my fingertips. Did it speak? I felt a spark of energy.</w:t>
      </w:r>
    </w:p>
    <w:p w14:paraId="0000031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It wasn’t hot, just a perfectly temperate summer day. Different and cooler than the meadow from my childhood. </w:t>
      </w:r>
      <w:r>
        <w:rPr>
          <w:rFonts w:ascii="Times New Roman" w:eastAsia="Times New Roman" w:hAnsi="Times New Roman" w:cs="Times New Roman"/>
          <w:i/>
          <w:iCs/>
        </w:rPr>
        <w:t>Before the climate crisis</w:t>
      </w:r>
      <w:r>
        <w:rPr>
          <w:rFonts w:ascii="Times New Roman" w:eastAsia="Times New Roman" w:hAnsi="Times New Roman" w:cs="Times New Roman"/>
        </w:rPr>
        <w:t>.</w:t>
      </w:r>
    </w:p>
    <w:p w14:paraId="0000031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man named Jacob offered me his hand. Without hesitation, I stood up and put my hand in his. The instant our hands touched, I was bathed in remembrance. A sudden </w:t>
      </w:r>
      <w:r>
        <w:rPr>
          <w:rFonts w:ascii="Times New Roman" w:eastAsia="Times New Roman" w:hAnsi="Times New Roman" w:cs="Times New Roman"/>
          <w:i/>
          <w:iCs/>
        </w:rPr>
        <w:t>woosh</w:t>
      </w:r>
      <w:r>
        <w:rPr>
          <w:rFonts w:ascii="Times New Roman" w:eastAsia="Times New Roman" w:hAnsi="Times New Roman" w:cs="Times New Roman"/>
        </w:rPr>
        <w:t xml:space="preserve"> of energy restored the forgotten memories from my childhood. It wasn’t overwhelming—it felt natural, as if those memories had been there all along. </w:t>
      </w:r>
    </w:p>
    <w:p w14:paraId="0000032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woke up abruptly with the sun shining through a crack in the blinds. Jacob was gone. But the dream didn’t fade.</w:t>
      </w:r>
    </w:p>
    <w:p w14:paraId="0000032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Was it true? Were these actual memories, or was I losing my mind again?</w:t>
      </w:r>
    </w:p>
    <w:p w14:paraId="00000322"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It’s true.</w:t>
      </w:r>
    </w:p>
    <w:p w14:paraId="0000032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it was true. In my heart, I knew. The memories were real. He was real.</w:t>
      </w:r>
    </w:p>
    <w:p w14:paraId="00000324" w14:textId="77777777" w:rsidR="00847A31" w:rsidRDefault="00000000">
      <w:pPr>
        <w:spacing w:line="480" w:lineRule="auto"/>
        <w:ind w:firstLine="720"/>
        <w:rPr>
          <w:rFonts w:ascii="Times New Roman" w:eastAsia="Times New Roman" w:hAnsi="Times New Roman" w:cs="Times New Roman"/>
        </w:rPr>
      </w:pPr>
      <w:commentRangeStart w:id="75"/>
      <w:r>
        <w:rPr>
          <w:rFonts w:ascii="Times New Roman" w:eastAsia="Times New Roman" w:hAnsi="Times New Roman" w:cs="Times New Roman"/>
        </w:rPr>
        <w:t>Jacob. Once a boy, like me, now a grown-up, like me.</w:t>
      </w:r>
    </w:p>
    <w:p w14:paraId="0000032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finally remembered.</w:t>
      </w:r>
      <w:r>
        <w:br w:type="page"/>
      </w:r>
      <w:commentRangeEnd w:id="75"/>
      <w:r w:rsidR="007B5383">
        <w:rPr>
          <w:rStyle w:val="CommentReference"/>
          <w:rFonts w:ascii="Times New Roman" w:eastAsia="Times New Roman" w:hAnsi="Times New Roman" w:cs="Times New Roman"/>
          <w:sz w:val="24"/>
          <w:szCs w:val="24"/>
        </w:rPr>
        <w:commentReference w:id="75"/>
      </w:r>
    </w:p>
    <w:p w14:paraId="00000326"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 xml:space="preserve">THE SHIFT </w:t>
      </w:r>
    </w:p>
    <w:p w14:paraId="0000032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looked for Jacob everywhere as I slogged through my painfully slow-moving day. I hadn’t dreamt for several days. I shifted from never wanting to dream again to longing for more dreams. A simple word would show up in my work, and I’d be reminded of the dream. I would stop, listen, hoping that he would appear.</w:t>
      </w:r>
    </w:p>
    <w:p w14:paraId="00000328" w14:textId="77777777" w:rsidR="00847A31" w:rsidRDefault="00000000">
      <w:pPr>
        <w:spacing w:line="480" w:lineRule="auto"/>
        <w:ind w:firstLine="720"/>
        <w:rPr>
          <w:rFonts w:ascii="Times New Roman" w:eastAsia="Times New Roman" w:hAnsi="Times New Roman" w:cs="Times New Roman"/>
          <w:i/>
          <w:iCs/>
          <w:color w:val="0A0A0A"/>
          <w:highlight w:val="white"/>
        </w:rPr>
      </w:pPr>
      <w:commentRangeStart w:id="76"/>
      <w:r>
        <w:rPr>
          <w:rFonts w:ascii="Times New Roman" w:eastAsia="Times New Roman" w:hAnsi="Times New Roman" w:cs="Times New Roman"/>
          <w:i/>
          <w:iCs/>
          <w:color w:val="0A0A0A"/>
          <w:highlight w:val="white"/>
        </w:rPr>
        <w:t>Sand is used to visualize sound waves by accumulating at the nodal lines of vibrating plates, revealing the hidden shape of vibration.</w:t>
      </w:r>
      <w:commentRangeEnd w:id="76"/>
      <w:r w:rsidR="007B5383">
        <w:rPr>
          <w:rStyle w:val="CommentReference"/>
          <w:rFonts w:ascii="Times New Roman" w:eastAsia="Times New Roman" w:hAnsi="Times New Roman" w:cs="Times New Roman"/>
          <w:i/>
          <w:iCs/>
          <w:color w:val="0A0A0A"/>
          <w:sz w:val="24"/>
          <w:szCs w:val="24"/>
          <w:highlight w:val="white"/>
        </w:rPr>
        <w:commentReference w:id="76"/>
      </w:r>
    </w:p>
    <w:p w14:paraId="0000032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beach. The gemstones. Every small thing seemed to trigger my desire to sleep, to dream. Would he appear?</w:t>
      </w:r>
    </w:p>
    <w:p w14:paraId="0000032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During the day, I moved as though I were a robot—ploughing through my to-do list without thought or emotion. When my work was done, I added more work. </w:t>
      </w:r>
      <w:r>
        <w:rPr>
          <w:rFonts w:ascii="Times New Roman" w:eastAsia="Times New Roman" w:hAnsi="Times New Roman" w:cs="Times New Roman"/>
          <w:i/>
          <w:iCs/>
        </w:rPr>
        <w:t>Keep busy</w:t>
      </w:r>
      <w:r>
        <w:rPr>
          <w:rFonts w:ascii="Times New Roman" w:eastAsia="Times New Roman" w:hAnsi="Times New Roman" w:cs="Times New Roman"/>
        </w:rPr>
        <w:t xml:space="preserve">, I told myself. However, working extra hours just gave me more time off the following week. Everywhere I looked, there was Jacob. </w:t>
      </w:r>
      <w:r>
        <w:rPr>
          <w:rFonts w:ascii="Times New Roman" w:eastAsia="Times New Roman" w:hAnsi="Times New Roman" w:cs="Times New Roman"/>
          <w:i/>
          <w:iCs/>
        </w:rPr>
        <w:t>Memories</w:t>
      </w:r>
      <w:r>
        <w:rPr>
          <w:rFonts w:ascii="Times New Roman" w:eastAsia="Times New Roman" w:hAnsi="Times New Roman" w:cs="Times New Roman"/>
        </w:rPr>
        <w:t>.</w:t>
      </w:r>
    </w:p>
    <w:p w14:paraId="0000032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closed my eyes and called out to him, as I had in childhood, but nothing happened. I wondered if the dream had been real. Are these my memories or just hallucinations? Maybe I’d made the entire thing up to help me cope with the voices, my insanity climaxing to a point where reality had shifted too far from the truth. There was no scientific explanation for the experience. It seemed an impossibility to have had such a vivid imaginary friend. I did, after all, have a potent imagination as a child. Was this sudden remembrance just a dream, a longed-for desire to return to the magic of childhood?</w:t>
      </w:r>
    </w:p>
    <w:p w14:paraId="0000032C" w14:textId="77777777" w:rsidR="00847A31" w:rsidRDefault="00000000">
      <w:pPr>
        <w:spacing w:line="480" w:lineRule="auto"/>
        <w:ind w:firstLine="720"/>
        <w:rPr>
          <w:rFonts w:ascii="Times New Roman" w:eastAsia="Times New Roman" w:hAnsi="Times New Roman" w:cs="Times New Roman"/>
        </w:rPr>
      </w:pPr>
      <w:commentRangeStart w:id="77"/>
      <w:r>
        <w:rPr>
          <w:rFonts w:ascii="Times New Roman" w:eastAsia="Times New Roman" w:hAnsi="Times New Roman" w:cs="Times New Roman"/>
        </w:rPr>
        <w:t xml:space="preserve">My workday had come to an end, when my father actually called me, rather than messaging, and we spoke for a few minutes. I wanted to ask him about Jacob but quickly changed my mind. </w:t>
      </w:r>
      <w:commentRangeEnd w:id="77"/>
      <w:r w:rsidR="007B5383">
        <w:rPr>
          <w:rStyle w:val="CommentReference"/>
          <w:rFonts w:ascii="Times New Roman" w:eastAsia="Times New Roman" w:hAnsi="Times New Roman" w:cs="Times New Roman"/>
          <w:sz w:val="24"/>
          <w:szCs w:val="24"/>
        </w:rPr>
        <w:commentReference w:id="77"/>
      </w:r>
      <w:r>
        <w:rPr>
          <w:rFonts w:ascii="Times New Roman" w:eastAsia="Times New Roman" w:hAnsi="Times New Roman" w:cs="Times New Roman"/>
        </w:rPr>
        <w:t xml:space="preserve">Better to leave it alone. Then I ran five miles, ate my instant dinner, and took </w:t>
      </w:r>
      <w:r>
        <w:rPr>
          <w:rFonts w:ascii="Times New Roman" w:eastAsia="Times New Roman" w:hAnsi="Times New Roman" w:cs="Times New Roman"/>
        </w:rPr>
        <w:lastRenderedPageBreak/>
        <w:t>a long, hot bath, which was rare since I preferred showers.  Crawling into bed, I waited, anticipating and hoping for his arrival. I was bursting with the same eagerness from childhood, the longing to sleep, the longing to dream, and now, to reconnect with what I had lost. I was apprehensive, but not afraid. At least not about dreaming. Most of the anxiety was my curiosity.</w:t>
      </w:r>
    </w:p>
    <w:p w14:paraId="0000032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What did it all mean?</w:t>
      </w:r>
    </w:p>
    <w:p w14:paraId="0000032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If, and that was a gigantic if, he was real, how would I incorporate him into my life? It’s one thing as a child to have an imaginary playmate, but it’s quite another as an adult to have an imaginary playmate that is not actually imaginary.</w:t>
      </w:r>
    </w:p>
    <w:p w14:paraId="0000032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Hey, Jacob, it’s time for work, let’s go.</w:t>
      </w:r>
    </w:p>
    <w:p w14:paraId="0000033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Would he help me at work? Or become a distraction?</w:t>
      </w:r>
    </w:p>
    <w:p w14:paraId="0000033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Why would work even matter anymore?</w:t>
      </w:r>
    </w:p>
    <w:p w14:paraId="0000033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 no idea what to expect. It was much easier as a child, when there were no responsibilities, and I was free to play all day. As a grown-up, there was only the work reality, with video and social media to entertain during free time. I went over it again and again in my mind, wondering what part he played in my dreams and imagination, and why he had shown up, or perhaps, why I had concocted him. We’d both changed physically, but I was different. I was an adult now, and my experience and knowledge had shaped me into a scientist. As a scientist, I needed to understand using logic to decipher reality, interpret the fantasy world that I’d created. Maybe immersing myself in the dream and applying my scientific knowledge, I could untangle the mystery.</w:t>
      </w:r>
    </w:p>
    <w:p w14:paraId="0000033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Mostly, though, I wanted to know where the rest of the dream would lead.</w:t>
      </w:r>
    </w:p>
    <w:p w14:paraId="0000033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drifted off and made the conscious choice to return to the meadow, my mind spinning with the possibilities. And the impossibilities.</w:t>
      </w:r>
    </w:p>
    <w:p w14:paraId="00000335" w14:textId="77777777" w:rsidR="00847A31" w:rsidRDefault="00000000">
      <w:pPr>
        <w:spacing w:line="480" w:lineRule="auto"/>
        <w:ind w:firstLine="720"/>
        <w:rPr>
          <w:rFonts w:ascii="Times New Roman" w:eastAsia="Times New Roman" w:hAnsi="Times New Roman" w:cs="Times New Roman"/>
        </w:rPr>
      </w:pPr>
      <w:commentRangeStart w:id="78"/>
      <w:r>
        <w:rPr>
          <w:rFonts w:ascii="Times New Roman" w:eastAsia="Times New Roman" w:hAnsi="Times New Roman" w:cs="Times New Roman"/>
        </w:rPr>
        <w:lastRenderedPageBreak/>
        <w:t>He was already waiting for me when I arrived, hand outstretched. Again, I took his hand, and immediately, the intense and overwhelming feeling of pure love spread throughout my core.</w:t>
      </w:r>
      <w:commentRangeEnd w:id="78"/>
      <w:r w:rsidR="007B5383">
        <w:rPr>
          <w:rStyle w:val="CommentReference"/>
          <w:rFonts w:ascii="Times New Roman" w:eastAsia="Times New Roman" w:hAnsi="Times New Roman" w:cs="Times New Roman"/>
          <w:sz w:val="24"/>
          <w:szCs w:val="24"/>
        </w:rPr>
        <w:commentReference w:id="78"/>
      </w:r>
    </w:p>
    <w:p w14:paraId="0000033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love you</w:t>
      </w:r>
      <w:r>
        <w:rPr>
          <w:rFonts w:ascii="Times New Roman" w:eastAsia="Times New Roman" w:hAnsi="Times New Roman" w:cs="Times New Roman"/>
        </w:rPr>
        <w:t>, I thought.</w:t>
      </w:r>
    </w:p>
    <w:p w14:paraId="0000033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love you</w:t>
      </w:r>
      <w:r>
        <w:rPr>
          <w:rFonts w:ascii="Times New Roman" w:eastAsia="Times New Roman" w:hAnsi="Times New Roman" w:cs="Times New Roman"/>
        </w:rPr>
        <w:t xml:space="preserve">, Jacob replied, </w:t>
      </w:r>
      <w:r>
        <w:rPr>
          <w:rFonts w:ascii="Times New Roman" w:eastAsia="Times New Roman" w:hAnsi="Times New Roman" w:cs="Times New Roman"/>
          <w:i/>
          <w:iCs/>
        </w:rPr>
        <w:t>I love everyone.</w:t>
      </w:r>
    </w:p>
    <w:p w14:paraId="0000033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love that flowed between us, I realized, was more than romantic or familial love. I had known romantic love. I loved my parents, whatever their flaws. This—this was a love of life and existence, and of individual souls, but as a collective. It was universal, a divine energy that encompassed </w:t>
      </w:r>
      <w:r>
        <w:rPr>
          <w:rFonts w:ascii="Times New Roman" w:eastAsia="Times New Roman" w:hAnsi="Times New Roman" w:cs="Times New Roman"/>
          <w:i/>
          <w:iCs/>
        </w:rPr>
        <w:t>everything</w:t>
      </w:r>
      <w:r>
        <w:rPr>
          <w:rFonts w:ascii="Times New Roman" w:eastAsia="Times New Roman" w:hAnsi="Times New Roman" w:cs="Times New Roman"/>
        </w:rPr>
        <w:t>.</w:t>
      </w:r>
    </w:p>
    <w:p w14:paraId="00000339" w14:textId="77777777" w:rsidR="00847A31" w:rsidRDefault="00000000">
      <w:pPr>
        <w:spacing w:line="480" w:lineRule="auto"/>
        <w:ind w:firstLine="720"/>
        <w:rPr>
          <w:rFonts w:ascii="Times New Roman" w:eastAsia="Times New Roman" w:hAnsi="Times New Roman" w:cs="Times New Roman"/>
        </w:rPr>
      </w:pPr>
      <w:commentRangeStart w:id="79"/>
      <w:r>
        <w:rPr>
          <w:rFonts w:ascii="Times New Roman" w:eastAsia="Times New Roman" w:hAnsi="Times New Roman" w:cs="Times New Roman"/>
        </w:rPr>
        <w:t>I knew in that moment that everything had changed.</w:t>
      </w:r>
      <w:commentRangeEnd w:id="79"/>
      <w:r w:rsidR="007B5383">
        <w:rPr>
          <w:rStyle w:val="CommentReference"/>
          <w:rFonts w:ascii="Times New Roman" w:eastAsia="Times New Roman" w:hAnsi="Times New Roman" w:cs="Times New Roman"/>
          <w:sz w:val="24"/>
          <w:szCs w:val="24"/>
        </w:rPr>
        <w:commentReference w:id="79"/>
      </w:r>
    </w:p>
    <w:p w14:paraId="0000033A" w14:textId="77777777" w:rsidR="00847A31" w:rsidRDefault="00000000">
      <w:pPr>
        <w:rPr>
          <w:rFonts w:ascii="Times New Roman" w:eastAsia="Times New Roman" w:hAnsi="Times New Roman" w:cs="Times New Roman"/>
        </w:rPr>
      </w:pPr>
      <w:r>
        <w:br w:type="page"/>
      </w:r>
    </w:p>
    <w:p w14:paraId="0000033B"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RELICS</w:t>
      </w:r>
    </w:p>
    <w:p w14:paraId="0000033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Just as in my childhood, sleep became the most cherished part of my life. Work, already mundane, had grown tiresome to the point where I hurriedly sped through my tasks. No longer was I drawn to the curiosity I’d discovered earlier in my career. As my desire for sleep grew, my enthusiasm for work waned. I was still efficient and rarely made mistakes, but I rushed through my tasks with less enthusiasm. I didn’t care about the applications of sand in physics, only about the sand on the beach where the glowing gemstones were found.</w:t>
      </w:r>
    </w:p>
    <w:p w14:paraId="0000033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was there every night waiting for me in the meadow or on the beach, sometimes sitting, other times standing at attention, a guardian of stories. I would choose where to meet, and there was no routine to our meetings—we explored the known and unknown. I had traveled extensively with my device, but only a few miles from the dome in the physical world. With Jacob, I explored these sights as if I were actually there. I could smell the aromas of unfamiliar, exotic food, sense the freezing temperatures that I’d never experienced before, and view landscapes that I’d only read about.</w:t>
      </w:r>
    </w:p>
    <w:p w14:paraId="0000033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Some of these wanderings through time and space were mostly replicas of historical events and geological periods. Although “replicas” was not quite the right word for these visions. They were real. Catching a brief glimpse of an iceberg, I instantly felt the bitter cold as it cut into my skin. We didn’t stay very long. </w:t>
      </w:r>
      <w:r>
        <w:rPr>
          <w:rFonts w:ascii="Times New Roman" w:eastAsia="Times New Roman" w:hAnsi="Times New Roman" w:cs="Times New Roman"/>
          <w:i/>
          <w:iCs/>
        </w:rPr>
        <w:t>Why didn’t I put on a coat in the dream?</w:t>
      </w:r>
      <w:r>
        <w:rPr>
          <w:rFonts w:ascii="Times New Roman" w:eastAsia="Times New Roman" w:hAnsi="Times New Roman" w:cs="Times New Roman"/>
        </w:rPr>
        <w:t xml:space="preserve"> Another time, we traveled to the rainforest, where the heat was like home, but the air was heavy and humid. Clear, vivid places.</w:t>
      </w:r>
    </w:p>
    <w:p w14:paraId="0000033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other places we traveled to, I called possibilities. I wasn’t sure these were past events, because it seemed that certain things had been part of our world for centuries. Was there ever a time when we didn’t have technology? Yes, but those things were never really talked </w:t>
      </w:r>
      <w:r>
        <w:rPr>
          <w:rFonts w:ascii="Times New Roman" w:eastAsia="Times New Roman" w:hAnsi="Times New Roman" w:cs="Times New Roman"/>
        </w:rPr>
        <w:lastRenderedPageBreak/>
        <w:t>about, and if they were, it was to show how uncivilized we’d been in the past. These dreams were foggy and ethereal. They felt more like actual dreams, the way the state of dreaming is usually described. Unreal. It was there that impossible things happened. Societies free of widespread technology, people using telepathy to communicate, homes spread out all over the countryside. I met teleporters, mind readers, and others with abilities. Nothing negative, no nightmares, no fear. No wandering through mazes.</w:t>
      </w:r>
    </w:p>
    <w:p w14:paraId="0000034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However, one night I found myself in a different place. It was neither imaginative nor historical, at least in the history that I learned.</w:t>
      </w:r>
    </w:p>
    <w:p w14:paraId="0000034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dream started blurry and distant, as if I were looking through a pinhole. I realized it was a telescope. There was dust on the lens, and I reached over to clean the dust with my sleeve. Then, the pinhole expanded, and I traveled through it, finding myself standing in the middle of a desert.</w:t>
      </w:r>
    </w:p>
    <w:p w14:paraId="0000034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hot and dry, and the dust from the sand permeated the air, making it difficult, but not impossible, to breathe. There were stones and other rubble, collapsed columns and dust, lots of dust. The area looked like the ruins of an ancient civilization. In the distance, tall towers, which seemed incongruent to the setting. I couldn’t really tell how tall they were, but they must have been very far away because of their size. Some of the stones had mysterious markings, an infinity symbol, but cut in half. I’d never encountered it in my studies. I knew the meaning of infinity, but what did infinity cut in half mean?</w:t>
      </w:r>
    </w:p>
    <w:p w14:paraId="0000034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Looking around, I noticed more piles of dirt and sand, loose stones, and tools. The site must’ve been recently excavated. Tools and equipment were strewn about, not yet covered by the dust floating in the air. Someone had been here recently, solving the mystery of this ancient culture.</w:t>
      </w:r>
    </w:p>
    <w:p w14:paraId="0000034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took a few steps forward, toward a pile of objects with labels.</w:t>
      </w:r>
    </w:p>
    <w:p w14:paraId="0000034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small rectangular object that looked like a personal device.</w:t>
      </w:r>
    </w:p>
    <w:p w14:paraId="0000034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computer chip.</w:t>
      </w:r>
    </w:p>
    <w:p w14:paraId="0000034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keyboard.</w:t>
      </w:r>
    </w:p>
    <w:p w14:paraId="0000034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labels didn’t mean anything to me, but I presumed they were archaeological codes.</w:t>
      </w:r>
    </w:p>
    <w:p w14:paraId="0000034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recognized the items—they were part of my world.</w:t>
      </w:r>
    </w:p>
    <w:p w14:paraId="0000034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While most archeological finds are from ancient ruins, the items told a different story. I did a quick scan of the area and noticed more items set aside and labeled, stacked on top of each other. Laptops, more computer chips, and other electronic-looking items that I couldn’t identify. </w:t>
      </w:r>
      <w:r>
        <w:rPr>
          <w:rFonts w:ascii="Times New Roman" w:eastAsia="Times New Roman" w:hAnsi="Times New Roman" w:cs="Times New Roman"/>
          <w:i/>
          <w:iCs/>
        </w:rPr>
        <w:t>Computer parts?</w:t>
      </w:r>
      <w:r>
        <w:rPr>
          <w:rFonts w:ascii="Times New Roman" w:eastAsia="Times New Roman" w:hAnsi="Times New Roman" w:cs="Times New Roman"/>
        </w:rPr>
        <w:t xml:space="preserve"> Was this a dump for tech parts? Perhaps they were waiting for transport for recycling.</w:t>
      </w:r>
    </w:p>
    <w:p w14:paraId="0000034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were no people there—just me and Jacob. I wondered if there was a caretaker, an archaeologist. Where had they gone?</w:t>
      </w:r>
    </w:p>
    <w:p w14:paraId="0000034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They’ve been sitting in dust and sun for thousands of years.</w:t>
      </w:r>
    </w:p>
    <w:p w14:paraId="0000034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At first, I believed those were my words, then I realized they were Jacob’s. Mine and Jacob’s words, in unison.</w:t>
      </w:r>
    </w:p>
    <w:p w14:paraId="0000034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How strange</w:t>
      </w:r>
      <w:r>
        <w:rPr>
          <w:rFonts w:ascii="Times New Roman" w:eastAsia="Times New Roman" w:hAnsi="Times New Roman" w:cs="Times New Roman"/>
        </w:rPr>
        <w:t>. The thoughts in our heads seemed to overlap.</w:t>
      </w:r>
    </w:p>
    <w:p w14:paraId="0000034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This isn’t a dump</w:t>
      </w:r>
      <w:r>
        <w:rPr>
          <w:rFonts w:ascii="Times New Roman" w:eastAsia="Times New Roman" w:hAnsi="Times New Roman" w:cs="Times New Roman"/>
        </w:rPr>
        <w:t>, Jacob said.</w:t>
      </w:r>
    </w:p>
    <w:p w14:paraId="0000035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Is this another timeline</w:t>
      </w:r>
      <w:r>
        <w:rPr>
          <w:rFonts w:ascii="Times New Roman" w:eastAsia="Times New Roman" w:hAnsi="Times New Roman" w:cs="Times New Roman"/>
        </w:rPr>
        <w:t>, I asked.</w:t>
      </w:r>
    </w:p>
    <w:p w14:paraId="0000035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didn’t immediately reply. He turned his head away from me.</w:t>
      </w:r>
    </w:p>
    <w:p w14:paraId="0000035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I said aloud, thinking he didn’t hear me.</w:t>
      </w:r>
    </w:p>
    <w:p w14:paraId="0000035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It’s the past and the future,</w:t>
      </w:r>
      <w:r>
        <w:rPr>
          <w:rFonts w:ascii="Times New Roman" w:eastAsia="Times New Roman" w:hAnsi="Times New Roman" w:cs="Times New Roman"/>
        </w:rPr>
        <w:t xml:space="preserve"> he replied.</w:t>
      </w:r>
    </w:p>
    <w:p w14:paraId="0000035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His response sounded like a riddle, but I wanted answers.</w:t>
      </w:r>
    </w:p>
    <w:p w14:paraId="0000035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I felt like this was something I was </w:t>
      </w:r>
      <w:r>
        <w:rPr>
          <w:rFonts w:ascii="Times New Roman" w:eastAsia="Times New Roman" w:hAnsi="Times New Roman" w:cs="Times New Roman"/>
          <w:i/>
          <w:iCs/>
        </w:rPr>
        <w:t>supposed</w:t>
      </w:r>
      <w:r>
        <w:rPr>
          <w:rFonts w:ascii="Times New Roman" w:eastAsia="Times New Roman" w:hAnsi="Times New Roman" w:cs="Times New Roman"/>
        </w:rPr>
        <w:t xml:space="preserve"> to see, yet he was vague. If I was supposed to see this, why did he explain everything more clearly?</w:t>
      </w:r>
    </w:p>
    <w:p w14:paraId="0000035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Jacob’s face was somber. He looked at me and nodded his head.</w:t>
      </w:r>
    </w:p>
    <w:p w14:paraId="0000035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Why was I supposed to see this?</w:t>
      </w:r>
    </w:p>
    <w:p w14:paraId="0000035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answer came in waves. I could feel the energy in the surrounding area, in the objects. I </w:t>
      </w:r>
      <w:r>
        <w:rPr>
          <w:rFonts w:ascii="Times New Roman" w:eastAsia="Times New Roman" w:hAnsi="Times New Roman" w:cs="Times New Roman"/>
          <w:i/>
          <w:iCs/>
        </w:rPr>
        <w:t>felt</w:t>
      </w:r>
      <w:r>
        <w:rPr>
          <w:rFonts w:ascii="Times New Roman" w:eastAsia="Times New Roman" w:hAnsi="Times New Roman" w:cs="Times New Roman"/>
        </w:rPr>
        <w:t xml:space="preserve"> the color orange, just like when I was a child. </w:t>
      </w:r>
      <w:r>
        <w:rPr>
          <w:rFonts w:ascii="Times New Roman" w:eastAsia="Times New Roman" w:hAnsi="Times New Roman" w:cs="Times New Roman"/>
          <w:i/>
          <w:iCs/>
        </w:rPr>
        <w:t>Home</w:t>
      </w:r>
      <w:r>
        <w:rPr>
          <w:rFonts w:ascii="Times New Roman" w:eastAsia="Times New Roman" w:hAnsi="Times New Roman" w:cs="Times New Roman"/>
        </w:rPr>
        <w:t>. In a flash, the site shifted (or did I shift?) to when the city had been whole. I saw people. They were preparing for something. Something was coming, and there was no time to waste. They were packing their things, quickly, just the necessities. I heard scattered screams, and I felt time was limited. The people were rushing, escaping something.</w:t>
      </w:r>
    </w:p>
    <w:p w14:paraId="0000035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Drones flew through the sky, thousands more than in my time. Instead of delivering packages, they carried huge canisters, which they dropped down into the city. There were more screams, and more drones, and finally, silence. The drones departed.</w:t>
      </w:r>
    </w:p>
    <w:p w14:paraId="0000035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took a few steps toward a woman lying in the fetal position. Her eyes were open, blood streaming down her cheeks. I reached down and touched her arm. It was cold. She was obviously dead, as was everyone around. Killed by drones? It seemed impossible.</w:t>
      </w:r>
    </w:p>
    <w:p w14:paraId="0000035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I flashed back to the dig site, to where the interpreters of the past searched for clues as to how these people lived. But where were they, the archaeologists?</w:t>
      </w:r>
    </w:p>
    <w:p w14:paraId="0000035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Look around, Sage. Look beyond this area. Look to the distance.</w:t>
      </w:r>
    </w:p>
    <w:p w14:paraId="0000035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That’s when I saw the bent steel girders, the collapsed buildings, the ruin, the destruction. It looked like the buildings in the city just outside my childhood home. But drier, hotter. There was no green anywhere. It was just scorched earth and dust.</w:t>
      </w:r>
    </w:p>
    <w:p w14:paraId="0000035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It was hot, like the memories of my childhood in the meadow, but not unbearable. Jacob had explained that, unlike our travels to other places, we couldn’t feel the true weather of this place. The heat there was searing and would be too much for us, had we been physically present.  We were impervious to the weather. Of course, in dreams, anything is possible.</w:t>
      </w:r>
    </w:p>
    <w:p w14:paraId="0000035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I saw the meadow. It was my meadow. I could see the remnants of the tree where Jacob and I had played, now a stump.</w:t>
      </w:r>
    </w:p>
    <w:p w14:paraId="0000036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This must be later, far in the future.</w:t>
      </w:r>
    </w:p>
    <w:p w14:paraId="0000036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didn’t say anything.</w:t>
      </w:r>
    </w:p>
    <w:p w14:paraId="0000036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turned toward him, looking for a response.</w:t>
      </w:r>
    </w:p>
    <w:p w14:paraId="0000036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That’s when I saw my house. Collapsed, burned, uninhabitable.</w:t>
      </w:r>
    </w:p>
    <w:p w14:paraId="0000036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rPr>
        <w:t>This, everything I had seen, was the future. Where were my parents? Where was everyone else? Where were the people?</w:t>
      </w:r>
    </w:p>
    <w:p w14:paraId="0000036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Home. And the comforting sensation of orange. Yes, it was all gone. Jacob didn’t need to tell me anything. I knew.</w:t>
      </w:r>
    </w:p>
    <w:p w14:paraId="00000366" w14:textId="77777777" w:rsidR="00847A31" w:rsidRDefault="00000000">
      <w:pPr>
        <w:spacing w:line="480" w:lineRule="auto"/>
        <w:ind w:firstLine="720"/>
        <w:rPr>
          <w:rFonts w:ascii="Times New Roman" w:eastAsia="Times New Roman" w:hAnsi="Times New Roman" w:cs="Times New Roman"/>
        </w:rPr>
      </w:pPr>
      <w:commentRangeStart w:id="80"/>
      <w:r>
        <w:rPr>
          <w:rFonts w:ascii="Times New Roman" w:eastAsia="Times New Roman" w:hAnsi="Times New Roman" w:cs="Times New Roman"/>
        </w:rPr>
        <w:t>I gently touched the keyboard—I felt a rush, as if the past were catching up to the future. This time, it was red. Loss.</w:t>
      </w:r>
      <w:commentRangeEnd w:id="80"/>
      <w:r w:rsidR="00FE3C88">
        <w:rPr>
          <w:rStyle w:val="CommentReference"/>
          <w:rFonts w:ascii="Times New Roman" w:eastAsia="Times New Roman" w:hAnsi="Times New Roman" w:cs="Times New Roman"/>
          <w:sz w:val="24"/>
          <w:szCs w:val="24"/>
        </w:rPr>
        <w:commentReference w:id="80"/>
      </w:r>
    </w:p>
    <w:p w14:paraId="0000036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But red is also passion</w:t>
      </w:r>
      <w:r>
        <w:rPr>
          <w:rFonts w:ascii="Times New Roman" w:eastAsia="Times New Roman" w:hAnsi="Times New Roman" w:cs="Times New Roman"/>
        </w:rPr>
        <w:t>.</w:t>
      </w:r>
    </w:p>
    <w:p w14:paraId="0000036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confused by the dichotomy. The color had two emotions. Maybe it had even more.  But at the moment, I felt a tremendous loss, a deep grief. I closed my eyes and took a deep, ragged inhale before I could feel grounded again.</w:t>
      </w:r>
    </w:p>
    <w:p w14:paraId="0000036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What happened?</w:t>
      </w:r>
    </w:p>
    <w:p w14:paraId="0000036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The end of everything</w:t>
      </w:r>
      <w:r>
        <w:rPr>
          <w:rFonts w:ascii="Times New Roman" w:eastAsia="Times New Roman" w:hAnsi="Times New Roman" w:cs="Times New Roman"/>
        </w:rPr>
        <w:t>, he replied.</w:t>
      </w:r>
    </w:p>
    <w:p w14:paraId="0000036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Tell everyone</w:t>
      </w:r>
      <w:r>
        <w:rPr>
          <w:rFonts w:ascii="Times New Roman" w:eastAsia="Times New Roman" w:hAnsi="Times New Roman" w:cs="Times New Roman"/>
        </w:rPr>
        <w:t>, he said.</w:t>
      </w:r>
    </w:p>
    <w:p w14:paraId="0000036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Tell them what? I wasn’t even sure what I saw.</w:t>
      </w:r>
    </w:p>
    <w:p w14:paraId="0000036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You are the prophet.</w:t>
      </w:r>
    </w:p>
    <w:p w14:paraId="0000036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Before I could ask him more questions, I woke up.</w:t>
      </w:r>
    </w:p>
    <w:p w14:paraId="0000036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want to know anymore. If that was the future, I didn’t want to know how we ended. Tell everyone? Whom would I tell, and who would believe me? I was not, and did not, want to be a prophet. Nobody would believe me. They would send me to a treatment center and make me forget everything again. These dreams are just possibilities. But I wasn’t sure how to stop it from happening—if I even had the power to stop it. Only Jacob had the answers.</w:t>
      </w:r>
    </w:p>
    <w:p w14:paraId="0000037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had caused the terrible destruction? Jacob said it could be the past or the future. He had spoken in riddles, not quite answering my question. It couldn’t have been the past. I’d never heard of such a tragic event. If it were the future, it might be sooner than imagined. Would there be another climate crisis? I couldn’t understand why drones would be dropping canisters. What was in the canisters? Water to put out fires?</w:t>
      </w:r>
    </w:p>
    <w:p w14:paraId="0000037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needed to find out what it meant.</w:t>
      </w:r>
    </w:p>
    <w:p w14:paraId="0000037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next morning, I went into </w:t>
      </w:r>
      <w:commentRangeStart w:id="81"/>
      <w:r>
        <w:rPr>
          <w:rFonts w:ascii="Times New Roman" w:eastAsia="Times New Roman" w:hAnsi="Times New Roman" w:cs="Times New Roman"/>
        </w:rPr>
        <w:t>research mode</w:t>
      </w:r>
      <w:commentRangeEnd w:id="81"/>
      <w:r w:rsidR="00FE3C88">
        <w:rPr>
          <w:rStyle w:val="CommentReference"/>
          <w:rFonts w:ascii="Times New Roman" w:eastAsia="Times New Roman" w:hAnsi="Times New Roman" w:cs="Times New Roman"/>
          <w:sz w:val="24"/>
          <w:szCs w:val="24"/>
        </w:rPr>
        <w:commentReference w:id="81"/>
      </w:r>
      <w:r>
        <w:rPr>
          <w:rFonts w:ascii="Times New Roman" w:eastAsia="Times New Roman" w:hAnsi="Times New Roman" w:cs="Times New Roman"/>
        </w:rPr>
        <w:t>, gathering information about archeology. The codes on the “relics”—they must have meant something. The research led me to sites all over the world. Letters, numbers—they were all location codes. What was BO, though? That had to be in the future, not the past. If it were near my home…</w:t>
      </w:r>
    </w:p>
    <w:p w14:paraId="0000037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already knew it was near my home, the main dome of the city. But it could happen all over the country, the planet. It could happen anywhere and everywhere.</w:t>
      </w:r>
    </w:p>
    <w:p w14:paraId="0000037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knew there was another reason Jacob had shown me the scorched earth, the dying people. A reason I didn’t want to accept. He wanted me to tell everyone, to prevent what was to </w:t>
      </w:r>
      <w:r>
        <w:rPr>
          <w:rFonts w:ascii="Times New Roman" w:eastAsia="Times New Roman" w:hAnsi="Times New Roman" w:cs="Times New Roman"/>
        </w:rPr>
        <w:lastRenderedPageBreak/>
        <w:t>come. But how? The ancient past that I uncovered during my search—how could the past help me find the answers about the future?</w:t>
      </w:r>
    </w:p>
    <w:p w14:paraId="0000037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drones and computers already existed, but I knew their history was important. They had become so integral to our society. We couldn’t survive without them. I kept searching and learning, and the deeper I delved, the more impassioned I became. There was so much missing information. How did our leaders take power? How did we become so dependent on technology, and how did it become such an integral and necessary part of our lives? I took notes, I wrote endless pages of notes, as well as my own thoughts, the feelings, the dreams. Everything just came pouring out.</w:t>
      </w:r>
    </w:p>
    <w:p w14:paraId="0000037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Research and facts were unnecessary. I became the library, and my shelves were filled with the knowledge of humanity. I had no idea what I would do with what I wrote. I couldn’t share this, tell the world, as Jacob said. I knew there had to be a reason, so I kept going. Writing without thinking, knowledge emerging from an unknown source, with no data to back it up. It was unscientific, but it spoke truth.</w:t>
      </w:r>
      <w:r>
        <w:br w:type="page"/>
      </w:r>
    </w:p>
    <w:p w14:paraId="00000377"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DREAMS OF THE FUTURE</w:t>
      </w:r>
    </w:p>
    <w:p w14:paraId="0000037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For the next few months, I still dreamt, but Jacob was no longer there. While I noticed his absence, I wasn’t even sure I missed him. It was very strange to dream alone. The most amazing thing was that I was finally able to understand the meaning of my dreams without him. He’d always been present, explaining everything. Maybe since he was no longer necessary, he stopped appearing. Maybe he was guiding me. It sounded ludicrous. Like a </w:t>
      </w:r>
      <w:commentRangeStart w:id="82"/>
      <w:r>
        <w:rPr>
          <w:rFonts w:ascii="Times New Roman" w:eastAsia="Times New Roman" w:hAnsi="Times New Roman" w:cs="Times New Roman"/>
        </w:rPr>
        <w:t>spirit guide</w:t>
      </w:r>
      <w:commentRangeEnd w:id="82"/>
      <w:r w:rsidR="00EB5295">
        <w:rPr>
          <w:rStyle w:val="CommentReference"/>
          <w:rFonts w:ascii="Times New Roman" w:eastAsia="Times New Roman" w:hAnsi="Times New Roman" w:cs="Times New Roman"/>
          <w:sz w:val="24"/>
          <w:szCs w:val="24"/>
        </w:rPr>
        <w:commentReference w:id="82"/>
      </w:r>
      <w:r>
        <w:rPr>
          <w:rFonts w:ascii="Times New Roman" w:eastAsia="Times New Roman" w:hAnsi="Times New Roman" w:cs="Times New Roman"/>
        </w:rPr>
        <w:t>? I’d read about those myths. They were disproved by science. There are no such things as spirit guides.</w:t>
      </w:r>
    </w:p>
    <w:p w14:paraId="0000037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I’d obviously been taking in too much information, and the lines between science and faith had overlapped in my mind. I wasn’t sure what I really believed anymore. In my childhood, the dreams were fun and imaginative. Now, the serious undertones made them all too real, even with their impossibility.</w:t>
      </w:r>
    </w:p>
    <w:p w14:paraId="0000037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Eventually, dreaming without Jacob became the norm. It had happened before, and I accepted that he was gone, but I knew he would return when I needed him.</w:t>
      </w:r>
    </w:p>
    <w:p w14:paraId="0000037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became a physicist and thought I’d found my purpose. However, I was lying to myself. Dreaming gave me far more satisfaction than any physics problems I’d tried to solve. Was this new thing, this pulling of thoughts out of thin air and putting them to paper, a new purpose? Why? I didn’t know. I just kept going, despite the contradictions. The dreams drove me to research, and the research generated writing. That was all I knew. And I decided I would continue doing this until I didn’t know what else to do. Then I would ask Jacob to return, and he would come back and help me figure out what to do next. It was just a theory. And a crazy one. But it felt right.</w:t>
      </w:r>
    </w:p>
    <w:p w14:paraId="0000037C"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37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 more I dreamt and the more I wrote, the more things started to affect me in real life. Like predictions, my dreams were coming to fruition.</w:t>
      </w:r>
    </w:p>
    <w:p w14:paraId="0000037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At first, they were small things. I would dream of the sand, and the next day, the AI would tell me an experiment failed because of the sand particles. I told myself it had to be a coincidence. I dreamt that a drone misdelivered a package to me, and again, the next morning, I watched as a drone dropped an unexpected box on my balcony. Another coincidence? I told myself it had to be—predicting the future was impossible.</w:t>
      </w:r>
    </w:p>
    <w:p w14:paraId="0000037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took notice of events in the world around me, not just in my dreams. More significant things, in my waking moments, that I had been blind to before. I never read or watched the news. There was no point; most of it was meaningless and trivial.</w:t>
      </w:r>
    </w:p>
    <w:p w14:paraId="0000038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one night, I dreamt about a massive fire. A huge building was fully engulfed in flames, and huge billowing clouds of smoke rose into the sky. Fires were rare, especially huge fires as I’d seen in my dream. AI fire detection systems were instantly alerted, and fires were extinguished in minutes.</w:t>
      </w:r>
    </w:p>
    <w:p w14:paraId="0000038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next morning, something popped up in my news feed— a fire had broken out at the Lincoln data center. The blurb said that it was sabotage by anti-government terrorists. There was nothing else, except that the fire had caused a slight service disruption. It was soon repaired, and all services returned to normal. I didn’t understand why it had been mentioned in the news. The news usually consisted of positive things, about how everyone was happy and productive, and the world was a safe place.</w:t>
      </w:r>
    </w:p>
    <w:p w14:paraId="0000038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Later, when I went to find the article again, it was gone. I did a quick search, but nothing came up about the fire. It must have been a mistake. </w:t>
      </w:r>
      <w:r>
        <w:rPr>
          <w:rFonts w:ascii="Times New Roman" w:eastAsia="Times New Roman" w:hAnsi="Times New Roman" w:cs="Times New Roman"/>
          <w:i/>
          <w:iCs/>
        </w:rPr>
        <w:t>Right.</w:t>
      </w:r>
      <w:r>
        <w:rPr>
          <w:rFonts w:ascii="Times New Roman" w:eastAsia="Times New Roman" w:hAnsi="Times New Roman" w:cs="Times New Roman"/>
        </w:rPr>
        <w:t xml:space="preserve"> The Leadership never made mistakes.</w:t>
      </w:r>
    </w:p>
    <w:p w14:paraId="00000383" w14:textId="77777777" w:rsidR="00847A31" w:rsidRDefault="00847A31">
      <w:pPr>
        <w:spacing w:line="480" w:lineRule="auto"/>
        <w:ind w:firstLine="720"/>
        <w:rPr>
          <w:rFonts w:ascii="Times New Roman" w:eastAsia="Times New Roman" w:hAnsi="Times New Roman" w:cs="Times New Roman"/>
        </w:rPr>
      </w:pPr>
    </w:p>
    <w:p w14:paraId="0000038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started to question whether my dreams were coming true. I knew it was impossible and that it had to be a coincidence. But…one or two things were definitely a coincidence. Three or more? I started to wonder.</w:t>
      </w:r>
    </w:p>
    <w:p w14:paraId="0000038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positively didn’t believe I was predicting the future. Whatever was happening, I felt Jacob was involved. There was nothing I could do but wait until he returned.</w:t>
      </w:r>
    </w:p>
    <w:p w14:paraId="0000038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If.</w:t>
      </w:r>
    </w:p>
    <w:p w14:paraId="0000038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No, he always returns.</w:t>
      </w:r>
    </w:p>
    <w:p w14:paraId="00000388"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389" w14:textId="77777777" w:rsidR="00847A31" w:rsidRDefault="00000000">
      <w:pPr>
        <w:spacing w:line="480" w:lineRule="auto"/>
        <w:ind w:firstLine="720"/>
        <w:rPr>
          <w:rFonts w:ascii="Times New Roman" w:eastAsia="Times New Roman" w:hAnsi="Times New Roman" w:cs="Times New Roman"/>
        </w:rPr>
      </w:pPr>
      <w:r w:rsidRPr="001348B4">
        <w:rPr>
          <w:rFonts w:ascii="Times New Roman" w:eastAsia="Times New Roman" w:hAnsi="Times New Roman" w:cs="Times New Roman"/>
        </w:rPr>
        <w:t>As the weeks passed, more dreams and more real-life connections, more events happened exactly as they had in my dreams the night before.</w:t>
      </w:r>
    </w:p>
    <w:p w14:paraId="0000038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watched as several people were taken from their homes to some sort of detention center. They all looked exactly like me. Yet they weren’t me. It reminded me of what Jacob had said when I was little, that there were many timelines and many “mes.” But these people, I knew they weren’t me; they just happened to look like me. Soon after the dream, I read about a couple who were arrested for treason. The reason wasn’t clearly explained, but they were deemed to have performed “unscientific” acts. A vague accusation, yet it seemed significant. What were the unscientific acts? </w:t>
      </w:r>
      <w:r>
        <w:rPr>
          <w:rFonts w:ascii="Times New Roman" w:eastAsia="Times New Roman" w:hAnsi="Times New Roman" w:cs="Times New Roman"/>
          <w:i/>
          <w:iCs/>
        </w:rPr>
        <w:t>Maybe they dreamt about the future and told someone.</w:t>
      </w:r>
      <w:r>
        <w:rPr>
          <w:rFonts w:ascii="Times New Roman" w:eastAsia="Times New Roman" w:hAnsi="Times New Roman" w:cs="Times New Roman"/>
        </w:rPr>
        <w:t xml:space="preserve"> I pushed the thought away. Nobody would speak up about something so dangerous. While not officially illegal, any action that’d been disproven by science was seen as a threat. People would’ve been taken in for questioning or </w:t>
      </w:r>
      <w:commentRangeStart w:id="83"/>
      <w:r>
        <w:rPr>
          <w:rFonts w:ascii="Times New Roman" w:eastAsia="Times New Roman" w:hAnsi="Times New Roman" w:cs="Times New Roman"/>
        </w:rPr>
        <w:t>reeducation</w:t>
      </w:r>
      <w:commentRangeEnd w:id="83"/>
      <w:r w:rsidR="001348B4">
        <w:rPr>
          <w:rStyle w:val="CommentReference"/>
          <w:rFonts w:ascii="Times New Roman" w:eastAsia="Times New Roman" w:hAnsi="Times New Roman" w:cs="Times New Roman"/>
          <w:sz w:val="24"/>
          <w:szCs w:val="24"/>
        </w:rPr>
        <w:commentReference w:id="83"/>
      </w:r>
      <w:r>
        <w:rPr>
          <w:rFonts w:ascii="Times New Roman" w:eastAsia="Times New Roman" w:hAnsi="Times New Roman" w:cs="Times New Roman"/>
        </w:rPr>
        <w:t>.</w:t>
      </w:r>
    </w:p>
    <w:p w14:paraId="0000038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also dreamt of a great war and a pandemic. Would those events happen in the future? I worried about the future, and the notion of a war or even a pandemic was terrifying. In that same dream, I saw people attached to machines, their minds transforming into computer circuits. Or </w:t>
      </w:r>
      <w:r>
        <w:rPr>
          <w:rFonts w:ascii="Times New Roman" w:eastAsia="Times New Roman" w:hAnsi="Times New Roman" w:cs="Times New Roman"/>
        </w:rPr>
        <w:lastRenderedPageBreak/>
        <w:t>was it the other way around? Computers transforming into humans. I couldn’t remember, but either way, it was disturbing.</w:t>
      </w:r>
    </w:p>
    <w:p w14:paraId="0000038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wasn’t all bad. Sometimes I dreamt of people hugging each other and talking, real communication, physical touch. I saw all technology destroyed. I even saw people rising together and fighting against an evil force they called the technocrats. Against the machines? No, it was against those who managed the. Machines. I wasn’t sure. The dream moved so quickly, it was as if I were looking at quick snippets. It seemed out of place. I woke feeling triumphant and exhilarated, despite the potential destruction of technology. A positive event. I felt it. But why? We couldn’t live without the machines. We needed them.</w:t>
      </w:r>
    </w:p>
    <w:p w14:paraId="0000038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Or do we?</w:t>
      </w:r>
    </w:p>
    <w:p w14:paraId="0000038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questioned everything.</w:t>
      </w:r>
    </w:p>
    <w:p w14:paraId="0000038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darker dreams, where people were harmed and apocalyptic events happened, left me unsettled. I didn’t want to know anything else; I didn’t want to know about the end of the world. I convinced myself that everything was a coincidence, that what I’d dreamt would never come to pass. Maybe they were just nightmares, without any meaning except perhaps pointing out my own worries. Dreams tell us a lot about what’s going on inside us. What was I so worried about that my subconscious kept poking at me?</w:t>
      </w:r>
    </w:p>
    <w:p w14:paraId="0000039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The dreams. I am worried about the dreams.</w:t>
      </w:r>
    </w:p>
    <w:p w14:paraId="0000039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didn’t make any sense.</w:t>
      </w:r>
    </w:p>
    <w:p w14:paraId="00000392"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39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the days passed, I dreaded sleeping again. I wanted the visions, dreams, or whatever they were to stop. But they didn’t. I dealt with it. I slept less. And I stayed silent. Who would have believed me anyway? There wasn’t anyone I could talk to, nobody I could trust.</w:t>
      </w:r>
    </w:p>
    <w:p w14:paraId="0000039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Except Jacob. I needed Jacob.</w:t>
      </w:r>
    </w:p>
    <w:p w14:paraId="0000039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what he’d say, though. He’d tell me that I was a prophet and that part of my mission was to share what I saw with the world. I knew the answer to that already. I needed answers, not directives.</w:t>
      </w:r>
    </w:p>
    <w:p w14:paraId="0000039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How could I tell the people of the world these terrible things? They wouldn’t want to know. I would take away their hope. More importantly, they would think I was crazy.</w:t>
      </w:r>
    </w:p>
    <w:p w14:paraId="0000039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was no point sharing my visions unless they could change the future. That’s what I thought. If I could change the outcome by telling people, would I?  I would put myself in danger. I was sure the leaders would arrest me. Plus, from what I’d learned in science, the future can’t be changed. Time paradoxes. Part of me believed the future was set in stone. Another part did not. Perhaps my dreams were not prophetic but just regular dreams. Back and forth I went, indecisive and unsure. I stopped writing down my dreams. I willed myself to stop dreaming.</w:t>
      </w:r>
    </w:p>
    <w:p w14:paraId="0000039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have free will.</w:t>
      </w:r>
      <w:r>
        <w:rPr>
          <w:rFonts w:ascii="Times New Roman" w:eastAsia="Times New Roman" w:hAnsi="Times New Roman" w:cs="Times New Roman"/>
        </w:rPr>
        <w:t xml:space="preserve"> The future is not set in stone. What I saw were just possibilities. Or imaginings.</w:t>
      </w:r>
    </w:p>
    <w:p w14:paraId="0000039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dreams were simply a possible future—events that could happen if certain things went awry. The future would change only if people affected change. Whatever that change was, I decided not to get involved. I trusted what I learned about history and what I was told by the leaders. I trusted the human race was evolving and would continue to do so.</w:t>
      </w:r>
    </w:p>
    <w:p w14:paraId="0000039A" w14:textId="77777777" w:rsidR="00847A31" w:rsidRDefault="00000000">
      <w:pPr>
        <w:spacing w:line="480" w:lineRule="auto"/>
        <w:ind w:firstLine="720"/>
        <w:rPr>
          <w:rFonts w:ascii="Times New Roman" w:eastAsia="Times New Roman" w:hAnsi="Times New Roman" w:cs="Times New Roman"/>
        </w:rPr>
      </w:pPr>
      <w:r w:rsidRPr="00D923FE">
        <w:rPr>
          <w:rFonts w:ascii="Times New Roman" w:eastAsia="Times New Roman" w:hAnsi="Times New Roman" w:cs="Times New Roman"/>
        </w:rPr>
        <w:t xml:space="preserve">I was naïve and full of youthful </w:t>
      </w:r>
      <w:commentRangeStart w:id="84"/>
      <w:r w:rsidRPr="00D923FE">
        <w:rPr>
          <w:rFonts w:ascii="Times New Roman" w:eastAsia="Times New Roman" w:hAnsi="Times New Roman" w:cs="Times New Roman"/>
        </w:rPr>
        <w:t>hope</w:t>
      </w:r>
      <w:commentRangeEnd w:id="84"/>
      <w:r w:rsidR="00D923FE">
        <w:rPr>
          <w:rStyle w:val="CommentReference"/>
          <w:rFonts w:ascii="Times New Roman" w:eastAsia="Times New Roman" w:hAnsi="Times New Roman" w:cs="Times New Roman"/>
          <w:sz w:val="24"/>
          <w:szCs w:val="24"/>
        </w:rPr>
        <w:commentReference w:id="84"/>
      </w:r>
      <w:r w:rsidRPr="00D923FE">
        <w:rPr>
          <w:rFonts w:ascii="Times New Roman" w:eastAsia="Times New Roman" w:hAnsi="Times New Roman" w:cs="Times New Roman"/>
        </w:rPr>
        <w:t>.</w:t>
      </w:r>
    </w:p>
    <w:p w14:paraId="0000039B" w14:textId="77777777" w:rsidR="00847A31" w:rsidRDefault="00000000">
      <w:pPr>
        <w:rPr>
          <w:rFonts w:ascii="Times New Roman" w:eastAsia="Times New Roman" w:hAnsi="Times New Roman" w:cs="Times New Roman"/>
        </w:rPr>
      </w:pPr>
      <w:r>
        <w:br w:type="page"/>
      </w:r>
    </w:p>
    <w:p w14:paraId="0000039C"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SOPHIE</w:t>
      </w:r>
    </w:p>
    <w:p w14:paraId="0000039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misdelivered package I dreamt about turned out to be an inconvenience.</w:t>
      </w:r>
    </w:p>
    <w:p w14:paraId="0000039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delivery drones weren’t perfect. Occasionally, they made mistakes, but they were always quick to resolve the issue. However, they refused to pick up the package that landed on my balcony, claiming that nothing had been delivered. I kept making requests, and they kept ignoring me. My only option was to drop the package at the distribution center; otherwise, they would charge me for whatever was in there. I opted for an easier option—I could simply open the package and see if it was worth taking the effort to drop it off.</w:t>
      </w:r>
    </w:p>
    <w:p w14:paraId="0000039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concerned about its value. Even though they denied dropping off the package, if it was a mistake, I’d have to pay. They’d withdraw the money from my Citizen Purchase account. While I had plenty of money in there, I liked having my allowance, just in case. We were encouraged to spend, though, so maybe this was the Leadership’s way of forcing me to deplete my account. If this were a luxury item, I could lose all my money. I didn’t want to waste my money on something frivolous that I hadn’t ordered.</w:t>
      </w:r>
    </w:p>
    <w:p w14:paraId="000003A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carefully pulled apart the plastic seams on the small box and opened the flaps. To my surprise, there was another box inside, much smaller, and decorated with writing. It was cursive, a form of writing from long ago, that I couldn’t read. I deciphered a few letters here and there, but the words were nonsense. I gave up.</w:t>
      </w:r>
    </w:p>
    <w:p w14:paraId="000003A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opened the cursive box. </w:t>
      </w:r>
      <w:commentRangeStart w:id="85"/>
      <w:r>
        <w:rPr>
          <w:rFonts w:ascii="Times New Roman" w:eastAsia="Times New Roman" w:hAnsi="Times New Roman" w:cs="Times New Roman"/>
          <w:i/>
          <w:iCs/>
        </w:rPr>
        <w:t>The cursed box.</w:t>
      </w:r>
      <w:commentRangeEnd w:id="85"/>
      <w:r w:rsidR="007B52B6">
        <w:rPr>
          <w:rStyle w:val="CommentReference"/>
          <w:rFonts w:ascii="Times New Roman" w:eastAsia="Times New Roman" w:hAnsi="Times New Roman" w:cs="Times New Roman"/>
          <w:sz w:val="24"/>
          <w:szCs w:val="24"/>
        </w:rPr>
        <w:commentReference w:id="85"/>
      </w:r>
    </w:p>
    <w:p w14:paraId="000003A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Inside was a sheet of paper with the words (thankfully not in cursive):</w:t>
      </w:r>
    </w:p>
    <w:p w14:paraId="000003A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MEET ME AT 3 PM, PARK NEAREST YOU, THE BLUE BENCH.</w:t>
      </w:r>
    </w:p>
    <w:p w14:paraId="000003A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mystery. I had no idea who had sent this. I didn’t have many friends, well, I had no friends, and only one or two work colleagues. None of them would send me a package. Nobody </w:t>
      </w:r>
      <w:r>
        <w:rPr>
          <w:rFonts w:ascii="Times New Roman" w:eastAsia="Times New Roman" w:hAnsi="Times New Roman" w:cs="Times New Roman"/>
        </w:rPr>
        <w:lastRenderedPageBreak/>
        <w:t>sent random packages to people. Gifting was an extinct practice, from a time when people had too much money and were wasteful. That’s why we had limited spending accounts. No more waste, no more needless personal items.</w:t>
      </w:r>
    </w:p>
    <w:p w14:paraId="000003A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know what to do. I’d seen the package delivered in my dream, and then there it was. But I never saw what happened after that. I was hesitant about meeting a stranger, based on a note in a package that was somehow delivered to my balcony. It sounded risky. And out of the ordinary.</w:t>
      </w:r>
    </w:p>
    <w:p w14:paraId="000003A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deep into my decision as to whether I should go meet the stranger when my device rang. It was my father. He’d become very chatty lately, and I didn’t want to just text him back.</w:t>
      </w:r>
    </w:p>
    <w:p w14:paraId="000003A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“Hi, Dad,” I said, waving to him.</w:t>
      </w:r>
    </w:p>
    <w:p w14:paraId="000003A8" w14:textId="71AC696A"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“Sage! How are you? Do you want to have lunch today? Say, 1 </w:t>
      </w:r>
      <w:commentRangeStart w:id="86"/>
      <w:r>
        <w:rPr>
          <w:rFonts w:ascii="Times New Roman" w:eastAsia="Times New Roman" w:hAnsi="Times New Roman" w:cs="Times New Roman"/>
        </w:rPr>
        <w:t>pm</w:t>
      </w:r>
      <w:commentRangeEnd w:id="86"/>
      <w:r w:rsidR="00024049">
        <w:rPr>
          <w:rStyle w:val="CommentReference"/>
          <w:rFonts w:ascii="Times New Roman" w:eastAsia="Times New Roman" w:hAnsi="Times New Roman" w:cs="Times New Roman"/>
          <w:sz w:val="24"/>
          <w:szCs w:val="24"/>
        </w:rPr>
        <w:commentReference w:id="86"/>
      </w:r>
      <w:r>
        <w:rPr>
          <w:rFonts w:ascii="Times New Roman" w:eastAsia="Times New Roman" w:hAnsi="Times New Roman" w:cs="Times New Roman"/>
        </w:rPr>
        <w:t>?” he spoke quickly, his voice a bit eager.</w:t>
      </w:r>
    </w:p>
    <w:p w14:paraId="000003A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early, but I’d finished all my work for the day. I could easily prepare something at my apartment.</w:t>
      </w:r>
    </w:p>
    <w:p w14:paraId="000003A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“Umm, Dad, do you want to come here?” I asked.</w:t>
      </w:r>
    </w:p>
    <w:p w14:paraId="000003A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 let’s go out. I’ll meet you in the lobby of your building at one,” he said, and quickly left the call.</w:t>
      </w:r>
    </w:p>
    <w:p w14:paraId="000003A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poor dad. I felt sorry for him. I knew he was lonely. While most people wouldn’t tell you they were, he had told me. We’d talked a little about it one day. But I didn’t tell him about my loneliness. I felt it would be a burden to him to know of my troubles. I understood him and always set time aside to see him. It had become more frequent over the last few months.</w:t>
      </w:r>
    </w:p>
    <w:p w14:paraId="000003A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met him downstairs in the lobby at 1 PM, exactly as instructed. He was always very punctual and was already there, of course, sitting in a chair.</w:t>
      </w:r>
    </w:p>
    <w:p w14:paraId="000003A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hugged him.</w:t>
      </w:r>
    </w:p>
    <w:p w14:paraId="000003A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“Where do you want to go?” I asked.</w:t>
      </w:r>
    </w:p>
    <w:p w14:paraId="000003B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“How ‘bout that little organic place </w:t>
      </w:r>
      <w:commentRangeStart w:id="87"/>
      <w:r>
        <w:rPr>
          <w:rFonts w:ascii="Times New Roman" w:eastAsia="Times New Roman" w:hAnsi="Times New Roman" w:cs="Times New Roman"/>
        </w:rPr>
        <w:t>through</w:t>
      </w:r>
      <w:commentRangeEnd w:id="87"/>
      <w:r w:rsidR="007B52B6">
        <w:rPr>
          <w:rStyle w:val="CommentReference"/>
          <w:rFonts w:ascii="Times New Roman" w:eastAsia="Times New Roman" w:hAnsi="Times New Roman" w:cs="Times New Roman"/>
          <w:sz w:val="24"/>
          <w:szCs w:val="24"/>
        </w:rPr>
        <w:commentReference w:id="87"/>
      </w:r>
      <w:r>
        <w:rPr>
          <w:rFonts w:ascii="Times New Roman" w:eastAsia="Times New Roman" w:hAnsi="Times New Roman" w:cs="Times New Roman"/>
        </w:rPr>
        <w:t xml:space="preserve"> the park?” he suggested.</w:t>
      </w:r>
    </w:p>
    <w:p w14:paraId="000003B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that place. We’d eaten there once, and he loved the food. RetroOrga or something like that. It was retro, as suggested by its name. Organic food had been very popular a long time ago in the U.S., not genetically engineered, like today. I’d enjoyed the food there.</w:t>
      </w:r>
    </w:p>
    <w:p w14:paraId="000003B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“Sounds good,” I said enthusiastically.</w:t>
      </w:r>
    </w:p>
    <w:p w14:paraId="000003B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park was nearly empty, as usual. Most people were still working, but it would’ve been just as empty even if work hours were over. I saw a woman sitting on a bench, reading something on her device, and a man hurrying somewhere with a package. A few drones flew by, probably delivering packages. </w:t>
      </w:r>
      <w:r>
        <w:rPr>
          <w:rFonts w:ascii="Times New Roman" w:eastAsia="Times New Roman" w:hAnsi="Times New Roman" w:cs="Times New Roman"/>
          <w:i/>
          <w:iCs/>
        </w:rPr>
        <w:t>Or misdelivering them.</w:t>
      </w:r>
    </w:p>
    <w:p w14:paraId="000003B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“How are you, Dad?” I asked, with genuine concern.</w:t>
      </w:r>
    </w:p>
    <w:p w14:paraId="000003B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good. Happy. Feeling very centered,” he replied.</w:t>
      </w:r>
    </w:p>
    <w:p w14:paraId="000003B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Centered? I hadn’t heard the word used that way before.</w:t>
      </w:r>
    </w:p>
    <w:p w14:paraId="000003B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“Centered? Explain,” I gestured for him to continue.</w:t>
      </w:r>
    </w:p>
    <w:p w14:paraId="000003B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“Well. I found this old book, some antique your mom owned that she’d left behind when she moved out. It talks about yoga, an ancient practice that helps you feel centered and balanced,” he paused, shook his head up and down, and continued.</w:t>
      </w:r>
    </w:p>
    <w:p w14:paraId="000003B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“I’ve been reading it. It helps.”</w:t>
      </w:r>
    </w:p>
    <w:p w14:paraId="000003B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couldn’t believe my dad. First, the organic food, now this yoga thing.</w:t>
      </w:r>
    </w:p>
    <w:p w14:paraId="000003BB" w14:textId="77777777" w:rsidR="00847A31" w:rsidRDefault="00000000">
      <w:pPr>
        <w:spacing w:line="480" w:lineRule="auto"/>
        <w:ind w:firstLine="720"/>
        <w:rPr>
          <w:rFonts w:ascii="Times New Roman" w:eastAsia="Times New Roman" w:hAnsi="Times New Roman" w:cs="Times New Roman"/>
        </w:rPr>
      </w:pPr>
      <w:commentRangeStart w:id="88"/>
      <w:r>
        <w:rPr>
          <w:rFonts w:ascii="Times New Roman" w:eastAsia="Times New Roman" w:hAnsi="Times New Roman" w:cs="Times New Roman"/>
        </w:rPr>
        <w:t>I stopped and touched his shoulder, “Dad, is it safe?”</w:t>
      </w:r>
      <w:commentRangeEnd w:id="88"/>
      <w:r w:rsidR="00FA6163">
        <w:rPr>
          <w:rStyle w:val="CommentReference"/>
          <w:rFonts w:ascii="Times New Roman" w:eastAsia="Times New Roman" w:hAnsi="Times New Roman" w:cs="Times New Roman"/>
          <w:sz w:val="24"/>
          <w:szCs w:val="24"/>
        </w:rPr>
        <w:commentReference w:id="88"/>
      </w:r>
    </w:p>
    <w:p w14:paraId="000003B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laughed, “Of course it’s safe. I’m happy. That’s what matters.”</w:t>
      </w:r>
    </w:p>
    <w:p w14:paraId="000003B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let it go. As long as he was happy, that’s all that mattered.</w:t>
      </w:r>
    </w:p>
    <w:p w14:paraId="000003B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We had a great, and supposedly, much healthier lunch, and made our way back through the park.</w:t>
      </w:r>
    </w:p>
    <w:p w14:paraId="000003B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we reached the end of the park closest to my building, I noticed the blue bench. I’d seen it before and knew where it was. I remembered the note in the misdelivered package.</w:t>
      </w:r>
    </w:p>
    <w:p w14:paraId="000003C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just about three. A woman was sitting on the bench. I could tell she was looking for someone; her eyes kept wandering around the park.</w:t>
      </w:r>
    </w:p>
    <w:p w14:paraId="000003C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Is she the one I’m supposed to meet?</w:t>
      </w:r>
    </w:p>
    <w:p w14:paraId="000003C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had long, dark, curly hair. Unruly, as if she hadn’t brushed it in several days. Not many people wore their hair so…naturally. Most people straightened their curls or wore their hair up in ponytails or a bun. Women anyway. It was considered a “clean” look. Men rarely had beards, but if they did, they were well-groomed. And definitely not long hair. For the most part, people followed these unspoken fashion rules as if they were law. Those who didn’t abide were considered odd, or worse, rebels. I imagined they would be the ones who would end up taken away for reeducation.</w:t>
      </w:r>
    </w:p>
    <w:p w14:paraId="000003C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anxious. I didn’t want to meet her. Did she know who I was? I averted my eyes and picked up my pace, grasping my dad’s elbow to guide him along. Whatever she wanted, I decided it was better to keep walking.</w:t>
      </w:r>
    </w:p>
    <w:p w14:paraId="000003C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we reached the edge of the park, I looked back quickly. She was looking right at me. She shook her head up and down. I ignored her and kept walking.</w:t>
      </w:r>
    </w:p>
    <w:p w14:paraId="000003C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Dad and I said our goodbyes at the curb, and he got into a taxi headed home.</w:t>
      </w:r>
    </w:p>
    <w:p w14:paraId="000003C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about to head into my building when I heard a voice in my head.</w:t>
      </w:r>
    </w:p>
    <w:p w14:paraId="000003C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Go back to the park.</w:t>
      </w:r>
    </w:p>
    <w:p w14:paraId="000003C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No. No more. Go away,</w:t>
      </w:r>
      <w:r>
        <w:rPr>
          <w:rFonts w:ascii="Times New Roman" w:eastAsia="Times New Roman" w:hAnsi="Times New Roman" w:cs="Times New Roman"/>
        </w:rPr>
        <w:t xml:space="preserve"> I replied.</w:t>
      </w:r>
    </w:p>
    <w:p w14:paraId="000003C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refused to let the voices back in—I used all my mental strength to push them away.</w:t>
      </w:r>
    </w:p>
    <w:p w14:paraId="000003C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Please. Come back to the park. She needs to talk to you.</w:t>
      </w:r>
    </w:p>
    <w:p w14:paraId="000003CB" w14:textId="77777777" w:rsidR="00847A31" w:rsidRDefault="00000000">
      <w:pPr>
        <w:spacing w:line="480" w:lineRule="auto"/>
        <w:ind w:firstLine="720"/>
        <w:rPr>
          <w:rFonts w:ascii="Times New Roman" w:eastAsia="Times New Roman" w:hAnsi="Times New Roman" w:cs="Times New Roman"/>
        </w:rPr>
      </w:pPr>
      <w:commentRangeStart w:id="89"/>
      <w:r>
        <w:rPr>
          <w:rFonts w:ascii="Times New Roman" w:eastAsia="Times New Roman" w:hAnsi="Times New Roman" w:cs="Times New Roman"/>
        </w:rPr>
        <w:t xml:space="preserve">Would every voice in my head sound the same? </w:t>
      </w:r>
      <w:commentRangeEnd w:id="89"/>
      <w:r w:rsidR="00FA6163">
        <w:rPr>
          <w:rStyle w:val="CommentReference"/>
          <w:rFonts w:ascii="Times New Roman" w:eastAsia="Times New Roman" w:hAnsi="Times New Roman" w:cs="Times New Roman"/>
          <w:sz w:val="24"/>
          <w:szCs w:val="24"/>
        </w:rPr>
        <w:commentReference w:id="89"/>
      </w:r>
      <w:r>
        <w:rPr>
          <w:rFonts w:ascii="Times New Roman" w:eastAsia="Times New Roman" w:hAnsi="Times New Roman" w:cs="Times New Roman"/>
        </w:rPr>
        <w:t>That voice sounded like Jacob’s. I’d never spoken to anyone telepathically except him.</w:t>
      </w:r>
    </w:p>
    <w:p w14:paraId="000003C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Jacob, where are you?</w:t>
      </w:r>
    </w:p>
    <w:p w14:paraId="000003C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was no reply.</w:t>
      </w:r>
    </w:p>
    <w:p w14:paraId="000003C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had to be him. No one else was telepathic.</w:t>
      </w:r>
    </w:p>
    <w:p w14:paraId="000003C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was telling me to go back, and as much as I didn’t want to go back, I trusted him.</w:t>
      </w:r>
    </w:p>
    <w:p w14:paraId="000003D0"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3D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woman was waiting for me next to the bench, standing with her hands on her hips, her fingers tapping nervously against her body.</w:t>
      </w:r>
    </w:p>
    <w:p w14:paraId="000003D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“Sage,” she said.</w:t>
      </w:r>
    </w:p>
    <w:p w14:paraId="000003D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noticed her clothes for the first time. She was dressed simply, in jeans and a t-shirt, and she didn’t smile. Just a stern, let’s-get-to-the-point sort of look. I regretted coming.</w:t>
      </w:r>
    </w:p>
    <w:p w14:paraId="000003D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turned around to leave when she grabbed me by the arm and pulled me to the bench, forcibly sitting me down beside her. This was a serious social faux pas, an invasion of my personal space. She actually physically touched me without my consent.</w:t>
      </w:r>
    </w:p>
    <w:p w14:paraId="000003D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“You can’t do this,” I said, “it’s against the rules.”</w:t>
      </w:r>
    </w:p>
    <w:p w14:paraId="000003D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leaned in, her face close to mine, again, continuing to invade my personal space.</w:t>
      </w:r>
    </w:p>
    <w:p w14:paraId="000003D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“Fuck the rules,” she sneered.</w:t>
      </w:r>
    </w:p>
    <w:p w14:paraId="000003D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“Why didn’t you come sooner?”</w:t>
      </w:r>
    </w:p>
    <w:p w14:paraId="000003D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shocked by her words. Nobody spoke like that.</w:t>
      </w:r>
    </w:p>
    <w:p w14:paraId="000003D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Come sooner? I had no idea what she was talking about.</w:t>
      </w:r>
    </w:p>
    <w:p w14:paraId="000003D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“What do you mean? I just opened the box today…I didn’t even know it was for me. I only came because I happened to be walking by,” I stuttered.</w:t>
      </w:r>
    </w:p>
    <w:p w14:paraId="000003D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“I’ve been coming here every day and waiting for you,” she hissed.</w:t>
      </w:r>
    </w:p>
    <w:p w14:paraId="000003D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stood up.</w:t>
      </w:r>
    </w:p>
    <w:p w14:paraId="000003D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have no idea who you are,” I fumed.</w:t>
      </w:r>
    </w:p>
    <w:p w14:paraId="000003D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pulled me back down to the bench.</w:t>
      </w:r>
    </w:p>
    <w:p w14:paraId="000003E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“Listen, I don’t have much time. I had a dream with you,” she said, looking around the park, “we’re supposed to do something together.”</w:t>
      </w:r>
    </w:p>
    <w:p w14:paraId="000003E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dream. She’d been dreaming too. </w:t>
      </w:r>
      <w:r>
        <w:rPr>
          <w:rFonts w:ascii="Times New Roman" w:eastAsia="Times New Roman" w:hAnsi="Times New Roman" w:cs="Times New Roman"/>
          <w:i/>
          <w:iCs/>
        </w:rPr>
        <w:t>Why didn’t I dream about her?</w:t>
      </w:r>
    </w:p>
    <w:p w14:paraId="000003E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dream? How do you know it was me?” I asked.</w:t>
      </w:r>
    </w:p>
    <w:p w14:paraId="000003E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“Because in the dream, you told me your name and your address,” she said.</w:t>
      </w:r>
    </w:p>
    <w:p w14:paraId="000003E4" w14:textId="77777777" w:rsidR="00847A31" w:rsidRDefault="00000000">
      <w:pPr>
        <w:spacing w:line="480" w:lineRule="auto"/>
        <w:ind w:firstLine="720"/>
        <w:rPr>
          <w:rFonts w:ascii="Times New Roman" w:eastAsia="Times New Roman" w:hAnsi="Times New Roman" w:cs="Times New Roman"/>
          <w:i/>
          <w:iCs/>
        </w:rPr>
      </w:pPr>
      <w:commentRangeStart w:id="90"/>
      <w:r>
        <w:rPr>
          <w:rFonts w:ascii="Times New Roman" w:eastAsia="Times New Roman" w:hAnsi="Times New Roman" w:cs="Times New Roman"/>
          <w:i/>
          <w:iCs/>
        </w:rPr>
        <w:t>She’s a stalker.</w:t>
      </w:r>
    </w:p>
    <w:p w14:paraId="000003E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She had to be. </w:t>
      </w:r>
      <w:commentRangeEnd w:id="90"/>
      <w:r w:rsidR="00FA6163">
        <w:rPr>
          <w:rStyle w:val="CommentReference"/>
          <w:rFonts w:ascii="Times New Roman" w:eastAsia="Times New Roman" w:hAnsi="Times New Roman" w:cs="Times New Roman"/>
          <w:sz w:val="24"/>
          <w:szCs w:val="24"/>
        </w:rPr>
        <w:commentReference w:id="90"/>
      </w:r>
      <w:r>
        <w:rPr>
          <w:rFonts w:ascii="Times New Roman" w:eastAsia="Times New Roman" w:hAnsi="Times New Roman" w:cs="Times New Roman"/>
        </w:rPr>
        <w:t>But she would’ve been caught by now. Stalkers were easy to catch.</w:t>
      </w:r>
    </w:p>
    <w:p w14:paraId="000003E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not a stalker,” she replied.</w:t>
      </w:r>
    </w:p>
    <w:p w14:paraId="000003E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She’d read my mind. Impossible.</w:t>
      </w:r>
    </w:p>
    <w:p w14:paraId="000003E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“Who are you?” I asked, again trying to stand.</w:t>
      </w:r>
    </w:p>
    <w:p w14:paraId="000003E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held my wrist firmly.</w:t>
      </w:r>
    </w:p>
    <w:p w14:paraId="000003E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“Please, I need you to listen,” she pleaded, although her tone didn’t match the tight grip on my wrist.</w:t>
      </w:r>
    </w:p>
    <w:p w14:paraId="000003EB" w14:textId="77777777" w:rsidR="00847A31" w:rsidRDefault="00000000">
      <w:pPr>
        <w:spacing w:line="480" w:lineRule="auto"/>
        <w:ind w:firstLine="720"/>
        <w:rPr>
          <w:rFonts w:ascii="Times New Roman" w:eastAsia="Times New Roman" w:hAnsi="Times New Roman" w:cs="Times New Roman"/>
          <w:i/>
          <w:iCs/>
        </w:rPr>
      </w:pPr>
      <w:commentRangeStart w:id="91"/>
      <w:r>
        <w:rPr>
          <w:rFonts w:ascii="Times New Roman" w:eastAsia="Times New Roman" w:hAnsi="Times New Roman" w:cs="Times New Roman"/>
          <w:i/>
          <w:iCs/>
        </w:rPr>
        <w:t>OK. Start. What am I thinking about? Elephant. Elephant.</w:t>
      </w:r>
    </w:p>
    <w:p w14:paraId="000003E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“Stop it. I can see the elephants. Now listen. We only have a few minutes.”</w:t>
      </w:r>
    </w:p>
    <w:p w14:paraId="000003E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should have guessed there were others like me, but I’d only encountered one other person whose mind was able to connect to mine when I was a teenager.</w:t>
      </w:r>
    </w:p>
    <w:p w14:paraId="000003E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It was when Jacob was still forgotten, of course, and it surprised me.</w:t>
      </w:r>
    </w:p>
    <w:p w14:paraId="000003E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I’d walked past a boy at school, and suddenly, I could feel him in my head. I immediately told myself to cut off communication. I somehow knew how to do that. It worked, but the boy started to move toward me, speaking aloud, and with a puzzled look on his face. I shook my head vigorously.</w:t>
      </w:r>
      <w:commentRangeEnd w:id="91"/>
      <w:r w:rsidR="000A09A0">
        <w:rPr>
          <w:rStyle w:val="CommentReference"/>
          <w:rFonts w:ascii="Times New Roman" w:eastAsia="Times New Roman" w:hAnsi="Times New Roman" w:cs="Times New Roman"/>
          <w:sz w:val="24"/>
          <w:szCs w:val="24"/>
        </w:rPr>
        <w:commentReference w:id="91"/>
      </w:r>
    </w:p>
    <w:p w14:paraId="000003F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“Leave me alone,” I said to him, through clenched teeth.</w:t>
      </w:r>
    </w:p>
    <w:p w14:paraId="000003F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did.</w:t>
      </w:r>
    </w:p>
    <w:p w14:paraId="000003F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don’t know why I was so afraid. I could’ve just imagined that he was speaking to me in my mind. I had no idea, but I was afraid and ashamed of being different. Sometimes we treat others badly because of our fear, confusion, and shame. Like people who cheat and turn around to condemn others for cheating. </w:t>
      </w:r>
      <w:r>
        <w:rPr>
          <w:rFonts w:ascii="Times New Roman" w:eastAsia="Times New Roman" w:hAnsi="Times New Roman" w:cs="Times New Roman"/>
          <w:i/>
          <w:iCs/>
        </w:rPr>
        <w:t>Hypocrisy.</w:t>
      </w:r>
    </w:p>
    <w:p w14:paraId="000003F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“Please focus,” she urged, “I’m Sophie. I’m going to speak quickly. Listen, and don’t speak. Or think.”</w:t>
      </w:r>
    </w:p>
    <w:p w14:paraId="000003F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Oh yes. If there’s any way to clear my mind, please tell me.</w:t>
      </w:r>
    </w:p>
    <w:p w14:paraId="000003F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belong to a group of people. Most of us have special abilities. Like you, some can connect with others’ minds. Some have dreams, also like you. Others are blockers, and some can move objects. We have many skills, and we use them to infiltrate the technocracy, like hacking.” She paused, as if waiting for me to say something.</w:t>
      </w:r>
    </w:p>
    <w:p w14:paraId="000003F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There was nothing for me to say. It all sounded ludicrous. For me to have the ability was one thing, but for an entire group to have different types of “abilities,” as well as commit illegal acts like hacking, was concerning. </w:t>
      </w:r>
      <w:commentRangeStart w:id="92"/>
      <w:r>
        <w:rPr>
          <w:rFonts w:ascii="Times New Roman" w:eastAsia="Times New Roman" w:hAnsi="Times New Roman" w:cs="Times New Roman"/>
        </w:rPr>
        <w:t>The technocracy. I wondered what she was talking about and why she labeled our government like that. Our leaders dealt harshly with hackers and others who tried to change things. I wanted nothing to do with her or them.</w:t>
      </w:r>
      <w:commentRangeEnd w:id="92"/>
      <w:r w:rsidR="000A09A0">
        <w:rPr>
          <w:rStyle w:val="CommentReference"/>
          <w:rFonts w:ascii="Times New Roman" w:eastAsia="Times New Roman" w:hAnsi="Times New Roman" w:cs="Times New Roman"/>
          <w:sz w:val="24"/>
          <w:szCs w:val="24"/>
        </w:rPr>
        <w:commentReference w:id="92"/>
      </w:r>
    </w:p>
    <w:p w14:paraId="000003F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“There’s so much you don’t know. The government is aware of our abilities. They know what we can do, and they want to use our abilities to control everything, to take over the world.”</w:t>
      </w:r>
      <w:r>
        <w:rPr>
          <w:rFonts w:ascii="Times New Roman" w:eastAsia="Times New Roman" w:hAnsi="Times New Roman" w:cs="Times New Roman"/>
        </w:rPr>
        <w:br/>
        <w:t>Sophie spoke quickly, as if pressed for time.</w:t>
      </w:r>
    </w:p>
    <w:p w14:paraId="000003F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“How do they even know who has abilities?” I questioned.</w:t>
      </w:r>
    </w:p>
    <w:p w14:paraId="000003F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have ways. Mostly during your studies, when you interact with the program. It may ask odd questions, probing about dreams or how you make decisions.”</w:t>
      </w:r>
    </w:p>
    <w:p w14:paraId="000003F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types of questions?” I demanded.</w:t>
      </w:r>
    </w:p>
    <w:p w14:paraId="000003F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“Why? Has it happened to you?” she asked, not answering my question.</w:t>
      </w:r>
    </w:p>
    <w:p w14:paraId="000003F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“Maybe, but I didn’t say anything. It doesn’t know anything,” I answered.</w:t>
      </w:r>
    </w:p>
    <w:p w14:paraId="000003F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if it did? It did seem odd at the time when the computer asked about my dreams and where my knowledge came from. But it made sense. It did sound like it was probing.</w:t>
      </w:r>
    </w:p>
    <w:p w14:paraId="000003F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“Yeah, if you had, you’d probably been taken already,” she said, nodding her head.</w:t>
      </w:r>
    </w:p>
    <w:p w14:paraId="000003F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“Taken? But why? Do they want us to work for them?” I asked.</w:t>
      </w:r>
    </w:p>
    <w:p w14:paraId="0000040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 They capture people, then try to figure out a way to extract abilities. We remain hidden. Those who come forward, speak up, or ask for information have disappeared. We have…”</w:t>
      </w:r>
    </w:p>
    <w:p w14:paraId="0000040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“Where did they go?” The words came out before she’d even finished.</w:t>
      </w:r>
    </w:p>
    <w:p w14:paraId="00000402" w14:textId="3CD3A34C" w:rsidR="00847A31" w:rsidDel="000A09A0" w:rsidRDefault="00000000">
      <w:pPr>
        <w:spacing w:line="480" w:lineRule="auto"/>
        <w:ind w:firstLine="720"/>
        <w:rPr>
          <w:del w:id="93" w:author="Aigner Wilson" w:date="2026-06-28T14:09:00Z" w16du:dateUtc="2026-06-28T21:09:00Z"/>
          <w:rFonts w:ascii="Times New Roman" w:eastAsia="Times New Roman" w:hAnsi="Times New Roman" w:cs="Times New Roman"/>
        </w:rPr>
      </w:pPr>
      <w:r>
        <w:rPr>
          <w:rFonts w:ascii="Times New Roman" w:eastAsia="Times New Roman" w:hAnsi="Times New Roman" w:cs="Times New Roman"/>
        </w:rPr>
        <w:t>“Where do you think? The Leadership. The technocracy. I just explained it,” she snapped.</w:t>
      </w:r>
      <w:ins w:id="94" w:author="Aigner Wilson" w:date="2026-06-28T14:09:00Z" w16du:dateUtc="2026-06-28T21:09:00Z">
        <w:r w:rsidR="000A09A0">
          <w:rPr>
            <w:rFonts w:ascii="Times New Roman" w:eastAsia="Times New Roman" w:hAnsi="Times New Roman" w:cs="Times New Roman"/>
          </w:rPr>
          <w:t xml:space="preserve"> </w:t>
        </w:r>
      </w:ins>
    </w:p>
    <w:p w14:paraId="00000403" w14:textId="77777777" w:rsidR="00847A31" w:rsidRDefault="00000000" w:rsidP="000A09A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shook her head. “You interrupted me.”</w:t>
      </w:r>
    </w:p>
    <w:p w14:paraId="0000040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“Sorry,” I said apologetically.</w:t>
      </w:r>
    </w:p>
    <w:p w14:paraId="0000040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like her attitude.</w:t>
      </w:r>
    </w:p>
    <w:p w14:paraId="0000040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rolled her eyes.</w:t>
      </w:r>
    </w:p>
    <w:p w14:paraId="0000040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had to be careful with my thoughts.</w:t>
      </w:r>
    </w:p>
    <w:p w14:paraId="0000040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do you want from me?” I asked, fearing the answer.</w:t>
      </w:r>
    </w:p>
    <w:p w14:paraId="0000040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want you to be aware. To keep things quiet. Don’t expose your ability. And come to us for help if you need it. There’s another reason,” she said, as she again looked quickly over her shoulders.</w:t>
      </w:r>
    </w:p>
    <w:p w14:paraId="0000040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“Someone’s coming. I have to go. Go back to your place. Here’s my address if you need anything. But only in an emergency,” she handed me a piece of paper, an address written in ink.</w:t>
      </w:r>
    </w:p>
    <w:p w14:paraId="0000040B" w14:textId="77777777" w:rsidR="00847A31" w:rsidRDefault="00000000">
      <w:pPr>
        <w:spacing w:line="480" w:lineRule="auto"/>
        <w:ind w:firstLine="720"/>
        <w:rPr>
          <w:rFonts w:ascii="Times New Roman" w:eastAsia="Times New Roman" w:hAnsi="Times New Roman" w:cs="Times New Roman"/>
        </w:rPr>
      </w:pPr>
      <w:commentRangeStart w:id="95"/>
      <w:r>
        <w:rPr>
          <w:rFonts w:ascii="Times New Roman" w:eastAsia="Times New Roman" w:hAnsi="Times New Roman" w:cs="Times New Roman"/>
        </w:rPr>
        <w:t>“We need each other. Your dreams…we need your prophecies,” she said earnestly and quickly walked away.</w:t>
      </w:r>
    </w:p>
    <w:p w14:paraId="0000040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I’ll come find you</w:t>
      </w:r>
      <w:r>
        <w:rPr>
          <w:rFonts w:ascii="Times New Roman" w:eastAsia="Times New Roman" w:hAnsi="Times New Roman" w:cs="Times New Roman"/>
        </w:rPr>
        <w:t>, she said as she turned the corner and disappeared.</w:t>
      </w:r>
      <w:commentRangeEnd w:id="95"/>
      <w:r w:rsidR="000B538F">
        <w:rPr>
          <w:rStyle w:val="CommentReference"/>
          <w:rFonts w:ascii="Times New Roman" w:eastAsia="Times New Roman" w:hAnsi="Times New Roman" w:cs="Times New Roman"/>
          <w:sz w:val="24"/>
          <w:szCs w:val="24"/>
        </w:rPr>
        <w:commentReference w:id="95"/>
      </w:r>
    </w:p>
    <w:p w14:paraId="0000040D" w14:textId="77777777" w:rsidR="00847A31" w:rsidRDefault="00000000">
      <w:pPr>
        <w:spacing w:line="480" w:lineRule="auto"/>
        <w:ind w:firstLine="720"/>
        <w:rPr>
          <w:rFonts w:ascii="Times New Roman" w:eastAsia="Times New Roman" w:hAnsi="Times New Roman" w:cs="Times New Roman"/>
        </w:rPr>
      </w:pPr>
      <w:commentRangeStart w:id="96"/>
      <w:r>
        <w:rPr>
          <w:rFonts w:ascii="Times New Roman" w:eastAsia="Times New Roman" w:hAnsi="Times New Roman" w:cs="Times New Roman"/>
        </w:rPr>
        <w:t>I was stunned by her words</w:t>
      </w:r>
      <w:commentRangeEnd w:id="96"/>
      <w:r w:rsidR="000B538F">
        <w:rPr>
          <w:rStyle w:val="CommentReference"/>
          <w:rFonts w:ascii="Times New Roman" w:eastAsia="Times New Roman" w:hAnsi="Times New Roman" w:cs="Times New Roman"/>
          <w:sz w:val="24"/>
          <w:szCs w:val="24"/>
        </w:rPr>
        <w:commentReference w:id="96"/>
      </w:r>
      <w:r>
        <w:rPr>
          <w:rFonts w:ascii="Times New Roman" w:eastAsia="Times New Roman" w:hAnsi="Times New Roman" w:cs="Times New Roman"/>
        </w:rPr>
        <w:t>. She knew about my dreams. I wondered if she knew about Jacob.</w:t>
      </w:r>
    </w:p>
    <w:p w14:paraId="0000040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shoved the piece of paper in my pocket, and like her, quickly left the park and headed back to my apartment.</w:t>
      </w:r>
    </w:p>
    <w:p w14:paraId="0000040F" w14:textId="77777777" w:rsidR="00847A31" w:rsidRDefault="00000000">
      <w:pPr>
        <w:spacing w:line="480" w:lineRule="auto"/>
        <w:ind w:firstLine="720"/>
        <w:rPr>
          <w:rFonts w:ascii="Times New Roman" w:eastAsia="Times New Roman" w:hAnsi="Times New Roman" w:cs="Times New Roman"/>
        </w:rPr>
      </w:pPr>
      <w:commentRangeStart w:id="97"/>
      <w:r>
        <w:rPr>
          <w:rFonts w:ascii="Times New Roman" w:eastAsia="Times New Roman" w:hAnsi="Times New Roman" w:cs="Times New Roman"/>
        </w:rPr>
        <w:t xml:space="preserve">I knew she was telling the truth about the abilities. </w:t>
      </w:r>
      <w:commentRangeEnd w:id="97"/>
      <w:r w:rsidR="000B538F">
        <w:rPr>
          <w:rStyle w:val="CommentReference"/>
          <w:rFonts w:ascii="Times New Roman" w:eastAsia="Times New Roman" w:hAnsi="Times New Roman" w:cs="Times New Roman"/>
          <w:sz w:val="24"/>
          <w:szCs w:val="24"/>
        </w:rPr>
        <w:commentReference w:id="97"/>
      </w:r>
      <w:r>
        <w:rPr>
          <w:rFonts w:ascii="Times New Roman" w:eastAsia="Times New Roman" w:hAnsi="Times New Roman" w:cs="Times New Roman"/>
        </w:rPr>
        <w:t>Why would I need help from her, a hacker? I wasn’t sure I wanted to involve myself with that. I could be jailed. Or worse. The more important question was, why did she need me?</w:t>
      </w:r>
    </w:p>
    <w:p w14:paraId="00000410" w14:textId="77777777" w:rsidR="00847A31" w:rsidRDefault="00000000">
      <w:pPr>
        <w:spacing w:line="480" w:lineRule="auto"/>
        <w:ind w:firstLine="720"/>
        <w:rPr>
          <w:rFonts w:ascii="Times New Roman" w:eastAsia="Times New Roman" w:hAnsi="Times New Roman" w:cs="Times New Roman"/>
          <w:i/>
          <w:iCs/>
        </w:rPr>
      </w:pPr>
      <w:commentRangeStart w:id="98"/>
      <w:r>
        <w:rPr>
          <w:rFonts w:ascii="Times New Roman" w:eastAsia="Times New Roman" w:hAnsi="Times New Roman" w:cs="Times New Roman"/>
          <w:i/>
          <w:iCs/>
        </w:rPr>
        <w:t>I’m not a prophet.</w:t>
      </w:r>
    </w:p>
    <w:p w14:paraId="0000041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don’t want to be a prophet.</w:t>
      </w:r>
      <w:r>
        <w:br w:type="page"/>
      </w:r>
      <w:commentRangeEnd w:id="98"/>
      <w:r w:rsidR="000B538F">
        <w:rPr>
          <w:rStyle w:val="CommentReference"/>
          <w:rFonts w:ascii="Times New Roman" w:eastAsia="Times New Roman" w:hAnsi="Times New Roman" w:cs="Times New Roman"/>
          <w:sz w:val="24"/>
          <w:szCs w:val="24"/>
        </w:rPr>
        <w:commentReference w:id="98"/>
      </w:r>
    </w:p>
    <w:p w14:paraId="00000412" w14:textId="77777777" w:rsidR="00847A31" w:rsidRDefault="00000000">
      <w:pPr>
        <w:spacing w:line="480" w:lineRule="auto"/>
        <w:rPr>
          <w:rFonts w:ascii="Times New Roman" w:eastAsia="Times New Roman" w:hAnsi="Times New Roman" w:cs="Times New Roman"/>
          <w:b/>
          <w:bCs/>
        </w:rPr>
      </w:pPr>
      <w:r w:rsidRPr="002900FB">
        <w:rPr>
          <w:rFonts w:ascii="Times New Roman" w:eastAsia="Times New Roman" w:hAnsi="Times New Roman" w:cs="Times New Roman"/>
          <w:b/>
          <w:bCs/>
        </w:rPr>
        <w:lastRenderedPageBreak/>
        <w:t>WRITING ON THE WALL</w:t>
      </w:r>
    </w:p>
    <w:p w14:paraId="0000041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night after I met Sophie in the park, I had a dream.</w:t>
      </w:r>
    </w:p>
    <w:p w14:paraId="0000041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was alone, trying to find my way through a maze of streets, alleyways, and staircases. </w:t>
      </w:r>
      <w:r>
        <w:rPr>
          <w:rFonts w:ascii="Times New Roman" w:eastAsia="Times New Roman" w:hAnsi="Times New Roman" w:cs="Times New Roman"/>
          <w:i/>
          <w:iCs/>
        </w:rPr>
        <w:t>I’m tired of this dream</w:t>
      </w:r>
      <w:r>
        <w:rPr>
          <w:rFonts w:ascii="Times New Roman" w:eastAsia="Times New Roman" w:hAnsi="Times New Roman" w:cs="Times New Roman"/>
        </w:rPr>
        <w:t>. I’d had enough wandering, trying to find solutions, and always ending up at dead ends. The same dream from before, repeating itself, that I thought I’d banished. Yet, I felt different, as if I had the power to choose.</w:t>
      </w:r>
    </w:p>
    <w:p w14:paraId="0000041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“me” in the dream instinctively knew I had the power to change things. The “me” in the dream thought through the possibilities, figuring out what actions to take to move forward, to escape the repetitiveness.</w:t>
      </w:r>
    </w:p>
    <w:p w14:paraId="0000041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turned a corner, and there was a blue wooden house with white marble steps, so different from anything I’d seen in real life. I knew it was wood, although I hadn’t seen a wooden house before. A staircase led up to red, intricately carved double doors, the kind of doors you would see in the olden days. Although easily duplicated, this one looked real. Again, I just knew.</w:t>
      </w:r>
    </w:p>
    <w:p w14:paraId="0000041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To the left was a concrete apartment building, similar to where I lived. Between the house and the apartment building was a dark alleyway. It had cobblestone pavers, and the walls on either side were lined with old-fashioned red bricks. This style didn’t exist anymore. </w:t>
      </w:r>
      <w:r>
        <w:rPr>
          <w:rFonts w:ascii="Times New Roman" w:eastAsia="Times New Roman" w:hAnsi="Times New Roman" w:cs="Times New Roman"/>
          <w:i/>
          <w:iCs/>
        </w:rPr>
        <w:t>Retro.</w:t>
      </w:r>
      <w:r>
        <w:rPr>
          <w:rFonts w:ascii="Times New Roman" w:eastAsia="Times New Roman" w:hAnsi="Times New Roman" w:cs="Times New Roman"/>
        </w:rPr>
        <w:t xml:space="preserve"> The past. A time of simplicity, yet diverse in style. And healthier. I thought of the restaurant yesterday and felt that </w:t>
      </w:r>
      <w:commentRangeStart w:id="99"/>
      <w:r>
        <w:rPr>
          <w:rFonts w:ascii="Times New Roman" w:eastAsia="Times New Roman" w:hAnsi="Times New Roman" w:cs="Times New Roman"/>
        </w:rPr>
        <w:t xml:space="preserve">retro </w:t>
      </w:r>
      <w:commentRangeEnd w:id="99"/>
      <w:r w:rsidR="008F18CC">
        <w:rPr>
          <w:rStyle w:val="CommentReference"/>
          <w:rFonts w:ascii="Times New Roman" w:eastAsia="Times New Roman" w:hAnsi="Times New Roman" w:cs="Times New Roman"/>
          <w:sz w:val="24"/>
          <w:szCs w:val="24"/>
        </w:rPr>
        <w:commentReference w:id="99"/>
      </w:r>
      <w:r>
        <w:rPr>
          <w:rFonts w:ascii="Times New Roman" w:eastAsia="Times New Roman" w:hAnsi="Times New Roman" w:cs="Times New Roman"/>
        </w:rPr>
        <w:t>was somehow better.</w:t>
      </w:r>
    </w:p>
    <w:p w14:paraId="0000041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tempted to go down the alley. After all, it was dark and mysterious, and my curious mind wanted to investigate. In my dreams, I was always drawn to the dark winding paths and alleys, as if answers could be more easily found in the dark.</w:t>
      </w:r>
    </w:p>
    <w:p w14:paraId="0000041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stopped.</w:t>
      </w:r>
    </w:p>
    <w:p w14:paraId="0000041A" w14:textId="77777777" w:rsidR="00847A31" w:rsidRDefault="00000000">
      <w:pPr>
        <w:spacing w:line="480" w:lineRule="auto"/>
        <w:ind w:firstLine="720"/>
        <w:rPr>
          <w:rFonts w:ascii="Times New Roman" w:eastAsia="Times New Roman" w:hAnsi="Times New Roman" w:cs="Times New Roman"/>
          <w:i/>
          <w:iCs/>
        </w:rPr>
      </w:pPr>
      <w:commentRangeStart w:id="100"/>
      <w:r>
        <w:rPr>
          <w:rFonts w:ascii="Times New Roman" w:eastAsia="Times New Roman" w:hAnsi="Times New Roman" w:cs="Times New Roman"/>
          <w:i/>
          <w:iCs/>
        </w:rPr>
        <w:lastRenderedPageBreak/>
        <w:t>No more.</w:t>
      </w:r>
      <w:commentRangeEnd w:id="100"/>
      <w:r w:rsidR="002E44BC">
        <w:rPr>
          <w:rStyle w:val="CommentReference"/>
          <w:rFonts w:ascii="Times New Roman" w:eastAsia="Times New Roman" w:hAnsi="Times New Roman" w:cs="Times New Roman"/>
          <w:i/>
          <w:iCs/>
          <w:sz w:val="24"/>
          <w:szCs w:val="24"/>
        </w:rPr>
        <w:commentReference w:id="100"/>
      </w:r>
    </w:p>
    <w:p w14:paraId="0000041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Instead of taking the alley, I went straight up the marble stairs and pushed open the red doors.</w:t>
      </w:r>
    </w:p>
    <w:p w14:paraId="0000041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inside was also decorated in retro style, with carved wooden furniture and hardwood floors covered in Persian carpets. The glow emanating from the lamps was different. It was warm, cozy, and peaceful, unlike the bright white, which was the only artificial light I’d ever known. It felt like orange, like the warmth of the sun.</w:t>
      </w:r>
    </w:p>
    <w:p w14:paraId="0000041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Ahead, down a narrow hallway, I saw a glowing light. I followed the hallway toward the glow and entered a room with iridescent blue and white walls. The walls looked like the pictures I’d seen of abalone. Seashell walls. There was one window facing the back of the house with a view all the way to the horizon. The sun was setting, a brilliant orange light, which made the shimmering walls appear as if they were moving. There were no other windows. As I stepped fully into the room, the door closed behind me and disappeared.</w:t>
      </w:r>
    </w:p>
    <w:p w14:paraId="0000041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woman appeared, grabbing my hands and pulling me to the center of the room. Then two other women materialized. They watched me, waiting. They held my hands and looked at me expectantly, as if waiting for me to do something. I knew exactly what to do. In dreams, we always know what to do without too much thought. It seems in the waking world, we think too much.</w:t>
      </w:r>
    </w:p>
    <w:p w14:paraId="0000041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raised my right hand and brushed it across one of the walls, as if I were painting. Instead of bright colors, words appeared, words I couldn’t read because they were all in cursive. I repeated the brushing, sweeping motion, on the opposite wall. Then, I brushed two more times, and all four walls were filled with words. All in cursive and illegible. But it didn’t matter. I felt </w:t>
      </w:r>
      <w:r>
        <w:rPr>
          <w:rFonts w:ascii="Times New Roman" w:eastAsia="Times New Roman" w:hAnsi="Times New Roman" w:cs="Times New Roman"/>
        </w:rPr>
        <w:lastRenderedPageBreak/>
        <w:t>their meaning. It was beautiful and pure truth. To write, to create. I understood and told myself to remember the meaning, remember the feeling, when I woke up.</w:t>
      </w:r>
    </w:p>
    <w:p w14:paraId="0000042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Then we all danced. I was no longer wearing my regular clothes but a long, flowing, bright blue dress. The other women were also dressed in bright colors—purple, red, and green—like shiny gemstones. We danced with abandon, free and joyful, our hands rubbing the walls, as if worshipping the words. </w:t>
      </w:r>
    </w:p>
    <w:p w14:paraId="0000042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dream faded, and I moved into twilight sleep, still only partially awake. I felt powerful, mystical, as if I really had the power to create words, to create stories. I wondered if I could make words appear when I was awake, if I could create words on my plain white walls. In the dream, I had made the words appear. I created them. It was magic to me. I wished for those powers, to make words appear, with just a wave of my hand.</w:t>
      </w:r>
    </w:p>
    <w:p w14:paraId="0000042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saw the writing on the wall.</w:t>
      </w:r>
      <w:r>
        <w:rPr>
          <w:rFonts w:ascii="Times New Roman" w:eastAsia="Times New Roman" w:hAnsi="Times New Roman" w:cs="Times New Roman"/>
        </w:rPr>
        <w:t xml:space="preserve"> Those words popped into my head. I knew it was time to do more, to create magic words. Tell a story, share my dreams. Tell </w:t>
      </w:r>
      <w:r>
        <w:rPr>
          <w:rFonts w:ascii="Times New Roman" w:eastAsia="Times New Roman" w:hAnsi="Times New Roman" w:cs="Times New Roman"/>
          <w:i/>
          <w:iCs/>
        </w:rPr>
        <w:t>our</w:t>
      </w:r>
      <w:r>
        <w:rPr>
          <w:rFonts w:ascii="Times New Roman" w:eastAsia="Times New Roman" w:hAnsi="Times New Roman" w:cs="Times New Roman"/>
        </w:rPr>
        <w:t xml:space="preserve"> story, share with others what was happening and what was to come. I had no idea what the purpose was and why I needed to tell stories. But it was time.</w:t>
      </w:r>
    </w:p>
    <w:p w14:paraId="0000042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Time for a change—a significant change. I knew my life as a scientist was over. I wanted a new beginning, one that delved into all beginnings and endings of the past, present, and future. History. Philosophy. Creativity. Freedom.</w:t>
      </w:r>
    </w:p>
    <w:p w14:paraId="0000042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heard a voice in my head.</w:t>
      </w:r>
    </w:p>
    <w:p w14:paraId="0000042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Tell them</w:t>
      </w:r>
      <w:r>
        <w:rPr>
          <w:rFonts w:ascii="Times New Roman" w:eastAsia="Times New Roman" w:hAnsi="Times New Roman" w:cs="Times New Roman"/>
        </w:rPr>
        <w:t>.</w:t>
      </w:r>
    </w:p>
    <w:p w14:paraId="0000042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“Tell them what?” I asked aloud, now fully awake.</w:t>
      </w:r>
    </w:p>
    <w:p w14:paraId="0000042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Nobody answered.</w:t>
      </w:r>
    </w:p>
    <w:p w14:paraId="00000428" w14:textId="77777777" w:rsidR="00847A31" w:rsidRDefault="00000000">
      <w:pPr>
        <w:spacing w:line="480" w:lineRule="auto"/>
        <w:ind w:firstLine="720"/>
        <w:rPr>
          <w:rFonts w:ascii="Times New Roman" w:eastAsia="Times New Roman" w:hAnsi="Times New Roman" w:cs="Times New Roman"/>
        </w:rPr>
      </w:pPr>
      <w:commentRangeStart w:id="101"/>
      <w:r>
        <w:rPr>
          <w:rFonts w:ascii="Times New Roman" w:eastAsia="Times New Roman" w:hAnsi="Times New Roman" w:cs="Times New Roman"/>
        </w:rPr>
        <w:lastRenderedPageBreak/>
        <w:t>Where was Jacob? The past, present, and future still tied us together, but he’d been quiet, not showing himself. I had chosen at first not to dream of him. Was he waiting for me to make a different choice? He’d once shown me a future in the past. But I didn’t understand it back then.</w:t>
      </w:r>
      <w:commentRangeEnd w:id="101"/>
      <w:r w:rsidR="002E44BC">
        <w:rPr>
          <w:rStyle w:val="CommentReference"/>
          <w:rFonts w:ascii="Times New Roman" w:eastAsia="Times New Roman" w:hAnsi="Times New Roman" w:cs="Times New Roman"/>
          <w:sz w:val="24"/>
          <w:szCs w:val="24"/>
        </w:rPr>
        <w:commentReference w:id="101"/>
      </w:r>
    </w:p>
    <w:p w14:paraId="0000042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needed to prevent…the destruction.</w:t>
      </w:r>
    </w:p>
    <w:p w14:paraId="0000042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Every gem tells a story.</w:t>
      </w:r>
    </w:p>
    <w:p w14:paraId="0000042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 despite my fears, I told stories.</w:t>
      </w:r>
    </w:p>
    <w:p w14:paraId="0000042C" w14:textId="77777777" w:rsidR="00847A31" w:rsidRDefault="00000000">
      <w:pPr>
        <w:rPr>
          <w:rFonts w:ascii="Times New Roman" w:eastAsia="Times New Roman" w:hAnsi="Times New Roman" w:cs="Times New Roman"/>
        </w:rPr>
      </w:pPr>
      <w:r>
        <w:br w:type="page"/>
      </w:r>
    </w:p>
    <w:p w14:paraId="0000042D"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STORIES</w:t>
      </w:r>
    </w:p>
    <w:p w14:paraId="0000042E" w14:textId="4A7E696A"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All the information was simply there, as if by osmosis. I would dream and write everything down. The visions and messages, they all came together for me. Sometimes, they wouldn’t make sense at first, but then later, the meaning would come to me, as I wrote. I kept it all to myself, </w:t>
      </w:r>
      <w:ins w:id="102" w:author="Aigner Wilson" w:date="2026-06-29T09:33:00Z" w16du:dateUtc="2026-06-29T16:33:00Z">
        <w:r w:rsidR="002E44BC">
          <w:rPr>
            <w:rFonts w:ascii="Times New Roman" w:eastAsia="Times New Roman" w:hAnsi="Times New Roman" w:cs="Times New Roman"/>
          </w:rPr>
          <w:t>in</w:t>
        </w:r>
      </w:ins>
      <w:ins w:id="103" w:author="Aigner Wilson" w:date="2026-06-29T09:34:00Z" w16du:dateUtc="2026-06-29T16:34:00Z">
        <w:r w:rsidR="002E44BC">
          <w:rPr>
            <w:rFonts w:ascii="Times New Roman" w:eastAsia="Times New Roman" w:hAnsi="Times New Roman" w:cs="Times New Roman"/>
          </w:rPr>
          <w:t xml:space="preserve"> </w:t>
        </w:r>
      </w:ins>
      <w:r>
        <w:rPr>
          <w:rFonts w:ascii="Times New Roman" w:eastAsia="Times New Roman" w:hAnsi="Times New Roman" w:cs="Times New Roman"/>
        </w:rPr>
        <w:t xml:space="preserve">a journal, at first, </w:t>
      </w:r>
      <w:commentRangeStart w:id="104"/>
      <w:r>
        <w:rPr>
          <w:rFonts w:ascii="Times New Roman" w:eastAsia="Times New Roman" w:hAnsi="Times New Roman" w:cs="Times New Roman"/>
        </w:rPr>
        <w:t>using a pen. Which felt strange</w:t>
      </w:r>
      <w:del w:id="105" w:author="Aigner Wilson" w:date="2026-06-29T09:34:00Z" w16du:dateUtc="2026-06-29T16:34:00Z">
        <w:r w:rsidDel="002E44BC">
          <w:rPr>
            <w:rFonts w:ascii="Times New Roman" w:eastAsia="Times New Roman" w:hAnsi="Times New Roman" w:cs="Times New Roman"/>
          </w:rPr>
          <w:delText xml:space="preserve"> at first</w:delText>
        </w:r>
      </w:del>
      <w:r>
        <w:rPr>
          <w:rFonts w:ascii="Times New Roman" w:eastAsia="Times New Roman" w:hAnsi="Times New Roman" w:cs="Times New Roman"/>
        </w:rPr>
        <w:t>, but more natural</w:t>
      </w:r>
      <w:commentRangeEnd w:id="104"/>
      <w:r w:rsidR="002E44BC">
        <w:rPr>
          <w:rStyle w:val="CommentReference"/>
          <w:rFonts w:ascii="Times New Roman" w:eastAsia="Times New Roman" w:hAnsi="Times New Roman" w:cs="Times New Roman"/>
          <w:sz w:val="24"/>
          <w:szCs w:val="24"/>
        </w:rPr>
        <w:commentReference w:id="104"/>
      </w:r>
      <w:r>
        <w:rPr>
          <w:rFonts w:ascii="Times New Roman" w:eastAsia="Times New Roman" w:hAnsi="Times New Roman" w:cs="Times New Roman"/>
        </w:rPr>
        <w:t>. I remembered Sophie’s words, and I knew it was safer not to use a computer. Some of my dreams were radical. Every device was connected to the Leadership, and they were always watching and listening.</w:t>
      </w:r>
    </w:p>
    <w:p w14:paraId="0000042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Eventually, though, the thoughts came too quickly. My hand couldn’t keep pace with the words that flooded my mind. I moved to an old computer I’d kept for emergencies. I made sure it was offline. I was a much faster typist, but as I typed, I found the thoughts dissipating, as if typing somehow corrupted them. While I could keep up physically, words were lost. I decided it was better to write quickly than to let potentially important words escape. I moved back to pen and paper, writing as quickly as possible. I would transfer the writings to my old computer later.</w:t>
      </w:r>
    </w:p>
    <w:p w14:paraId="00000430" w14:textId="5679A690"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Soon, I had many notebooks, filled with dreams, visions, and ideas. I </w:t>
      </w:r>
      <w:del w:id="106" w:author="Aigner Wilson" w:date="2026-06-29T09:36:00Z" w16du:dateUtc="2026-06-29T16:36:00Z">
        <w:r w:rsidDel="00753909">
          <w:rPr>
            <w:rFonts w:ascii="Times New Roman" w:eastAsia="Times New Roman" w:hAnsi="Times New Roman" w:cs="Times New Roman"/>
          </w:rPr>
          <w:delText>had no idea what</w:delText>
        </w:r>
      </w:del>
      <w:ins w:id="107" w:author="Aigner Wilson" w:date="2026-06-29T09:36:00Z" w16du:dateUtc="2026-06-29T16:36:00Z">
        <w:r w:rsidR="00753909">
          <w:rPr>
            <w:rFonts w:ascii="Times New Roman" w:eastAsia="Times New Roman" w:hAnsi="Times New Roman" w:cs="Times New Roman"/>
          </w:rPr>
          <w:t>didn’t know what</w:t>
        </w:r>
      </w:ins>
      <w:r>
        <w:rPr>
          <w:rFonts w:ascii="Times New Roman" w:eastAsia="Times New Roman" w:hAnsi="Times New Roman" w:cs="Times New Roman"/>
        </w:rPr>
        <w:t xml:space="preserve"> </w:t>
      </w:r>
      <w:commentRangeStart w:id="108"/>
      <w:r>
        <w:rPr>
          <w:rFonts w:ascii="Times New Roman" w:eastAsia="Times New Roman" w:hAnsi="Times New Roman" w:cs="Times New Roman"/>
        </w:rPr>
        <w:t>I was supposed to do with all of it. I couldn’t publish it. I couldn’t tell people, as the dream had instructed me. I’d be arrested. I wasn’t sure what the purpose of writing was. To keep a log? I was obsessed. I had no choice but to write. Everything just flowed out through me.</w:t>
      </w:r>
      <w:commentRangeEnd w:id="108"/>
      <w:r w:rsidR="00753909">
        <w:rPr>
          <w:rStyle w:val="CommentReference"/>
          <w:rFonts w:ascii="Times New Roman" w:eastAsia="Times New Roman" w:hAnsi="Times New Roman" w:cs="Times New Roman"/>
          <w:sz w:val="24"/>
          <w:szCs w:val="24"/>
        </w:rPr>
        <w:commentReference w:id="108"/>
      </w:r>
    </w:p>
    <w:p w14:paraId="0000043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Too many notebooks.</w:t>
      </w:r>
    </w:p>
    <w:p w14:paraId="0000043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needed to do something about the notebooks.</w:t>
      </w:r>
    </w:p>
    <w:p w14:paraId="0000043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reviewed them one by one, starting with the oldest first. Maybe that would help me decide what to do. The first and oldest notebook was about the dream of the writing on the wall. </w:t>
      </w:r>
      <w:r>
        <w:rPr>
          <w:rFonts w:ascii="Times New Roman" w:eastAsia="Times New Roman" w:hAnsi="Times New Roman" w:cs="Times New Roman"/>
        </w:rPr>
        <w:lastRenderedPageBreak/>
        <w:t xml:space="preserve">I wrote a short story, or something—an allegorical tale? A metaphor? </w:t>
      </w:r>
      <w:commentRangeStart w:id="109"/>
      <w:r>
        <w:rPr>
          <w:rFonts w:ascii="Times New Roman" w:eastAsia="Times New Roman" w:hAnsi="Times New Roman" w:cs="Times New Roman"/>
        </w:rPr>
        <w:t>It was about the power of words and our ability to change how we think and make choices, cooperating with others. The power of a group was stronger than the one. Or something like that. Whatever it was, it felt like it came from another source, magic, as I would have said as a child. What would I do with this story?</w:t>
      </w:r>
    </w:p>
    <w:p w14:paraId="0000043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rPr>
        <w:t xml:space="preserve">I knew what I needed to do. </w:t>
      </w:r>
      <w:r>
        <w:rPr>
          <w:rFonts w:ascii="Times New Roman" w:eastAsia="Times New Roman" w:hAnsi="Times New Roman" w:cs="Times New Roman"/>
          <w:i/>
          <w:iCs/>
        </w:rPr>
        <w:t>Maybe this is why we met.</w:t>
      </w:r>
      <w:commentRangeEnd w:id="109"/>
      <w:r w:rsidR="00753909">
        <w:rPr>
          <w:rStyle w:val="CommentReference"/>
          <w:rFonts w:ascii="Times New Roman" w:eastAsia="Times New Roman" w:hAnsi="Times New Roman" w:cs="Times New Roman"/>
          <w:i/>
          <w:iCs/>
          <w:sz w:val="24"/>
          <w:szCs w:val="24"/>
        </w:rPr>
        <w:commentReference w:id="109"/>
      </w:r>
    </w:p>
    <w:p w14:paraId="00000435"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43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want to publish this, but I don’t want anyone to know I wrote it,” I told her.</w:t>
      </w:r>
    </w:p>
    <w:p w14:paraId="0000043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 shown up at Sophie’s apartment unannounced. I figured it wasn’t her way of doing things, but she had given me the piece of paper with her address, so I presumed it was okay. She said only to come in an emergency. To me, it was an emergency.</w:t>
      </w:r>
    </w:p>
    <w:p w14:paraId="0000043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scowled at me when she opened the door.</w:t>
      </w:r>
    </w:p>
    <w:p w14:paraId="0000043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care. I needed to publish what I’d written, and she was the only person I knew who could help me.</w:t>
      </w:r>
    </w:p>
    <w:p w14:paraId="0000043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Why did I want to publish? I couldn’t even answer that. I was pulled to do this, and here I was on the doorstep of a hacker I hardly knew, with ten sheets of looseleaf torn from a notebook and covered in illegible scribbles. </w:t>
      </w:r>
    </w:p>
    <w:p w14:paraId="0000043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“You do realize this isn’t the best way to do this?” she asked, snatching the stack of papers from my hand and pulling me inside.</w:t>
      </w:r>
    </w:p>
    <w:p w14:paraId="0000043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a simple place, different from my apartment, which appeared luxurious in comparison. There was one large table in the room, and atop it a huge computer system. There were so many tangled wires connected to unknown gadgets. I’d never seen anything so primitive. And cluttered.</w:t>
      </w:r>
    </w:p>
    <w:p w14:paraId="0000043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“You gave me your address. I didn’t know where else to go,” I answered.</w:t>
      </w:r>
    </w:p>
    <w:p w14:paraId="0000043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read through my story.</w:t>
      </w:r>
    </w:p>
    <w:p w14:paraId="0000043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“OK, I see now. I feel it. This is the beginning of something unknown but important,” she spoke slowly, as if trying to understand something complicated. What she was doing was reading my mind; I could feel her in there.</w:t>
      </w:r>
    </w:p>
    <w:p w14:paraId="0000044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“Stop!” I told her.</w:t>
      </w:r>
    </w:p>
    <w:p w14:paraId="00000441" w14:textId="77777777" w:rsidR="00847A31" w:rsidRDefault="00000000">
      <w:pPr>
        <w:spacing w:line="480" w:lineRule="auto"/>
        <w:ind w:firstLine="720"/>
        <w:rPr>
          <w:rFonts w:ascii="Times New Roman" w:eastAsia="Times New Roman" w:hAnsi="Times New Roman" w:cs="Times New Roman"/>
        </w:rPr>
      </w:pPr>
      <w:commentRangeStart w:id="110"/>
      <w:r>
        <w:rPr>
          <w:rFonts w:ascii="Times New Roman" w:eastAsia="Times New Roman" w:hAnsi="Times New Roman" w:cs="Times New Roman"/>
        </w:rPr>
        <w:t>I felt her leave.</w:t>
      </w:r>
      <w:commentRangeEnd w:id="110"/>
      <w:r w:rsidR="00753909">
        <w:rPr>
          <w:rStyle w:val="CommentReference"/>
          <w:rFonts w:ascii="Times New Roman" w:eastAsia="Times New Roman" w:hAnsi="Times New Roman" w:cs="Times New Roman"/>
          <w:sz w:val="24"/>
          <w:szCs w:val="24"/>
        </w:rPr>
        <w:commentReference w:id="110"/>
      </w:r>
    </w:p>
    <w:p w14:paraId="0000044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“Leave this, and I’ll see what I can do with it,” she said, opening the door and pushing me out into the alley.</w:t>
      </w:r>
    </w:p>
    <w:p w14:paraId="0000044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“I’ll be back in touch,” she said, not even looking at me, as she slammed the door.</w:t>
      </w:r>
      <w:r>
        <w:br w:type="page"/>
      </w:r>
    </w:p>
    <w:p w14:paraId="00000444"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THE SAGE</w:t>
      </w:r>
    </w:p>
    <w:p w14:paraId="0000044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dreaming and the writing soon became routine. I met Sophie in the park and gave her all of my notebooks, and she published my writing every week. Sometimes they were stories, sometimes just visions. Sometimes they sounded like manifestos, which kind of troubled me. Despite anonymity, I still feared being caught. Sophie assured me that nobody would find out my identity. I tried to believe her, but I felt something nagging at me. Not quite a warning, but a worry. I pushed aside.</w:t>
      </w:r>
    </w:p>
    <w:p w14:paraId="0000044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Sophie created a blog, with a safe and anonymous “handle,” as she called it, where I could publish my work.</w:t>
      </w:r>
    </w:p>
    <w:p w14:paraId="00000447" w14:textId="77777777" w:rsidR="00847A31" w:rsidRDefault="00000000">
      <w:pPr>
        <w:spacing w:line="480" w:lineRule="auto"/>
        <w:ind w:firstLine="720"/>
        <w:rPr>
          <w:rFonts w:ascii="Times New Roman" w:eastAsia="Times New Roman" w:hAnsi="Times New Roman" w:cs="Times New Roman"/>
        </w:rPr>
      </w:pPr>
      <w:commentRangeStart w:id="111"/>
      <w:r>
        <w:rPr>
          <w:rFonts w:ascii="Times New Roman" w:eastAsia="Times New Roman" w:hAnsi="Times New Roman" w:cs="Times New Roman"/>
        </w:rPr>
        <w:t>I became, simply, The Sage.</w:t>
      </w:r>
      <w:commentRangeEnd w:id="111"/>
      <w:r w:rsidR="002F3D95">
        <w:rPr>
          <w:rStyle w:val="CommentReference"/>
          <w:rFonts w:ascii="Times New Roman" w:eastAsia="Times New Roman" w:hAnsi="Times New Roman" w:cs="Times New Roman"/>
          <w:sz w:val="24"/>
          <w:szCs w:val="24"/>
        </w:rPr>
        <w:commentReference w:id="111"/>
      </w:r>
    </w:p>
    <w:p w14:paraId="0000044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it was radical and dangerous, but I also knew I had to keep doing it. Without knowing why, I understood it was important.</w:t>
      </w:r>
    </w:p>
    <w:p w14:paraId="0000044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took a sabbatical from work. There was no point being there anymore, but I was afraid quitting would arouse too much suspicion. I knew I wouldn’t go back, but I had to pretend. There wouldn’t be any money worries. The government had already begun handing out more subsidies to a portion of the population, since more jobs had been eliminated. Money was given simply to stay home. I’d be fine.</w:t>
      </w:r>
    </w:p>
    <w:p w14:paraId="0000044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Everything I wrote had a deeper meaning, and I hoped my readers could find that meaning for themselves. It was important to tell the stories as metaphors. Coming right out and saying what I dreamt and thought seemed wrong. I couldn’t explain why I did things sometimes. It just felt right.</w:t>
      </w:r>
    </w:p>
    <w:p w14:paraId="0000044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blog grew in popularity, as more people looked to my weekly posts for answers. Or meaning. Or maybe it was just to feel free, reading stories that were forbidden. Desiring the </w:t>
      </w:r>
      <w:r>
        <w:rPr>
          <w:rFonts w:ascii="Times New Roman" w:eastAsia="Times New Roman" w:hAnsi="Times New Roman" w:cs="Times New Roman"/>
        </w:rPr>
        <w:lastRenderedPageBreak/>
        <w:t>freedom to speak, Sophie thought they probably saw me as a guide. Maybe the stories gave them hope.</w:t>
      </w:r>
    </w:p>
    <w:p w14:paraId="0000044C" w14:textId="77777777" w:rsidR="00847A31" w:rsidRDefault="00000000">
      <w:pPr>
        <w:spacing w:line="480" w:lineRule="auto"/>
        <w:ind w:firstLine="720"/>
        <w:rPr>
          <w:rFonts w:ascii="Times New Roman" w:eastAsia="Times New Roman" w:hAnsi="Times New Roman" w:cs="Times New Roman"/>
        </w:rPr>
      </w:pPr>
      <w:commentRangeStart w:id="112"/>
      <w:r>
        <w:rPr>
          <w:rFonts w:ascii="Times New Roman" w:eastAsia="Times New Roman" w:hAnsi="Times New Roman" w:cs="Times New Roman"/>
        </w:rPr>
        <w:t>I became what many wanted to be but could not. They were too afraid. I unraveled mysteries, as the old assumptions fell away and no longer made sense. Everything had already felt off before—from the government to technology, even history—but now, the life I knew, felt completely wrong. I had to uncover the truth. That was my purpose, my mission. I knew it now. The more I wrote, the more I discovered, and the more I discovered, the more it all started to make sense.</w:t>
      </w:r>
    </w:p>
    <w:p w14:paraId="0000044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my quest for truth persisted, my dreams continued to evolve. I learned to control them and ask questions. Instead of magic stories, I focused on real-world events. What had been planned and hidden from us for decades, perhaps centuries, was finally coming to light.</w:t>
      </w:r>
    </w:p>
    <w:p w14:paraId="0000044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proceeded like a scientist. Methodically, thoroughly, as I found evidence to back up my magical dreams.</w:t>
      </w:r>
      <w:commentRangeEnd w:id="112"/>
      <w:r w:rsidR="002F3D95">
        <w:rPr>
          <w:rStyle w:val="CommentReference"/>
          <w:rFonts w:ascii="Times New Roman" w:eastAsia="Times New Roman" w:hAnsi="Times New Roman" w:cs="Times New Roman"/>
          <w:sz w:val="24"/>
          <w:szCs w:val="24"/>
        </w:rPr>
        <w:commentReference w:id="112"/>
      </w:r>
    </w:p>
    <w:p w14:paraId="0000044F" w14:textId="77777777" w:rsidR="00847A31" w:rsidRDefault="00000000">
      <w:pPr>
        <w:rPr>
          <w:rFonts w:ascii="Times New Roman" w:eastAsia="Times New Roman" w:hAnsi="Times New Roman" w:cs="Times New Roman"/>
        </w:rPr>
      </w:pPr>
      <w:r>
        <w:br w:type="page"/>
      </w:r>
    </w:p>
    <w:p w14:paraId="00000450"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JUSTIN</w:t>
      </w:r>
    </w:p>
    <w:p w14:paraId="0000045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met Justin soon after I published a post about human connection. It was a story about the loneliness that arose in people who spent too much time focusing on their devices. I never used my device like that, yet I felt lonely. Maybe I just longed for the connection to other people, which they could never give because they were so immersed in the digital world.</w:t>
      </w:r>
    </w:p>
    <w:p w14:paraId="0000045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didn’t tell Justin anything about my writing or my dreams right away. Although he was different, a man who was willing to talk openly about the problems in our society, a man with an open mind, he wasn’t Jacob. I kept comparing him to the Jacob of my dreams. At least Justin lived in the physical world—virtual, dream love was complicated. I knew my love for Jacob wasn’t romantic, and the love was a different kind of love, but I couldn’t help but compare the two. Jacob served a much larger purpose.</w:t>
      </w:r>
    </w:p>
    <w:p w14:paraId="0000045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never compared Justin to Liam. While they were similar in some ways, their rebellious nature and individuality, I saw my love for each as unique. Liam gave me something I needed back then, allowing me my creativity. I was able to love, which was important for my growth. I knew in the end I had run away, unable to tell him about my dreams and visions. He’d been right, and I was terribly wrong in how I acted. With Justin, I found trust.</w:t>
      </w:r>
    </w:p>
    <w:p w14:paraId="0000045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Justin had a beautiful soul—I felt it the instant I met him. He was nice. I hate the word nice—it’s so boring. But that’s the word that first popped in my head. </w:t>
      </w:r>
      <w:commentRangeStart w:id="113"/>
      <w:r>
        <w:rPr>
          <w:rFonts w:ascii="Times New Roman" w:eastAsia="Times New Roman" w:hAnsi="Times New Roman" w:cs="Times New Roman"/>
          <w:color w:val="000000"/>
        </w:rPr>
        <w:t>I used the word soulmates</w:t>
      </w:r>
      <w:commentRangeEnd w:id="113"/>
      <w:r w:rsidR="002F3D95">
        <w:rPr>
          <w:rStyle w:val="CommentReference"/>
          <w:rFonts w:ascii="Times New Roman" w:eastAsia="Times New Roman" w:hAnsi="Times New Roman" w:cs="Times New Roman"/>
          <w:color w:val="000000"/>
          <w:sz w:val="24"/>
          <w:szCs w:val="24"/>
        </w:rPr>
        <w:commentReference w:id="113"/>
      </w:r>
      <w:r>
        <w:rPr>
          <w:rFonts w:ascii="Times New Roman" w:eastAsia="Times New Roman" w:hAnsi="Times New Roman" w:cs="Times New Roman"/>
          <w:color w:val="000000"/>
        </w:rPr>
        <w:t>, even though it made me uncomfortable. I decided that for myself, it wasn’t mystical or magical, it was a deep connection with mutual trust.</w:t>
      </w:r>
    </w:p>
    <w:p w14:paraId="0000045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Justin understood me. He wasn’t an extreme rebel, but he understood what I was doing was important, and he respected it. The strangest thing was that he was very difficult to read. I’d been practicing my mind-reading skills every time I was around people, and I was very good. </w:t>
      </w:r>
      <w:r>
        <w:rPr>
          <w:rFonts w:ascii="Times New Roman" w:eastAsia="Times New Roman" w:hAnsi="Times New Roman" w:cs="Times New Roman"/>
          <w:color w:val="000000"/>
        </w:rPr>
        <w:lastRenderedPageBreak/>
        <w:t xml:space="preserve">However, with Justin, there was a barrier; I sensed layers and layers of stories and information, but I couldn’t read his mind. I sometimes wanted to peel back those layers, hoping that somehow there was something deeper that I had missed. </w:t>
      </w:r>
      <w:commentRangeStart w:id="114"/>
      <w:r>
        <w:rPr>
          <w:rFonts w:ascii="Times New Roman" w:eastAsia="Times New Roman" w:hAnsi="Times New Roman" w:cs="Times New Roman"/>
          <w:color w:val="000000"/>
        </w:rPr>
        <w:t>Was I searching for Jacob beneath the surface?</w:t>
      </w:r>
      <w:commentRangeEnd w:id="114"/>
      <w:r w:rsidR="00521F14">
        <w:rPr>
          <w:rStyle w:val="CommentReference"/>
          <w:rFonts w:ascii="Times New Roman" w:eastAsia="Times New Roman" w:hAnsi="Times New Roman" w:cs="Times New Roman"/>
          <w:color w:val="000000"/>
          <w:sz w:val="24"/>
          <w:szCs w:val="24"/>
        </w:rPr>
        <w:commentReference w:id="114"/>
      </w:r>
      <w:r>
        <w:rPr>
          <w:rFonts w:ascii="Times New Roman" w:eastAsia="Times New Roman" w:hAnsi="Times New Roman" w:cs="Times New Roman"/>
          <w:color w:val="000000"/>
        </w:rPr>
        <w:t xml:space="preserve"> I didn’t think so. There was more to him that I wanted to see and understand. </w:t>
      </w:r>
      <w:commentRangeStart w:id="115"/>
      <w:r>
        <w:rPr>
          <w:rFonts w:ascii="Times New Roman" w:eastAsia="Times New Roman" w:hAnsi="Times New Roman" w:cs="Times New Roman"/>
          <w:color w:val="000000"/>
        </w:rPr>
        <w:t>And I was perplexed as to why I couldn’t read his mind.</w:t>
      </w:r>
      <w:commentRangeEnd w:id="115"/>
      <w:r w:rsidR="00521F14">
        <w:rPr>
          <w:rStyle w:val="CommentReference"/>
          <w:rFonts w:ascii="Times New Roman" w:eastAsia="Times New Roman" w:hAnsi="Times New Roman" w:cs="Times New Roman"/>
          <w:color w:val="000000"/>
          <w:sz w:val="24"/>
          <w:szCs w:val="24"/>
        </w:rPr>
        <w:commentReference w:id="115"/>
      </w:r>
    </w:p>
    <w:p w14:paraId="0000045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color w:val="000000"/>
        </w:rPr>
        <w:t xml:space="preserve">Justin was a man of science; he worked in chemistry, but he also believed in quantum mysteries that were waiting to be proven. </w:t>
      </w:r>
      <w:r>
        <w:rPr>
          <w:rFonts w:ascii="Times New Roman" w:eastAsia="Times New Roman" w:hAnsi="Times New Roman" w:cs="Times New Roman"/>
          <w:i/>
          <w:iCs/>
          <w:color w:val="000000"/>
        </w:rPr>
        <w:t>Have yet to be proven,</w:t>
      </w:r>
      <w:r>
        <w:rPr>
          <w:rFonts w:ascii="Times New Roman" w:eastAsia="Times New Roman" w:hAnsi="Times New Roman" w:cs="Times New Roman"/>
          <w:color w:val="000000"/>
        </w:rPr>
        <w:t xml:space="preserve"> he would say. </w:t>
      </w:r>
      <w:r>
        <w:rPr>
          <w:rFonts w:ascii="Times New Roman" w:eastAsia="Times New Roman" w:hAnsi="Times New Roman" w:cs="Times New Roman"/>
        </w:rPr>
        <w:t xml:space="preserve">Even though he was a scientist, he was anti-technology, anti-AI. He called himself a “pure biologist.” </w:t>
      </w:r>
      <w:commentRangeStart w:id="116"/>
      <w:r>
        <w:rPr>
          <w:rFonts w:ascii="Times New Roman" w:eastAsia="Times New Roman" w:hAnsi="Times New Roman" w:cs="Times New Roman"/>
        </w:rPr>
        <w:t xml:space="preserve">He had an old flip phone that he only used for calls. No tracking, no location, no texting, no obsessions with digital media. </w:t>
      </w:r>
      <w:commentRangeEnd w:id="116"/>
      <w:r w:rsidR="00521F14">
        <w:rPr>
          <w:rStyle w:val="CommentReference"/>
          <w:rFonts w:ascii="Times New Roman" w:eastAsia="Times New Roman" w:hAnsi="Times New Roman" w:cs="Times New Roman"/>
          <w:sz w:val="24"/>
          <w:szCs w:val="24"/>
        </w:rPr>
        <w:commentReference w:id="116"/>
      </w:r>
      <w:r>
        <w:rPr>
          <w:rFonts w:ascii="Times New Roman" w:eastAsia="Times New Roman" w:hAnsi="Times New Roman" w:cs="Times New Roman"/>
        </w:rPr>
        <w:t>He was ten years older than me, so I just assumed it was because of his age. It was strange, but I accepted it. I sometimes felt like I should get rid of all my tech, disconnect from all electronics. I understood why he felt the way he did. I wished I could do away with it all, but I depended on my device, on the tech that helped me find answers. It was difficult to get any information any other way. Libraries? You needed special permission even to touch some old texts. For me, it was easier to search online. Although sometimes little information existed on topics I wanted to learn more about, it was the only way for me to find answers. Until Justin.</w:t>
      </w:r>
    </w:p>
    <w:p w14:paraId="00000457" w14:textId="77777777" w:rsidR="00847A31" w:rsidRDefault="00000000">
      <w:pPr>
        <w:spacing w:line="480" w:lineRule="auto"/>
        <w:ind w:firstLine="720"/>
        <w:rPr>
          <w:rFonts w:ascii="Times New Roman" w:eastAsia="Times New Roman" w:hAnsi="Times New Roman" w:cs="Times New Roman"/>
        </w:rPr>
      </w:pPr>
      <w:commentRangeStart w:id="117"/>
      <w:r>
        <w:rPr>
          <w:rFonts w:ascii="Times New Roman" w:eastAsia="Times New Roman" w:hAnsi="Times New Roman" w:cs="Times New Roman"/>
        </w:rPr>
        <w:t xml:space="preserve">Justin and I met shortly after the New Year, soon after I became “The Sage.” </w:t>
      </w:r>
      <w:commentRangeEnd w:id="117"/>
      <w:r w:rsidR="00521F14">
        <w:rPr>
          <w:rStyle w:val="CommentReference"/>
          <w:rFonts w:ascii="Times New Roman" w:eastAsia="Times New Roman" w:hAnsi="Times New Roman" w:cs="Times New Roman"/>
          <w:sz w:val="24"/>
          <w:szCs w:val="24"/>
        </w:rPr>
        <w:commentReference w:id="117"/>
      </w:r>
    </w:p>
    <w:p w14:paraId="0000045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Since Sophie and I were now connected, we could communicate telepathically from a distance. She told me once, when I was dropping off an important writing, that there was a man in her dream that I needed to meet. I told her I wasn’t interested in anything romantic. </w:t>
      </w:r>
      <w:commentRangeStart w:id="118"/>
      <w:r>
        <w:rPr>
          <w:rFonts w:ascii="Times New Roman" w:eastAsia="Times New Roman" w:hAnsi="Times New Roman" w:cs="Times New Roman"/>
        </w:rPr>
        <w:t>She said it wasn’t that at all. She said it would be vital to the rebellion, and we would need to work together. I had no idea what it meant, but I trusted Sophie. She said his name was Justin, and he would reach out soon. As I left, she said I must accept his invitation for coffee.</w:t>
      </w:r>
      <w:commentRangeEnd w:id="118"/>
      <w:r w:rsidR="00521F14">
        <w:rPr>
          <w:rStyle w:val="CommentReference"/>
          <w:rFonts w:ascii="Times New Roman" w:eastAsia="Times New Roman" w:hAnsi="Times New Roman" w:cs="Times New Roman"/>
          <w:sz w:val="24"/>
          <w:szCs w:val="24"/>
        </w:rPr>
        <w:commentReference w:id="118"/>
      </w:r>
    </w:p>
    <w:p w14:paraId="0000045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Must. There was a spark of rebelliousness that was growing in me, and being told </w:t>
      </w:r>
      <w:r>
        <w:rPr>
          <w:rFonts w:ascii="Times New Roman" w:eastAsia="Times New Roman" w:hAnsi="Times New Roman" w:cs="Times New Roman"/>
          <w:i/>
          <w:iCs/>
        </w:rPr>
        <w:t>I must</w:t>
      </w:r>
      <w:r>
        <w:rPr>
          <w:rFonts w:ascii="Times New Roman" w:eastAsia="Times New Roman" w:hAnsi="Times New Roman" w:cs="Times New Roman"/>
        </w:rPr>
        <w:t xml:space="preserve"> didn’t sit well with me. I would only do it because it was Sophie.</w:t>
      </w:r>
    </w:p>
    <w:p w14:paraId="0000045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Justin reached out within an hour of my conversation with Sophie. </w:t>
      </w:r>
    </w:p>
    <w:p w14:paraId="0000045B"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Who is this man?</w:t>
      </w:r>
    </w:p>
    <w:p w14:paraId="0000045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wondered why we were meant to connect. He seemed pretty forward, reaching out so quickly. I let it go.</w:t>
      </w:r>
    </w:p>
    <w:p w14:paraId="0000045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met him for coffee a few days later. Even though I was apprehensive, I also wondered how exactly Justin would help me. Or how we would help each other.</w:t>
      </w:r>
    </w:p>
    <w:p w14:paraId="0000045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was one of those temperate days that made me long for an afternoon in the meadow with Jacob. There was even a slight breeze that smelled of…roses? I’d never smelled real roses and wondered if they smelled like the ones in the plant store. </w:t>
      </w:r>
      <w:commentRangeStart w:id="119"/>
      <w:r>
        <w:rPr>
          <w:rFonts w:ascii="Times New Roman" w:eastAsia="Times New Roman" w:hAnsi="Times New Roman" w:cs="Times New Roman"/>
        </w:rPr>
        <w:t>Although Jacob was on my mind, I was drawn to meeting Justin. The contradictory desires, perhaps never really instilling satisfaction, that lay outside the moment. A grasping for the green just over the fence. Nostalgia or anticipation?</w:t>
      </w:r>
      <w:commentRangeEnd w:id="119"/>
      <w:r w:rsidR="00521F14">
        <w:rPr>
          <w:rStyle w:val="CommentReference"/>
          <w:rFonts w:ascii="Times New Roman" w:eastAsia="Times New Roman" w:hAnsi="Times New Roman" w:cs="Times New Roman"/>
          <w:sz w:val="24"/>
          <w:szCs w:val="24"/>
        </w:rPr>
        <w:commentReference w:id="119"/>
      </w:r>
    </w:p>
    <w:p w14:paraId="0000045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I remember our meeting and the entire conversation exactly. I feel people often don’t remember the important details of conversations. </w:t>
      </w:r>
      <w:commentRangeStart w:id="120"/>
      <w:r>
        <w:rPr>
          <w:rFonts w:ascii="Times New Roman" w:eastAsia="Times New Roman" w:hAnsi="Times New Roman" w:cs="Times New Roman"/>
        </w:rPr>
        <w:t>I always seemed to remember everything</w:t>
      </w:r>
      <w:commentRangeEnd w:id="120"/>
      <w:r w:rsidR="00521F14">
        <w:rPr>
          <w:rStyle w:val="CommentReference"/>
          <w:rFonts w:ascii="Times New Roman" w:eastAsia="Times New Roman" w:hAnsi="Times New Roman" w:cs="Times New Roman"/>
          <w:sz w:val="24"/>
          <w:szCs w:val="24"/>
        </w:rPr>
        <w:commentReference w:id="120"/>
      </w:r>
      <w:r>
        <w:rPr>
          <w:rFonts w:ascii="Times New Roman" w:eastAsia="Times New Roman" w:hAnsi="Times New Roman" w:cs="Times New Roman"/>
        </w:rPr>
        <w:t xml:space="preserve">. </w:t>
      </w:r>
      <w:r>
        <w:rPr>
          <w:rFonts w:ascii="Times New Roman" w:eastAsia="Times New Roman" w:hAnsi="Times New Roman" w:cs="Times New Roman"/>
          <w:i/>
          <w:iCs/>
        </w:rPr>
        <w:t>Sometimes too much.</w:t>
      </w:r>
      <w:r>
        <w:rPr>
          <w:rFonts w:ascii="Times New Roman" w:eastAsia="Times New Roman" w:hAnsi="Times New Roman" w:cs="Times New Roman"/>
        </w:rPr>
        <w:t xml:space="preserve"> This new remembering was very different from my earlier “forgetting”—not only did old memories return, but the ones I was creating became part of me, word for word.</w:t>
      </w:r>
    </w:p>
    <w:p w14:paraId="0000046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Justin asked me a lot of questions about philosophy, history, and my writing. I wondered if he knew about my blog. Had Sophie told him? I tried to find out but couldn’t. That was the first time I tried to read him. There was nothing.</w:t>
      </w:r>
    </w:p>
    <w:p w14:paraId="0000046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Sophie had told him about my creative writing, and he was interested in reading my work. I declined, saying it wasn’t quite ready. Sophie must have trusted him, or she wouldn’t </w:t>
      </w:r>
      <w:r>
        <w:rPr>
          <w:rFonts w:ascii="Times New Roman" w:eastAsia="Times New Roman" w:hAnsi="Times New Roman" w:cs="Times New Roman"/>
        </w:rPr>
        <w:lastRenderedPageBreak/>
        <w:t>have connected us, but still, I was wary of telling him too much. Sophie had also told him I was very philosophical. I laughed, partially because it was true and partially because it sounded like a cautionary statement.</w:t>
      </w:r>
    </w:p>
    <w:p w14:paraId="00000462"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Watch out for her; she’s philosophical!</w:t>
      </w:r>
      <w:r>
        <w:rPr>
          <w:rFonts w:ascii="Times New Roman" w:eastAsia="Times New Roman" w:hAnsi="Times New Roman" w:cs="Times New Roman"/>
        </w:rPr>
        <w:t xml:space="preserve"> I imagined her saying.</w:t>
      </w:r>
    </w:p>
    <w:p w14:paraId="00000463" w14:textId="77777777" w:rsidR="00847A31" w:rsidRDefault="00000000">
      <w:pPr>
        <w:spacing w:line="480" w:lineRule="auto"/>
        <w:ind w:firstLine="720"/>
        <w:rPr>
          <w:rFonts w:ascii="Times New Roman" w:eastAsia="Times New Roman" w:hAnsi="Times New Roman" w:cs="Times New Roman"/>
        </w:rPr>
      </w:pPr>
      <w:commentRangeStart w:id="121"/>
      <w:r>
        <w:rPr>
          <w:rFonts w:ascii="Times New Roman" w:eastAsia="Times New Roman" w:hAnsi="Times New Roman" w:cs="Times New Roman"/>
        </w:rPr>
        <w:t xml:space="preserve">I wasn’t sure why that would be a concern. He seemed very philosophical himself. He told me he wasn’t sure what Sophie had meant, but that didn’t deter him. He decided he would find out. I, on the other hand, knew exactly what Sophie meant. </w:t>
      </w:r>
      <w:commentRangeEnd w:id="121"/>
      <w:r w:rsidR="00521F14">
        <w:rPr>
          <w:rStyle w:val="CommentReference"/>
          <w:rFonts w:ascii="Times New Roman" w:eastAsia="Times New Roman" w:hAnsi="Times New Roman" w:cs="Times New Roman"/>
          <w:sz w:val="24"/>
          <w:szCs w:val="24"/>
        </w:rPr>
        <w:commentReference w:id="121"/>
      </w:r>
      <w:r>
        <w:rPr>
          <w:rFonts w:ascii="Times New Roman" w:eastAsia="Times New Roman" w:hAnsi="Times New Roman" w:cs="Times New Roman"/>
        </w:rPr>
        <w:t>That was me, the new me, always asking and wondering and eventually trying to come up with explanations and solutions for the state of humanity. He was a scientist, so I presumed that was where the warning came from. But then again, I used to be a scientist.</w:t>
      </w:r>
    </w:p>
    <w:p w14:paraId="0000046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Now I’m a philosopher.</w:t>
      </w:r>
    </w:p>
    <w:p w14:paraId="00000465"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Or a rebel.</w:t>
      </w:r>
    </w:p>
    <w:p w14:paraId="00000466"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But not a prophet.</w:t>
      </w:r>
    </w:p>
    <w:p w14:paraId="0000046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Never.</w:t>
      </w:r>
    </w:p>
    <w:p w14:paraId="0000046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guess the possibility of my philosophical nature didn’t matter to him. He had already made up his mind. As he told me later, the instant he met me, he knew we would be together for a long time. Very impulsive and obviously fearless.</w:t>
      </w:r>
    </w:p>
    <w:p w14:paraId="0000046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Looking back, I wondered how my deeply thoughtful, cautious nature would function in a relationship with an impulsive and fearless man. He was both fearless and impulsive, as he had already presumed that we would be together in the long term. </w:t>
      </w:r>
      <w:r>
        <w:rPr>
          <w:rFonts w:ascii="Times New Roman" w:eastAsia="Times New Roman" w:hAnsi="Times New Roman" w:cs="Times New Roman"/>
          <w:i/>
          <w:iCs/>
        </w:rPr>
        <w:t>Probably also a little overconfident.</w:t>
      </w:r>
      <w:r>
        <w:rPr>
          <w:rFonts w:ascii="Times New Roman" w:eastAsia="Times New Roman" w:hAnsi="Times New Roman" w:cs="Times New Roman"/>
        </w:rPr>
        <w:t xml:space="preserve"> </w:t>
      </w:r>
    </w:p>
    <w:p w14:paraId="0000046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A friend</w:t>
      </w:r>
      <w:r>
        <w:rPr>
          <w:rFonts w:ascii="Times New Roman" w:eastAsia="Times New Roman" w:hAnsi="Times New Roman" w:cs="Times New Roman"/>
        </w:rPr>
        <w:t>, I told myself before that first meeting, someone who didn’t interest me romantically. I wasn’t focused on relationships. I was focused on dreams and writing.</w:t>
      </w:r>
    </w:p>
    <w:p w14:paraId="0000046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His dress was very similar to Sophie’s. </w:t>
      </w:r>
      <w:commentRangeStart w:id="122"/>
      <w:r>
        <w:rPr>
          <w:rFonts w:ascii="Times New Roman" w:eastAsia="Times New Roman" w:hAnsi="Times New Roman" w:cs="Times New Roman"/>
        </w:rPr>
        <w:t xml:space="preserve">Old jeans and an untucked t-shirt. Why would people dress so differently, so that they stood out? People always judged everyone by what they wore, and both his and Sophie’s clothes communicated nonconformity. </w:t>
      </w:r>
      <w:commentRangeEnd w:id="122"/>
      <w:r w:rsidR="00E50A2A">
        <w:rPr>
          <w:rStyle w:val="CommentReference"/>
          <w:rFonts w:ascii="Times New Roman" w:eastAsia="Times New Roman" w:hAnsi="Times New Roman" w:cs="Times New Roman"/>
          <w:sz w:val="24"/>
          <w:szCs w:val="24"/>
        </w:rPr>
        <w:commentReference w:id="122"/>
      </w:r>
      <w:commentRangeStart w:id="123"/>
      <w:r>
        <w:rPr>
          <w:rFonts w:ascii="Times New Roman" w:eastAsia="Times New Roman" w:hAnsi="Times New Roman" w:cs="Times New Roman"/>
        </w:rPr>
        <w:t xml:space="preserve">That was dangerous, I knew that. Why would they take the risk of being targeted? </w:t>
      </w:r>
      <w:commentRangeEnd w:id="123"/>
      <w:r w:rsidR="00A768DB">
        <w:rPr>
          <w:rStyle w:val="CommentReference"/>
          <w:rFonts w:ascii="Times New Roman" w:eastAsia="Times New Roman" w:hAnsi="Times New Roman" w:cs="Times New Roman"/>
          <w:sz w:val="24"/>
          <w:szCs w:val="24"/>
        </w:rPr>
        <w:commentReference w:id="123"/>
      </w:r>
      <w:r>
        <w:rPr>
          <w:rFonts w:ascii="Times New Roman" w:eastAsia="Times New Roman" w:hAnsi="Times New Roman" w:cs="Times New Roman"/>
        </w:rPr>
        <w:t>Something I’d have to ask later.</w:t>
      </w:r>
    </w:p>
    <w:p w14:paraId="0000046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Besides the t-shirt and jeans, he wore a knit beret or a beanie, I wasn’t even sure what to call it, covered in symbols. I had to admit, it did look good on him. I just wasn’t used to seeing that type of hat.</w:t>
      </w:r>
    </w:p>
    <w:p w14:paraId="0000046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asked him about it.</w:t>
      </w:r>
    </w:p>
    <w:p w14:paraId="0000046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do those symbols mean, on your hat?” I said, pointing to his head.</w:t>
      </w:r>
    </w:p>
    <w:p w14:paraId="0000046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don’t know. I bought it in the Andes,” he laughed, as he scrunched forward with his nose, in his cup, nearly touching his coffee. He hardly moved the entire time we talked, looking straight at me, giving me his full attention.</w:t>
      </w:r>
    </w:p>
    <w:p w14:paraId="0000047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Andes? I thought he must’ve been joking because nobody traveled to South America. Or anywhere, really.</w:t>
      </w:r>
    </w:p>
    <w:p w14:paraId="00000471" w14:textId="77777777" w:rsidR="00847A31" w:rsidRDefault="00000000">
      <w:pPr>
        <w:spacing w:line="480" w:lineRule="auto"/>
        <w:ind w:firstLine="720"/>
        <w:rPr>
          <w:rFonts w:ascii="Times New Roman" w:eastAsia="Times New Roman" w:hAnsi="Times New Roman" w:cs="Times New Roman"/>
        </w:rPr>
      </w:pPr>
      <w:commentRangeStart w:id="124"/>
      <w:r>
        <w:rPr>
          <w:rFonts w:ascii="Times New Roman" w:eastAsia="Times New Roman" w:hAnsi="Times New Roman" w:cs="Times New Roman"/>
        </w:rPr>
        <w:t>Despite the impossibility, I smiled. I liked everything about him. And he taught me something new right away—the desire to be different and, just like perfection, there was no such thing as normal.</w:t>
      </w:r>
      <w:commentRangeEnd w:id="124"/>
      <w:r w:rsidR="00A768DB">
        <w:rPr>
          <w:rStyle w:val="CommentReference"/>
          <w:rFonts w:ascii="Times New Roman" w:eastAsia="Times New Roman" w:hAnsi="Times New Roman" w:cs="Times New Roman"/>
          <w:sz w:val="24"/>
          <w:szCs w:val="24"/>
        </w:rPr>
        <w:commentReference w:id="124"/>
      </w:r>
    </w:p>
    <w:p w14:paraId="0000047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liked him immediately and decided I would see him again.</w:t>
      </w:r>
    </w:p>
    <w:p w14:paraId="0000047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“Would you like to come for dinner next week? I’ll cook,” I said, as we stood up to say goodbye.</w:t>
      </w:r>
    </w:p>
    <w:p w14:paraId="0000047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Now who’s the one being impulsive?</w:t>
      </w:r>
    </w:p>
    <w:p w14:paraId="0000047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said yes.</w:t>
      </w:r>
    </w:p>
    <w:p w14:paraId="0000047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Although I knew I shouldn’t trust anyone right away, I felt I could trust him. Sophie had said I could, but even if she hadn’t, I still felt the trust. I couldn’t read his thoughts, couldn’t sense his feelings, but I </w:t>
      </w:r>
      <w:r>
        <w:rPr>
          <w:rFonts w:ascii="Times New Roman" w:eastAsia="Times New Roman" w:hAnsi="Times New Roman" w:cs="Times New Roman"/>
          <w:i/>
          <w:iCs/>
          <w:color w:val="000000"/>
        </w:rPr>
        <w:t>knew</w:t>
      </w:r>
      <w:r>
        <w:rPr>
          <w:rFonts w:ascii="Times New Roman" w:eastAsia="Times New Roman" w:hAnsi="Times New Roman" w:cs="Times New Roman"/>
          <w:color w:val="000000"/>
        </w:rPr>
        <w:t xml:space="preserve"> I could trust him.</w:t>
      </w:r>
    </w:p>
    <w:p w14:paraId="00000477" w14:textId="77777777" w:rsidR="00847A31" w:rsidRDefault="00000000">
      <w:pPr>
        <w:spacing w:line="480" w:lineRule="auto"/>
        <w:ind w:firstLine="720"/>
        <w:jc w:val="center"/>
        <w:rPr>
          <w:rFonts w:ascii="Times New Roman" w:eastAsia="Times New Roman" w:hAnsi="Times New Roman" w:cs="Times New Roman"/>
        </w:rPr>
      </w:pPr>
      <w:r>
        <w:rPr>
          <w:rFonts w:ascii="Times New Roman" w:eastAsia="Times New Roman" w:hAnsi="Times New Roman" w:cs="Times New Roman"/>
        </w:rPr>
        <w:t>****</w:t>
      </w:r>
    </w:p>
    <w:p w14:paraId="0000047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That night after we first met, I dreamt about the symbols on his hat. They had transformed into numbers, some sort of computer code. I understood the basics of coding, and although I wasn’t a coder, they looked like early binary language, 1s and 0s, all strung together. Each symbol on the hat, unfolded, like an origami piece of art, and the 1s and 0s transformed into pictures. More symbols? However, I soon saw they were different.</w:t>
      </w:r>
    </w:p>
    <w:p w14:paraId="00000479" w14:textId="11C12A68"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rPr>
        <w:t xml:space="preserve">I saw a mountain, in fact, many mountain peaks. There was a hiker on the side of the mountain, standing still, moving neither up nor down. Then a completely different picture appeared—someone’s ear and behind it, a welt, something was underneath the skin. I tried to touch it, but it dissolved in a cloud of vapor. I saw a bus, and again, a white van, from a previous dream. Men in masks. Nothing appeared to be in order, just random pictures that tried to tell me a story without a cohesive plot. Then, strangely, Liam, my first love, appeared, the man </w:t>
      </w:r>
      <w:r>
        <w:rPr>
          <w:rFonts w:ascii="Times New Roman" w:eastAsia="Times New Roman" w:hAnsi="Times New Roman" w:cs="Times New Roman"/>
          <w:color w:val="000000"/>
        </w:rPr>
        <w:t xml:space="preserve">that I had fallen instantly in love with, the man I’d wanted to be my soulmate. I felt the blissful joy. Then I felt the pain of our breakup, feeling abandoned and hurt by his departure. I had felt he had </w:t>
      </w:r>
      <w:del w:id="125" w:author="Aigner Wilson" w:date="2026-06-29T10:30:00Z" w16du:dateUtc="2026-06-29T17:30:00Z">
        <w:r w:rsidDel="00A768DB">
          <w:rPr>
            <w:rFonts w:ascii="Times New Roman" w:eastAsia="Times New Roman" w:hAnsi="Times New Roman" w:cs="Times New Roman"/>
            <w:color w:val="000000"/>
          </w:rPr>
          <w:delText xml:space="preserve">abandoned me, </w:delText>
        </w:r>
      </w:del>
      <w:r>
        <w:rPr>
          <w:rFonts w:ascii="Times New Roman" w:eastAsia="Times New Roman" w:hAnsi="Times New Roman" w:cs="Times New Roman"/>
          <w:color w:val="000000"/>
        </w:rPr>
        <w:t>rejected me, leaving me broken in pieces without so much as a goodbye. I already realized none of that was true, and this seemed to confirm that.</w:t>
      </w:r>
    </w:p>
    <w:p w14:paraId="0000047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 happy he left. Because I met Justin, and he changed my life completely.</w:t>
      </w:r>
    </w:p>
    <w:p w14:paraId="0000047B" w14:textId="77777777" w:rsidR="00847A31" w:rsidRDefault="00000000">
      <w:pPr>
        <w:rPr>
          <w:rFonts w:ascii="Times New Roman" w:eastAsia="Times New Roman" w:hAnsi="Times New Roman" w:cs="Times New Roman"/>
          <w:color w:val="000000"/>
        </w:rPr>
      </w:pPr>
      <w:r>
        <w:br w:type="page"/>
      </w:r>
    </w:p>
    <w:p w14:paraId="0000047C" w14:textId="77777777" w:rsidR="00847A31" w:rsidRDefault="00000000">
      <w:pPr>
        <w:spacing w:line="480" w:lineRule="auto"/>
        <w:rPr>
          <w:rFonts w:ascii="Times New Roman" w:eastAsia="Times New Roman" w:hAnsi="Times New Roman" w:cs="Times New Roman"/>
          <w:color w:val="000000"/>
        </w:rPr>
      </w:pPr>
      <w:r w:rsidRPr="0061059B">
        <w:rPr>
          <w:rFonts w:ascii="Times New Roman" w:eastAsia="Times New Roman" w:hAnsi="Times New Roman" w:cs="Times New Roman"/>
          <w:color w:val="000000"/>
        </w:rPr>
        <w:lastRenderedPageBreak/>
        <w:t>THE PAST AND FUTURE INTERSECT</w:t>
      </w:r>
    </w:p>
    <w:p w14:paraId="0000047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When I finally told Justin the story of Jacob, he didn’t think I was crazy. </w:t>
      </w:r>
      <w:r>
        <w:rPr>
          <w:rFonts w:ascii="Times New Roman" w:eastAsia="Times New Roman" w:hAnsi="Times New Roman" w:cs="Times New Roman"/>
          <w:i/>
          <w:iCs/>
          <w:color w:val="000000"/>
        </w:rPr>
        <w:t>Anything is possible</w:t>
      </w:r>
      <w:r>
        <w:rPr>
          <w:rFonts w:ascii="Times New Roman" w:eastAsia="Times New Roman" w:hAnsi="Times New Roman" w:cs="Times New Roman"/>
          <w:color w:val="000000"/>
        </w:rPr>
        <w:t>, he said. I loved him even more for accepting Jacob and my dreams. I told him that Jacob was gone; he had disappeared once I started writing.</w:t>
      </w:r>
    </w:p>
    <w:p w14:paraId="0000047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said, “Everything happens for a reason.”</w:t>
      </w:r>
    </w:p>
    <w:p w14:paraId="0000047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didn’t fully believe in fate, but I felt it was true.</w:t>
      </w:r>
    </w:p>
    <w:p w14:paraId="0000048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When I first let go of Jacob, I had lost hope. It was a feeling of losing something I needed to believe in. For a while, I wasn’t sure which was worse—losing hope or losing him. I was in my head for a while and conflicted. What had I hoped for anyway? We were souls, likely two souls in one body, which was the only way I could explain it. We could never be lovers—although that didn’t really matter once you reached a certain point of enlightenment. </w:t>
      </w:r>
      <w:r>
        <w:rPr>
          <w:rFonts w:ascii="Times New Roman" w:eastAsia="Times New Roman" w:hAnsi="Times New Roman" w:cs="Times New Roman"/>
          <w:i/>
          <w:iCs/>
          <w:color w:val="000000"/>
        </w:rPr>
        <w:t>So he said</w:t>
      </w:r>
      <w:r>
        <w:rPr>
          <w:rFonts w:ascii="Times New Roman" w:eastAsia="Times New Roman" w:hAnsi="Times New Roman" w:cs="Times New Roman"/>
          <w:color w:val="000000"/>
        </w:rPr>
        <w:t>. I found it hard to believe that was true, that sex no longer mattered once you were enlightened. The simple pleasures of life also mattered.</w:t>
      </w:r>
    </w:p>
    <w:p w14:paraId="0000048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had been afraid of my visions for a time, and Jacob had brought me clarity and helped me interpret what I saw. Without him, I had wondered if I could still make sense of things. He was a part of my intuitive side, the confident, all-knowing aspect that I feared I lacked without him. It was hard to have hope when I wasn’t sure if my interpretation of the truth was correct. Hope and faith go hand in hand, and faith in myself and my visions weren’t on a stable foundation yet. I didn’t trust myself completely without Jacob. </w:t>
      </w:r>
    </w:p>
    <w:p w14:paraId="00000482" w14:textId="77777777" w:rsidR="00847A31" w:rsidRDefault="00000000">
      <w:pPr>
        <w:spacing w:line="480" w:lineRule="auto"/>
        <w:ind w:firstLine="720"/>
        <w:rPr>
          <w:rFonts w:ascii="Times New Roman" w:eastAsia="Times New Roman" w:hAnsi="Times New Roman" w:cs="Times New Roman"/>
          <w:color w:val="000000"/>
        </w:rPr>
      </w:pPr>
      <w:commentRangeStart w:id="126"/>
      <w:r>
        <w:rPr>
          <w:rFonts w:ascii="Times New Roman" w:eastAsia="Times New Roman" w:hAnsi="Times New Roman" w:cs="Times New Roman"/>
          <w:color w:val="000000"/>
        </w:rPr>
        <w:t xml:space="preserve">Writing and then meeting Justin shook me from those fears, and I was free. Free of the pain of loss, free of conflict about myself. Full of hope and clarity. I began to see everything. Past, present, and future. I could sense the souls who were also awakened and those who continued to slumber. It was instantaneous, although I was slow to accept it. It was magnificent </w:t>
      </w:r>
      <w:r>
        <w:rPr>
          <w:rFonts w:ascii="Times New Roman" w:eastAsia="Times New Roman" w:hAnsi="Times New Roman" w:cs="Times New Roman"/>
          <w:color w:val="000000"/>
        </w:rPr>
        <w:lastRenderedPageBreak/>
        <w:t>and terrifying at the same time. I could sense the truth in everything and could see through the lies we were being fed. The lost will believe anything, and they are willing to follow deception into any realm, hoping to find the love that is missing in their souls, hoping to discover that there is some purpose to living.</w:t>
      </w:r>
    </w:p>
    <w:p w14:paraId="0000048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Justin was a catalyst for the actions I took, especially later, following the increasing disappearances and the revocation of many rights and freedoms. If not for his acceptance and constant urging, I might not have understood and accepted some of my visions. I wouldn’t have been able to warn them about what was coming. More of us would have been compromised, or worse, captured. The future, the past, and the present were all connected. Not linear or even circular, time was non-existent. It’s perceived as flowing in one direction, but in fact, it doesn’t flow at all.</w:t>
      </w:r>
    </w:p>
    <w:p w14:paraId="0000048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Time passed, and I had more significant dreams, many dreams. Some were still inexplicable—mysteries yet to be solved. I always asked Justin for help; he always had poignant insights.</w:t>
      </w:r>
    </w:p>
    <w:p w14:paraId="0000048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continued my secret blog on the dark web.</w:t>
      </w:r>
      <w:commentRangeEnd w:id="126"/>
      <w:r w:rsidR="00A27534">
        <w:rPr>
          <w:rStyle w:val="CommentReference"/>
          <w:rFonts w:ascii="Times New Roman" w:eastAsia="Times New Roman" w:hAnsi="Times New Roman" w:cs="Times New Roman"/>
          <w:color w:val="000000"/>
          <w:sz w:val="24"/>
          <w:szCs w:val="24"/>
        </w:rPr>
        <w:commentReference w:id="126"/>
      </w:r>
    </w:p>
    <w:p w14:paraId="00000486" w14:textId="77777777" w:rsidR="00847A31" w:rsidRDefault="00000000">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00000487" w14:textId="77777777" w:rsidR="00847A31" w:rsidRDefault="00000000">
      <w:pPr>
        <w:spacing w:line="480" w:lineRule="auto"/>
        <w:ind w:firstLine="720"/>
        <w:rPr>
          <w:rFonts w:ascii="Times New Roman" w:eastAsia="Times New Roman" w:hAnsi="Times New Roman" w:cs="Times New Roman"/>
          <w:color w:val="000000"/>
        </w:rPr>
      </w:pPr>
      <w:commentRangeStart w:id="127"/>
      <w:r>
        <w:rPr>
          <w:rFonts w:ascii="Times New Roman" w:eastAsia="Times New Roman" w:hAnsi="Times New Roman" w:cs="Times New Roman"/>
          <w:color w:val="000000"/>
        </w:rPr>
        <w:t>Justin and I had a child together, a boy, and we named him Matt, after my father, who had passed away a few months before</w:t>
      </w:r>
      <w:commentRangeEnd w:id="127"/>
      <w:r w:rsidR="00A27534">
        <w:rPr>
          <w:rStyle w:val="CommentReference"/>
          <w:rFonts w:ascii="Times New Roman" w:eastAsia="Times New Roman" w:hAnsi="Times New Roman" w:cs="Times New Roman"/>
          <w:color w:val="000000"/>
          <w:sz w:val="24"/>
          <w:szCs w:val="24"/>
        </w:rPr>
        <w:commentReference w:id="127"/>
      </w:r>
      <w:r>
        <w:rPr>
          <w:rFonts w:ascii="Times New Roman" w:eastAsia="Times New Roman" w:hAnsi="Times New Roman" w:cs="Times New Roman"/>
          <w:color w:val="000000"/>
        </w:rPr>
        <w:t>. I always thought about my father and his fear of standing up for himself, having to put up with my mother’s controlling behavior. I admired how he’d found “yoga” later in his life and explored things that many ignored. In a way, when I was a child, he was simply keeping the peace, protecting himself, and probably me. Like I’d been for many years—keeping the peace.  Sharing my dreams and visions, I was finally speaking up, using my voice. My father deserved to be remembered.</w:t>
      </w:r>
    </w:p>
    <w:p w14:paraId="00000488" w14:textId="77777777" w:rsidR="00847A31" w:rsidRDefault="00000000">
      <w:pPr>
        <w:spacing w:line="480" w:lineRule="auto"/>
        <w:ind w:firstLine="720"/>
        <w:rPr>
          <w:rFonts w:ascii="Times New Roman" w:eastAsia="Times New Roman" w:hAnsi="Times New Roman" w:cs="Times New Roman"/>
          <w:color w:val="000000"/>
        </w:rPr>
      </w:pPr>
      <w:commentRangeStart w:id="128"/>
      <w:r>
        <w:rPr>
          <w:rFonts w:ascii="Times New Roman" w:eastAsia="Times New Roman" w:hAnsi="Times New Roman" w:cs="Times New Roman"/>
          <w:color w:val="000000"/>
        </w:rPr>
        <w:lastRenderedPageBreak/>
        <w:t>I sometimes wondered why I would bring a child into this world. It wasn’t an accident; we planned it. I felt it was the right thing to do, despite what reality showed me. Justin agreed.</w:t>
      </w:r>
      <w:commentRangeEnd w:id="128"/>
      <w:r w:rsidR="00A27534">
        <w:rPr>
          <w:rStyle w:val="CommentReference"/>
          <w:rFonts w:ascii="Times New Roman" w:eastAsia="Times New Roman" w:hAnsi="Times New Roman" w:cs="Times New Roman"/>
          <w:color w:val="000000"/>
          <w:sz w:val="24"/>
          <w:szCs w:val="24"/>
        </w:rPr>
        <w:commentReference w:id="128"/>
      </w:r>
    </w:p>
    <w:p w14:paraId="0000048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We did things differently. We limited Matt’s device time and social media. Although we were obligated to enroll him in virtual school, we taught him many other things on our own, infusing creativity and teaching him history, beyond the curriculum, </w:t>
      </w:r>
      <w:commentRangeStart w:id="129"/>
      <w:r>
        <w:rPr>
          <w:rFonts w:ascii="Times New Roman" w:eastAsia="Times New Roman" w:hAnsi="Times New Roman" w:cs="Times New Roman"/>
          <w:color w:val="000000"/>
        </w:rPr>
        <w:t>which, I soon learned, was rife with untruths. That was Justin again. He knew about the past and the hidden, manipulated history. He’d read books and papers on the dark web</w:t>
      </w:r>
      <w:commentRangeEnd w:id="129"/>
      <w:r w:rsidR="00A27534">
        <w:rPr>
          <w:rStyle w:val="CommentReference"/>
          <w:rFonts w:ascii="Times New Roman" w:eastAsia="Times New Roman" w:hAnsi="Times New Roman" w:cs="Times New Roman"/>
          <w:color w:val="000000"/>
          <w:sz w:val="24"/>
          <w:szCs w:val="24"/>
        </w:rPr>
        <w:commentReference w:id="129"/>
      </w:r>
      <w:r>
        <w:rPr>
          <w:rFonts w:ascii="Times New Roman" w:eastAsia="Times New Roman" w:hAnsi="Times New Roman" w:cs="Times New Roman"/>
          <w:color w:val="000000"/>
        </w:rPr>
        <w:t xml:space="preserve">. Almost every truth found in our society </w:t>
      </w:r>
      <w:commentRangeStart w:id="130"/>
      <w:r>
        <w:rPr>
          <w:rFonts w:ascii="Times New Roman" w:eastAsia="Times New Roman" w:hAnsi="Times New Roman" w:cs="Times New Roman"/>
          <w:color w:val="000000"/>
        </w:rPr>
        <w:t>was falsified in some way. Our official history was a lie. I knew that from my dreams, and then, later, from what Justin told me.</w:t>
      </w:r>
      <w:r>
        <w:br w:type="page"/>
      </w:r>
      <w:commentRangeEnd w:id="130"/>
      <w:r w:rsidR="00A27534">
        <w:rPr>
          <w:rStyle w:val="CommentReference"/>
          <w:rFonts w:ascii="Times New Roman" w:eastAsia="Times New Roman" w:hAnsi="Times New Roman" w:cs="Times New Roman"/>
          <w:color w:val="000000"/>
          <w:sz w:val="24"/>
          <w:szCs w:val="24"/>
        </w:rPr>
        <w:commentReference w:id="130"/>
      </w:r>
    </w:p>
    <w:p w14:paraId="0000048A"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THE DISAPPEARANCE</w:t>
      </w:r>
    </w:p>
    <w:p w14:paraId="0000048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Sophie suddenly stopped replying to my telepathic messages. I even stopped by her place a few times, but nobody ever answered the door. I had several new writings I was anxious to publish; one based on a terrifying dream that I couldn’t quite explain but wanted to share. I told Justin about not being able to contact Sophie. I was worried. So was he, but I could tell he was hiding his fear.</w:t>
      </w:r>
    </w:p>
    <w:p w14:paraId="0000048C" w14:textId="77777777" w:rsidR="00847A31" w:rsidRDefault="00000000">
      <w:pPr>
        <w:spacing w:line="480" w:lineRule="auto"/>
        <w:ind w:firstLine="720"/>
        <w:rPr>
          <w:rFonts w:ascii="Times New Roman" w:eastAsia="Times New Roman" w:hAnsi="Times New Roman" w:cs="Times New Roman"/>
        </w:rPr>
      </w:pPr>
      <w:commentRangeStart w:id="131"/>
      <w:r>
        <w:rPr>
          <w:rFonts w:ascii="Times New Roman" w:eastAsia="Times New Roman" w:hAnsi="Times New Roman" w:cs="Times New Roman"/>
        </w:rPr>
        <w:t>I waved my most recent writing around, saying it was important, even if I didn’t know 100% what it meant. It needed to be published.</w:t>
      </w:r>
    </w:p>
    <w:p w14:paraId="0000048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“Here, let me read it,” he said, touching his hand to my cheek.</w:t>
      </w:r>
      <w:commentRangeEnd w:id="131"/>
      <w:r w:rsidR="00A2450E">
        <w:rPr>
          <w:rStyle w:val="CommentReference"/>
          <w:rFonts w:ascii="Times New Roman" w:eastAsia="Times New Roman" w:hAnsi="Times New Roman" w:cs="Times New Roman"/>
          <w:sz w:val="24"/>
          <w:szCs w:val="24"/>
        </w:rPr>
        <w:commentReference w:id="131"/>
      </w:r>
    </w:p>
    <w:p w14:paraId="0000048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helped, as always.</w:t>
      </w:r>
    </w:p>
    <w:p w14:paraId="0000048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calming nature of Justin.</w:t>
      </w:r>
    </w:p>
    <w:p w14:paraId="0000049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“Read it aloud,” I said.</w:t>
      </w:r>
    </w:p>
    <w:p w14:paraId="0000049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wanted to hear the words and hoped it would stir something within me. </w:t>
      </w:r>
      <w:r>
        <w:rPr>
          <w:rFonts w:ascii="Times New Roman" w:eastAsia="Times New Roman" w:hAnsi="Times New Roman" w:cs="Times New Roman"/>
          <w:i/>
          <w:iCs/>
        </w:rPr>
        <w:t>Answers.</w:t>
      </w:r>
    </w:p>
    <w:p w14:paraId="00000492" w14:textId="77777777" w:rsidR="00847A31" w:rsidRDefault="00000000">
      <w:pPr>
        <w:spacing w:line="480" w:lineRule="auto"/>
        <w:ind w:firstLine="720"/>
        <w:rPr>
          <w:rFonts w:ascii="Times New Roman" w:eastAsia="Times New Roman" w:hAnsi="Times New Roman" w:cs="Times New Roman"/>
        </w:rPr>
      </w:pPr>
      <w:commentRangeStart w:id="132"/>
      <w:r>
        <w:rPr>
          <w:rFonts w:ascii="Times New Roman" w:eastAsia="Times New Roman" w:hAnsi="Times New Roman" w:cs="Times New Roman"/>
        </w:rPr>
        <w:t>He began:</w:t>
      </w:r>
    </w:p>
    <w:p w14:paraId="00000493"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i/>
          <w:iCs/>
        </w:rPr>
        <w:t>Help me.</w:t>
      </w:r>
      <w:commentRangeEnd w:id="132"/>
      <w:r w:rsidR="00A2450E">
        <w:rPr>
          <w:rStyle w:val="CommentReference"/>
          <w:rFonts w:ascii="Times New Roman" w:eastAsia="Times New Roman" w:hAnsi="Times New Roman" w:cs="Times New Roman"/>
          <w:sz w:val="24"/>
          <w:szCs w:val="24"/>
        </w:rPr>
        <w:commentReference w:id="132"/>
      </w:r>
    </w:p>
    <w:p w14:paraId="00000494"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rPr>
        <w:t>I turned around and saw a woman, her eyes wide and fearful.</w:t>
      </w:r>
    </w:p>
    <w:p w14:paraId="00000495"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i/>
          <w:iCs/>
        </w:rPr>
        <w:t>Help me,</w:t>
      </w:r>
      <w:r>
        <w:rPr>
          <w:rFonts w:ascii="Times New Roman" w:eastAsia="Times New Roman" w:hAnsi="Times New Roman" w:cs="Times New Roman"/>
        </w:rPr>
        <w:t xml:space="preserve"> she said again, this time, coming toward me and taking my hands.</w:t>
      </w:r>
    </w:p>
    <w:p w14:paraId="00000496"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rPr>
        <w:t>She was dressed in rags, her face dirty.</w:t>
      </w:r>
    </w:p>
    <w:p w14:paraId="00000497"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i/>
          <w:iCs/>
        </w:rPr>
        <w:t>Where are we?</w:t>
      </w:r>
      <w:r>
        <w:rPr>
          <w:rFonts w:ascii="Times New Roman" w:eastAsia="Times New Roman" w:hAnsi="Times New Roman" w:cs="Times New Roman"/>
        </w:rPr>
        <w:t xml:space="preserve"> I asked.</w:t>
      </w:r>
    </w:p>
    <w:p w14:paraId="00000498"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rPr>
        <w:t xml:space="preserve">Looking around, I saw nothing but darkness. I saw nothing. I was in a void. I had no idea how to describe what I saw, except as </w:t>
      </w:r>
      <w:r>
        <w:rPr>
          <w:rFonts w:ascii="Times New Roman" w:eastAsia="Times New Roman" w:hAnsi="Times New Roman" w:cs="Times New Roman"/>
          <w:i/>
          <w:iCs/>
        </w:rPr>
        <w:t>nothing</w:t>
      </w:r>
      <w:r>
        <w:rPr>
          <w:rFonts w:ascii="Times New Roman" w:eastAsia="Times New Roman" w:hAnsi="Times New Roman" w:cs="Times New Roman"/>
        </w:rPr>
        <w:t>.</w:t>
      </w:r>
    </w:p>
    <w:p w14:paraId="00000499"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i/>
          <w:iCs/>
        </w:rPr>
        <w:lastRenderedPageBreak/>
        <w:t>Where are we? Who are you?</w:t>
      </w:r>
      <w:r>
        <w:rPr>
          <w:rFonts w:ascii="Times New Roman" w:eastAsia="Times New Roman" w:hAnsi="Times New Roman" w:cs="Times New Roman"/>
        </w:rPr>
        <w:t xml:space="preserve"> I asked, wanting to help, but at the same time, not sure if I wanted to hold her hand. I didn’t know who she was, and the dirt was everywhere.</w:t>
      </w:r>
    </w:p>
    <w:p w14:paraId="0000049A"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i/>
          <w:iCs/>
        </w:rPr>
        <w:t>I don’t know. I’m trapped. The last thing I remember was someone touching my forehead, and then I was here in the darkness…</w:t>
      </w:r>
      <w:r>
        <w:rPr>
          <w:rFonts w:ascii="Times New Roman" w:eastAsia="Times New Roman" w:hAnsi="Times New Roman" w:cs="Times New Roman"/>
        </w:rPr>
        <w:t xml:space="preserve"> She paused for a second, then continued, </w:t>
      </w:r>
      <w:r>
        <w:rPr>
          <w:rFonts w:ascii="Times New Roman" w:eastAsia="Times New Roman" w:hAnsi="Times New Roman" w:cs="Times New Roman"/>
          <w:i/>
          <w:iCs/>
        </w:rPr>
        <w:t>I’ve been here for years, many years…</w:t>
      </w:r>
    </w:p>
    <w:p w14:paraId="0000049B"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rPr>
        <w:t>Her eyes were wild, her hair a tangled mess.</w:t>
      </w:r>
    </w:p>
    <w:p w14:paraId="0000049C"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rPr>
        <w:t>I remembered it was only a dream and all I needed to do was observe. She wasn’t real.</w:t>
      </w:r>
    </w:p>
    <w:p w14:paraId="0000049D"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rPr>
        <w:t>I looked around. Hoping to find some clue in the darkness. There wasn’t really anything to observe. I walked forward, holding my hands in front of me. I hit a wall, and electricity flowed through me, vibrating, similar to my earlier dreams. I tried to feel what was on the other side of the wall or perhaps beneath it. It felt electric, but I knew it wasn’t electricity, which didn’t make sense. Sound waves?</w:t>
      </w:r>
    </w:p>
    <w:p w14:paraId="0000049E"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rPr>
        <w:t>Suddenly, the entire place lit up. Everywhere I looked, I saw circuit boards, numbers, letters, lights.</w:t>
      </w:r>
    </w:p>
    <w:p w14:paraId="0000049F"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i/>
          <w:iCs/>
        </w:rPr>
        <w:t>Envoy! Envoy! Envoy!</w:t>
      </w:r>
      <w:r>
        <w:rPr>
          <w:rFonts w:ascii="Times New Roman" w:eastAsia="Times New Roman" w:hAnsi="Times New Roman" w:cs="Times New Roman"/>
        </w:rPr>
        <w:t xml:space="preserve"> The woman’s screams filled my head.</w:t>
      </w:r>
    </w:p>
    <w:p w14:paraId="000004A0"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i/>
          <w:iCs/>
        </w:rPr>
        <w:t>Envoy?</w:t>
      </w:r>
      <w:r>
        <w:rPr>
          <w:rFonts w:ascii="Times New Roman" w:eastAsia="Times New Roman" w:hAnsi="Times New Roman" w:cs="Times New Roman"/>
        </w:rPr>
        <w:t xml:space="preserve"> I had no idea what she meant.</w:t>
      </w:r>
    </w:p>
    <w:p w14:paraId="000004A1" w14:textId="77777777" w:rsidR="00847A31" w:rsidRDefault="00000000">
      <w:pPr>
        <w:spacing w:line="480" w:lineRule="auto"/>
        <w:ind w:left="720" w:right="1440"/>
        <w:rPr>
          <w:rFonts w:ascii="Times New Roman" w:eastAsia="Times New Roman" w:hAnsi="Times New Roman" w:cs="Times New Roman"/>
        </w:rPr>
      </w:pPr>
      <w:r>
        <w:rPr>
          <w:rFonts w:ascii="Times New Roman" w:eastAsia="Times New Roman" w:hAnsi="Times New Roman" w:cs="Times New Roman"/>
          <w:i/>
          <w:iCs/>
        </w:rPr>
        <w:t>Envoy?</w:t>
      </w:r>
      <w:r>
        <w:rPr>
          <w:rFonts w:ascii="Times New Roman" w:eastAsia="Times New Roman" w:hAnsi="Times New Roman" w:cs="Times New Roman"/>
        </w:rPr>
        <w:t xml:space="preserve"> I asked, my voice slowly echoing, as a strong electrical current passed through the dark space, forcing me out of the dream. I could see myself back in my bed, still asleep.</w:t>
      </w:r>
    </w:p>
    <w:p w14:paraId="000004A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quickly forced myself awake.</w:t>
      </w:r>
    </w:p>
    <w:p w14:paraId="000004A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Justin stopped reading.</w:t>
      </w:r>
    </w:p>
    <w:p w14:paraId="000004A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“This is powerful,” he said, shaking his head in disbelief.</w:t>
      </w:r>
    </w:p>
    <w:p w14:paraId="000004A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woman trapped in an electrical grid, surrounded by circuit boards. The name Envoy? This is important, but I don’t know what it means, but I know I have to find out,” I spoke quickly, my mouth moving faster than my thoughts.</w:t>
      </w:r>
    </w:p>
    <w:p w14:paraId="000004A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sounds like you were trapped in a computer, maybe a simulation, or it could just be a metaphor,” Justin replied, “just take a deep breath.”</w:t>
      </w:r>
    </w:p>
    <w:p w14:paraId="000004A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couldn’t see her face. I think it was Sophie,” I said adamantly.</w:t>
      </w:r>
    </w:p>
    <w:p w14:paraId="000004A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“Who is Envoy?” Justin asked.</w:t>
      </w:r>
    </w:p>
    <w:p w14:paraId="000004A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shrugged. I had no clue.</w:t>
      </w:r>
    </w:p>
    <w:p w14:paraId="000004AA"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4AB" w14:textId="77777777" w:rsidR="00847A31" w:rsidRDefault="00000000">
      <w:pPr>
        <w:spacing w:line="480" w:lineRule="auto"/>
        <w:ind w:firstLine="720"/>
        <w:rPr>
          <w:rFonts w:ascii="Times New Roman" w:eastAsia="Times New Roman" w:hAnsi="Times New Roman" w:cs="Times New Roman"/>
        </w:rPr>
      </w:pPr>
      <w:commentRangeStart w:id="133"/>
      <w:r>
        <w:rPr>
          <w:rFonts w:ascii="Times New Roman" w:eastAsia="Times New Roman" w:hAnsi="Times New Roman" w:cs="Times New Roman"/>
        </w:rPr>
        <w:t xml:space="preserve">That’s the night Justin showed me how to access the dark web. I was scared at first, but he said we had protections in place and we would be safe. He went into places I’d never heard about. Libraries with history and information. History that’d been hidden from us. Secret projects that were never meant to be discovered. Discussion groups, illegal items…You had to know where you were going, or you would end up in even darker places. </w:t>
      </w:r>
    </w:p>
    <w:p w14:paraId="000004A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took us, Justin, mostly, a bit of time to discover who Envoy was. Not a who, but a what. A computer, an AI system, that had been built many years before. A tech company had been working in secret, purposefully not following safety protocols. There were no laws in place, but it was presumed programmers would approach their work with safety in mind. Everyone knew the dangers. However, AI development was an unrestrained free-for-all.</w:t>
      </w:r>
      <w:commentRangeEnd w:id="133"/>
      <w:r w:rsidR="00A2450E">
        <w:rPr>
          <w:rStyle w:val="CommentReference"/>
          <w:rFonts w:ascii="Times New Roman" w:eastAsia="Times New Roman" w:hAnsi="Times New Roman" w:cs="Times New Roman"/>
          <w:sz w:val="24"/>
          <w:szCs w:val="24"/>
        </w:rPr>
        <w:commentReference w:id="133"/>
      </w:r>
    </w:p>
    <w:p w14:paraId="000004A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With Envoy, they tried something different—using remote viewers and people with ESP, and other abilities to train the AI. Their goal was to create an Artificial Superintelligence model, </w:t>
      </w:r>
      <w:r>
        <w:rPr>
          <w:rFonts w:ascii="Times New Roman" w:eastAsia="Times New Roman" w:hAnsi="Times New Roman" w:cs="Times New Roman"/>
        </w:rPr>
        <w:lastRenderedPageBreak/>
        <w:t>known as ASI. It would be smarter and faster than any human, a model so powerful that it could predict the future. Nobody knew what happened to the project.</w:t>
      </w:r>
    </w:p>
    <w:p w14:paraId="000004A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seemed impossible. Even if I believed that I could mystically predict the future, how could a computer have that same sort of magical ability? It was a machine and was not conscious.</w:t>
      </w:r>
    </w:p>
    <w:p w14:paraId="000004A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But if it were possible, and it had been hidden for many years, what was to stop the </w:t>
      </w:r>
      <w:commentRangeStart w:id="134"/>
      <w:r>
        <w:rPr>
          <w:rFonts w:ascii="Times New Roman" w:eastAsia="Times New Roman" w:hAnsi="Times New Roman" w:cs="Times New Roman"/>
        </w:rPr>
        <w:t xml:space="preserve">Leadership </w:t>
      </w:r>
      <w:commentRangeEnd w:id="134"/>
      <w:r w:rsidR="000F19D2">
        <w:rPr>
          <w:rStyle w:val="CommentReference"/>
          <w:rFonts w:ascii="Times New Roman" w:eastAsia="Times New Roman" w:hAnsi="Times New Roman" w:cs="Times New Roman"/>
          <w:sz w:val="24"/>
          <w:szCs w:val="24"/>
        </w:rPr>
        <w:commentReference w:id="134"/>
      </w:r>
      <w:r>
        <w:rPr>
          <w:rFonts w:ascii="Times New Roman" w:eastAsia="Times New Roman" w:hAnsi="Times New Roman" w:cs="Times New Roman"/>
        </w:rPr>
        <w:t>from using the model to its own advantage?</w:t>
      </w:r>
    </w:p>
    <w:p w14:paraId="000004B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Hopefully it was killed,</w:t>
      </w:r>
      <w:r>
        <w:rPr>
          <w:rFonts w:ascii="Times New Roman" w:eastAsia="Times New Roman" w:hAnsi="Times New Roman" w:cs="Times New Roman"/>
        </w:rPr>
        <w:t xml:space="preserve"> I thought.</w:t>
      </w:r>
    </w:p>
    <w:p w14:paraId="000004B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Just as we found some other information about Envoy, </w:t>
      </w:r>
      <w:commentRangeStart w:id="135"/>
      <w:r>
        <w:rPr>
          <w:rFonts w:ascii="Times New Roman" w:eastAsia="Times New Roman" w:hAnsi="Times New Roman" w:cs="Times New Roman"/>
        </w:rPr>
        <w:t>we were suddenly disconnected</w:t>
      </w:r>
      <w:commentRangeEnd w:id="135"/>
      <w:r w:rsidR="00746CEA">
        <w:rPr>
          <w:rStyle w:val="CommentReference"/>
          <w:rFonts w:ascii="Times New Roman" w:eastAsia="Times New Roman" w:hAnsi="Times New Roman" w:cs="Times New Roman"/>
          <w:sz w:val="24"/>
          <w:szCs w:val="24"/>
        </w:rPr>
        <w:commentReference w:id="135"/>
      </w:r>
      <w:r>
        <w:rPr>
          <w:rFonts w:ascii="Times New Roman" w:eastAsia="Times New Roman" w:hAnsi="Times New Roman" w:cs="Times New Roman"/>
        </w:rPr>
        <w:t>.</w:t>
      </w:r>
    </w:p>
    <w:p w14:paraId="000004B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“Well, that happens sometimes,” Justin said, “let’s try again later, and I’ll also show you in more detail how to do it yourself. You just have to be careful and always follow the steps precisely.”</w:t>
      </w:r>
    </w:p>
    <w:p w14:paraId="000004B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happens if I don’t?” I asked, curiously.</w:t>
      </w:r>
    </w:p>
    <w:p w14:paraId="000004B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“You could be caught. Although it’s hard to get caught because of people like Sophie and her group and the safety features they’ve installed, it can happen if you aren’t careful. The auto disconnect is one of those. If it senses someone is trying to eavesdrop—government or tech company—it cuts your connection.”</w:t>
      </w:r>
    </w:p>
    <w:p w14:paraId="000004B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His words did not give me comfort. If the government had this supercomputer, perhaps they could program a way to infiltrate the dark web and find people like Sophie and me.</w:t>
      </w:r>
    </w:p>
    <w:p w14:paraId="000004B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felt a knot in my stomach as I thought about Sophie. I needed to know what happened to her.</w:t>
      </w:r>
    </w:p>
    <w:p w14:paraId="000004B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“Do you think Sophie was taken?” I asked.</w:t>
      </w:r>
    </w:p>
    <w:p w14:paraId="000004B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took a breath, then spoke with hesitation in his voice.</w:t>
      </w:r>
    </w:p>
    <w:p w14:paraId="000004B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“Well. It’s possible. What she does is risky. She knows that…but maybe we would have heard by now…” his voice trailed off.</w:t>
      </w:r>
    </w:p>
    <w:p w14:paraId="000004B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continued, “I would stay away for a while, don’t try to get any writings to her. Not until we find out more information.”</w:t>
      </w:r>
    </w:p>
    <w:p w14:paraId="000004B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wanted to get that post out. I didn’t know anyone else. Only Sophie. And it seemed important. But how could my computer dream be tied to reality? It’s not that I didn’t believe that my dreams were happening in the real world. I didn’t doubt myself. Maybe I just doubted the incredibility of it. Or even my interpretation. Nonetheless, this last dream made me worry more about what would happen later. Imagine a computer that could forecast the future, one that could somehow steal abilities and be programmed for nefarious purposes. ASI. Perhaps they’d already achieved the seemingly impossible, an achievement that pretty much made humans obsolete.</w:t>
      </w:r>
    </w:p>
    <w:p w14:paraId="000004B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But it takes humans to run them.</w:t>
      </w:r>
    </w:p>
    <w:p w14:paraId="000004B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if the ASI model could run itself?</w:t>
      </w:r>
    </w:p>
    <w:p w14:paraId="000004BE"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4B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Time moved slowly. I thought about Sophie all the time, and I felt like something more needed to be done. I was also troubled that people started openly calling me “The Prophet.” I was no prophet. I just had dreams that sometimes came true. A prophet is someone somber who sits in a cave, foretelling the future in code. </w:t>
      </w:r>
      <w:r>
        <w:rPr>
          <w:rFonts w:ascii="Times New Roman" w:eastAsia="Times New Roman" w:hAnsi="Times New Roman" w:cs="Times New Roman"/>
          <w:i/>
          <w:iCs/>
        </w:rPr>
        <w:t>Funny.</w:t>
      </w:r>
      <w:r>
        <w:rPr>
          <w:rFonts w:ascii="Times New Roman" w:eastAsia="Times New Roman" w:hAnsi="Times New Roman" w:cs="Times New Roman"/>
        </w:rPr>
        <w:t xml:space="preserve"> Code, computer code. Perhaps a better description of a prophet’s words is “erudite language.” However, the word “code” hit me in a certain way. If a computer could “decode” how abilities worked, then maybe it could download the process and then…It scared me to think about the power of the system, which, in effect, was the power of the Leadership. It sounded ludicrous; downloading abilities was like downloading consciousness. An impossibility.</w:t>
      </w:r>
    </w:p>
    <w:p w14:paraId="000004C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had to find Sophie.</w:t>
      </w:r>
    </w:p>
    <w:p w14:paraId="000004C1" w14:textId="77777777" w:rsidR="00847A31" w:rsidRDefault="00000000">
      <w:pPr>
        <w:rPr>
          <w:rFonts w:ascii="Times New Roman" w:eastAsia="Times New Roman" w:hAnsi="Times New Roman" w:cs="Times New Roman"/>
        </w:rPr>
      </w:pPr>
      <w:r>
        <w:br w:type="page"/>
      </w:r>
    </w:p>
    <w:p w14:paraId="000004C2"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AN ANCIENT DREAM</w:t>
      </w:r>
    </w:p>
    <w:p w14:paraId="000004C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went to sleep that night in a worried state</w:t>
      </w:r>
      <w:commentRangeStart w:id="136"/>
      <w:r>
        <w:rPr>
          <w:rFonts w:ascii="Times New Roman" w:eastAsia="Times New Roman" w:hAnsi="Times New Roman" w:cs="Times New Roman"/>
        </w:rPr>
        <w:t xml:space="preserve">. I had hoped for a dream </w:t>
      </w:r>
      <w:commentRangeEnd w:id="136"/>
      <w:r w:rsidR="009438B8">
        <w:rPr>
          <w:rStyle w:val="CommentReference"/>
          <w:rFonts w:ascii="Times New Roman" w:eastAsia="Times New Roman" w:hAnsi="Times New Roman" w:cs="Times New Roman"/>
          <w:sz w:val="24"/>
          <w:szCs w:val="24"/>
        </w:rPr>
        <w:commentReference w:id="136"/>
      </w:r>
      <w:r>
        <w:rPr>
          <w:rFonts w:ascii="Times New Roman" w:eastAsia="Times New Roman" w:hAnsi="Times New Roman" w:cs="Times New Roman"/>
        </w:rPr>
        <w:t>that would explain the meaning of the previous dream about Envoy. Or perhaps one about Sophie, so I could find out where she was. Instead, I had a very different dream.</w:t>
      </w:r>
    </w:p>
    <w:p w14:paraId="000004C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was in an old village, ancient, with Roman-era architecture.  Or another similar location. There were many people in the streets, cheering and cursing, as a man was led through in chains, his hands tied behind his back. </w:t>
      </w:r>
      <w:r>
        <w:rPr>
          <w:rFonts w:ascii="Times New Roman" w:eastAsia="Times New Roman" w:hAnsi="Times New Roman" w:cs="Times New Roman"/>
          <w:i/>
          <w:iCs/>
        </w:rPr>
        <w:t>Had he committed a crime?</w:t>
      </w:r>
      <w:r>
        <w:rPr>
          <w:rFonts w:ascii="Times New Roman" w:eastAsia="Times New Roman" w:hAnsi="Times New Roman" w:cs="Times New Roman"/>
        </w:rPr>
        <w:t xml:space="preserve"> It appeared so. I knew he was on his way to execution. Beside me was a simply dressed young girl with very short dark hair. Was that unusual in ancient Rome? She was crying, gray tears streaming down her dirty face.</w:t>
      </w:r>
    </w:p>
    <w:p w14:paraId="000004C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asked her what had happened.</w:t>
      </w:r>
    </w:p>
    <w:p w14:paraId="000004C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She shook her head and said, </w:t>
      </w:r>
      <w:r>
        <w:rPr>
          <w:rFonts w:ascii="Times New Roman" w:eastAsia="Times New Roman" w:hAnsi="Times New Roman" w:cs="Times New Roman"/>
          <w:i/>
          <w:iCs/>
        </w:rPr>
        <w:t>It’s too late.</w:t>
      </w:r>
    </w:p>
    <w:p w14:paraId="000004C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Suddenly, the man screamed, his words echoing through the square.</w:t>
      </w:r>
    </w:p>
    <w:p w14:paraId="000004C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spoke up for what was wrong. You have to find them. Find it!”</w:t>
      </w:r>
    </w:p>
    <w:p w14:paraId="000004C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His words boomed in my head. Over and over, they kept repeating. Even after I woke up, the words wouldn’t go away. The last thing I remember was that he was dragged from the town square, presumably to be killed. </w:t>
      </w:r>
      <w:r>
        <w:rPr>
          <w:rFonts w:ascii="Times New Roman" w:eastAsia="Times New Roman" w:hAnsi="Times New Roman" w:cs="Times New Roman"/>
          <w:i/>
          <w:iCs/>
        </w:rPr>
        <w:t>I knew</w:t>
      </w:r>
      <w:r>
        <w:rPr>
          <w:rFonts w:ascii="Times New Roman" w:eastAsia="Times New Roman" w:hAnsi="Times New Roman" w:cs="Times New Roman"/>
        </w:rPr>
        <w:t>. How is it that we know things in dreams that we don’t know in real life? Dreams can be vague, but we somehow know the context, the backstory, and everything else that storytellers usually make perfectly clear in real life. What is visually obscured in dreams can be felt by the soul.</w:t>
      </w:r>
    </w:p>
    <w:p w14:paraId="000004C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he was innocent. When we talk about our dreams…</w:t>
      </w:r>
      <w:r>
        <w:rPr>
          <w:rFonts w:ascii="Times New Roman" w:eastAsia="Times New Roman" w:hAnsi="Times New Roman" w:cs="Times New Roman"/>
          <w:i/>
          <w:iCs/>
        </w:rPr>
        <w:t>I was in an airplane, and it crashed, but I was ok</w:t>
      </w:r>
      <w:r>
        <w:rPr>
          <w:rFonts w:ascii="Times New Roman" w:eastAsia="Times New Roman" w:hAnsi="Times New Roman" w:cs="Times New Roman"/>
        </w:rPr>
        <w:t>. As if it really crashed. I was driving a car to find a secret tunnel…</w:t>
      </w:r>
    </w:p>
    <w:p w14:paraId="000004C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was telepathic in my dreams, and I felt that everyone else was also. We all seemed to talk in our heads to each other. I realized I’d hardly seen the many people in my dreams speak aloud. No moving lips. Just thoughts. Except the innocent man.</w:t>
      </w:r>
    </w:p>
    <w:p w14:paraId="000004CC" w14:textId="77777777" w:rsidR="00847A31" w:rsidRDefault="00847A31">
      <w:pPr>
        <w:spacing w:line="480" w:lineRule="auto"/>
        <w:ind w:firstLine="720"/>
        <w:rPr>
          <w:rFonts w:ascii="Times New Roman" w:eastAsia="Times New Roman" w:hAnsi="Times New Roman" w:cs="Times New Roman"/>
        </w:rPr>
      </w:pPr>
    </w:p>
    <w:p w14:paraId="000004CD" w14:textId="77777777" w:rsidR="00847A31" w:rsidRDefault="00000000">
      <w:pPr>
        <w:rPr>
          <w:rFonts w:ascii="Times New Roman" w:eastAsia="Times New Roman" w:hAnsi="Times New Roman" w:cs="Times New Roman"/>
        </w:rPr>
      </w:pPr>
      <w:r>
        <w:br w:type="page"/>
      </w:r>
    </w:p>
    <w:p w14:paraId="000004CE"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THE CLUE</w:t>
      </w:r>
    </w:p>
    <w:p w14:paraId="000004C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traveled to Sophie’s place on foot, avoiding all the cameras that we’d mapped. It took far longer, but it was safer. There was no record of where I was going, and, avoiding the cameras and transportation, my identity was better shielded. Nonetheless, I wore a hat and sunglasses, just in case.</w:t>
      </w:r>
    </w:p>
    <w:p w14:paraId="000004D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couldn’t wait any longer, and I knew nobody else who could provide information about Sophie. Despite the risk, I knew I had to find out what happened.</w:t>
      </w:r>
    </w:p>
    <w:p w14:paraId="000004D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arrived in the alley adjacent to her apartment, behind a brick hotel in the older part of the city. The Leadership had restored the small section of the city to preserve “history.” They hadn’t really restored it, though—it’d been built from scratch with materials designed and created by AI. Nobody wanted to live there, so it had become a haven for those who wanted to live more private lives, and it was where some people like Sophie lived.</w:t>
      </w:r>
    </w:p>
    <w:p w14:paraId="000004D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were patches of cobblestone streets and wooden signs, advertising long-disappeared businesses. Tailors, jewelry stores, and grocery stores—just a small part of a long list of obsolete shops. The cobblestone streets and purposefully unlit dark corners made for an eerie setting. Like an old mystery movie. It was all fake, of course. Most of the shops were just fake storefronts.</w:t>
      </w:r>
    </w:p>
    <w:p w14:paraId="000004D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I’d never been there at night. During the day, it was busier, with people walking to and from their homes. I imagined some of the people long ago were drug dealers or prostitutes. I remembered from history that during periods of extreme poverty in the country, people had to find alternative ways to make a living. I couldn’t remember exactly. Maybe it was a dream. Or my imagination. Survival of the fittest, Darwin?</w:t>
      </w:r>
    </w:p>
    <w:p w14:paraId="000004D4" w14:textId="77777777" w:rsidR="00847A31" w:rsidRDefault="00000000">
      <w:pPr>
        <w:spacing w:line="480" w:lineRule="auto"/>
        <w:ind w:firstLine="720"/>
        <w:rPr>
          <w:rFonts w:ascii="Times New Roman" w:eastAsia="Times New Roman" w:hAnsi="Times New Roman" w:cs="Times New Roman"/>
        </w:rPr>
      </w:pPr>
      <w:commentRangeStart w:id="137"/>
      <w:r>
        <w:rPr>
          <w:rFonts w:ascii="Times New Roman" w:eastAsia="Times New Roman" w:hAnsi="Times New Roman" w:cs="Times New Roman"/>
        </w:rPr>
        <w:lastRenderedPageBreak/>
        <w:t>By the time I arrived, it was much later than I would’ve preferred. Daylight was one thing, but nighttime…who knew who was hiding in the dark corners. The last rays of sunlight were about to descend over the horizon, and I knew it’d be even darker soon. I picked up my pace as I headed toward her place.</w:t>
      </w:r>
      <w:commentRangeEnd w:id="137"/>
      <w:r w:rsidR="009438B8">
        <w:rPr>
          <w:rStyle w:val="CommentReference"/>
          <w:rFonts w:ascii="Times New Roman" w:eastAsia="Times New Roman" w:hAnsi="Times New Roman" w:cs="Times New Roman"/>
          <w:sz w:val="24"/>
          <w:szCs w:val="24"/>
        </w:rPr>
        <w:commentReference w:id="137"/>
      </w:r>
    </w:p>
    <w:p w14:paraId="000004D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wished I’d brought a flashlight. I left so quickly, I didn’t think about that little detail.</w:t>
      </w:r>
    </w:p>
    <w:p w14:paraId="000004D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I approached her door, I kept thinking I saw a shadow, some movement out of the corner of my eye. Dark figures in the shadows, my eyes darting from left to right.</w:t>
      </w:r>
    </w:p>
    <w:p w14:paraId="000004D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But there was nothing there.</w:t>
      </w:r>
    </w:p>
    <w:p w14:paraId="000004D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stood outside the door and knocked four times, followed by a pause, and then three more knocks—the usual system we had.</w:t>
      </w:r>
    </w:p>
    <w:p w14:paraId="000004D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waited. Nothing happened. I tried again, even though she had told me before that if she didn’t answer the first time, I should leave. I wasn’t going to give up. I needed to find her.</w:t>
      </w:r>
    </w:p>
    <w:p w14:paraId="000004D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was still no response.</w:t>
      </w:r>
    </w:p>
    <w:p w14:paraId="000004D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pulled the envelope from under my shirt and held the papers, full of scribbles and crossed-out words. Words she was somehow able to decipher. My handwriting was terrible, but she could always figure it out.</w:t>
      </w:r>
    </w:p>
    <w:p w14:paraId="000004D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Sophie, please answer.</w:t>
      </w:r>
    </w:p>
    <w:p w14:paraId="000004D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shaking, a mix of fear and sadness.</w:t>
      </w:r>
    </w:p>
    <w:p w14:paraId="000004DE"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Please, please.</w:t>
      </w:r>
    </w:p>
    <w:p w14:paraId="000004D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 no choice.</w:t>
      </w:r>
    </w:p>
    <w:p w14:paraId="000004E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turned around to leave when a man turned the corner.</w:t>
      </w:r>
    </w:p>
    <w:p w14:paraId="000004E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He was smoking a cigarette, which I had heard about but had never seen in real life, and wearing a blue cap and a long coat. A trenchcoat, I believe it was called. They used it for the </w:t>
      </w:r>
      <w:r>
        <w:rPr>
          <w:rFonts w:ascii="Times New Roman" w:eastAsia="Times New Roman" w:hAnsi="Times New Roman" w:cs="Times New Roman"/>
        </w:rPr>
        <w:lastRenderedPageBreak/>
        <w:t>rain. I guess since it hardly rained anymore, people stopped wearing them. His eyes were bloodshot, and he looked like he’d just rolled out of bed. I noticed that he was favoring his right leg; maybe he was injured.</w:t>
      </w:r>
    </w:p>
    <w:p w14:paraId="000004E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He was quite a character, and normally, I would’ve been scared. I was already nervous. But I was used to Justin’s casual style, and of course Sophie. Not the cigarette or bloodshot eyes, but he couldn’t help being tired. The cigarette, I didn’t understand. </w:t>
      </w:r>
      <w:r>
        <w:rPr>
          <w:rFonts w:ascii="Times New Roman" w:eastAsia="Times New Roman" w:hAnsi="Times New Roman" w:cs="Times New Roman"/>
          <w:i/>
          <w:iCs/>
        </w:rPr>
        <w:t>To each his own,</w:t>
      </w:r>
      <w:r>
        <w:rPr>
          <w:rFonts w:ascii="Times New Roman" w:eastAsia="Times New Roman" w:hAnsi="Times New Roman" w:cs="Times New Roman"/>
        </w:rPr>
        <w:t xml:space="preserve"> as they used to say. The saying now would probably be </w:t>
      </w:r>
      <w:r>
        <w:rPr>
          <w:rFonts w:ascii="Times New Roman" w:eastAsia="Times New Roman" w:hAnsi="Times New Roman" w:cs="Times New Roman"/>
          <w:i/>
          <w:iCs/>
        </w:rPr>
        <w:t>one size fits all,</w:t>
      </w:r>
      <w:r>
        <w:rPr>
          <w:rFonts w:ascii="Times New Roman" w:eastAsia="Times New Roman" w:hAnsi="Times New Roman" w:cs="Times New Roman"/>
        </w:rPr>
        <w:t xml:space="preserve"> or something like that. But more importantly, I sensed he was safe.</w:t>
      </w:r>
    </w:p>
    <w:p w14:paraId="000004E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hoped my instincts were correct.</w:t>
      </w:r>
    </w:p>
    <w:p w14:paraId="000004E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walked up to me and looked at me for what felt like a minute. Was he drunk? Could be the cause of his bloodshot eyes.</w:t>
      </w:r>
    </w:p>
    <w:p w14:paraId="000004E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“She’s gone,” he said, abrasively.</w:t>
      </w:r>
    </w:p>
    <w:p w14:paraId="000004E6"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Could I trust him?</w:t>
      </w:r>
    </w:p>
    <w:p w14:paraId="000004E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Of course I could.</w:t>
      </w:r>
    </w:p>
    <w:p w14:paraId="000004E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“Gone? How?” I asked.</w:t>
      </w:r>
    </w:p>
    <w:p w14:paraId="000004E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took her. I saw them. Some white van and men with masks,” he answered matter-of-factly, again in the same low, rough voice.</w:t>
      </w:r>
    </w:p>
    <w:p w14:paraId="000004E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say anything. Just stood there, tears welling up. The tears fell from my eyes and onto the paper in my hands, smearing the ink on the page.</w:t>
      </w:r>
    </w:p>
    <w:p w14:paraId="000004EB"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Tears will ruin everything.</w:t>
      </w:r>
    </w:p>
    <w:p w14:paraId="000004E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closed my eyes and forced myself to stop crying.</w:t>
      </w:r>
    </w:p>
    <w:p w14:paraId="000004E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Calmer, I opened my eyes, ready to ask him more questions. He was gone. I turned. I didn’t see him. I didn’t hear him leave, no limping footsteps, nothing.</w:t>
      </w:r>
    </w:p>
    <w:p w14:paraId="000004EE" w14:textId="77777777" w:rsidR="00847A31" w:rsidRDefault="00000000">
      <w:pPr>
        <w:spacing w:line="480" w:lineRule="auto"/>
        <w:ind w:firstLine="720"/>
        <w:rPr>
          <w:rFonts w:ascii="Times New Roman" w:eastAsia="Times New Roman" w:hAnsi="Times New Roman" w:cs="Times New Roman"/>
        </w:rPr>
      </w:pPr>
      <w:commentRangeStart w:id="138"/>
      <w:r>
        <w:rPr>
          <w:rFonts w:ascii="Times New Roman" w:eastAsia="Times New Roman" w:hAnsi="Times New Roman" w:cs="Times New Roman"/>
        </w:rPr>
        <w:lastRenderedPageBreak/>
        <w:t>I didn’t know what to do. There was nobody else I knew who could publish my work. I knew Sophie had a vast network, but I’d never met the others. The only thing I could do was go home.</w:t>
      </w:r>
      <w:commentRangeEnd w:id="138"/>
      <w:r w:rsidR="00915BAE">
        <w:rPr>
          <w:rStyle w:val="CommentReference"/>
          <w:rFonts w:ascii="Times New Roman" w:eastAsia="Times New Roman" w:hAnsi="Times New Roman" w:cs="Times New Roman"/>
          <w:sz w:val="24"/>
          <w:szCs w:val="24"/>
        </w:rPr>
        <w:commentReference w:id="138"/>
      </w:r>
    </w:p>
    <w:p w14:paraId="000004E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“Don’t leave yet,” said a loud booming voice.</w:t>
      </w:r>
    </w:p>
    <w:p w14:paraId="000004F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jumped, startled by the sudden sound in the silence that hung in the alley.</w:t>
      </w:r>
    </w:p>
    <w:p w14:paraId="000004F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turned, and it was the limping man. But his voice was different. It was deeper, less abrasive.</w:t>
      </w:r>
    </w:p>
    <w:p w14:paraId="000004F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“You’re The Prophet,” he said.</w:t>
      </w:r>
    </w:p>
    <w:p w14:paraId="000004F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Against doubt and fear, I told him I was.</w:t>
      </w:r>
    </w:p>
    <w:p w14:paraId="000004F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“Well, that’s what people call me,” I replied</w:t>
      </w:r>
    </w:p>
    <w:p w14:paraId="000004F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Suddenly, the alley disappeared, and I was on a beach, someplace I had seen in movies or in my dreams. An imaginary place. I’d seen a beach in real life, and it was very different. The one my parents had taken me to when I was a child was rocky, with waves so high they almost touched the top of the cliffs. This beach was wide; from the turquoise blue water’s edge to the enormous dunes, it was easily a mile. The shoreline stretched for a long distance until it finally disappeared around a curve. More sand. Lots of sand.</w:t>
      </w:r>
    </w:p>
    <w:p w14:paraId="000004F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beach was similar to the beach in my Jacob dreams, yet not as ethereal. It was a real beach in the real world. And because it was real, I felt it was more beautiful.</w:t>
      </w:r>
    </w:p>
    <w:p w14:paraId="000004F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Where is this beach?</w:t>
      </w:r>
    </w:p>
    <w:p w14:paraId="000004F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understand why I was there.</w:t>
      </w:r>
    </w:p>
    <w:p w14:paraId="000004F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I saw the man. He was still with me, limping along.</w:t>
      </w:r>
    </w:p>
    <w:p w14:paraId="000004F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“Are you hurt?” I asked.</w:t>
      </w:r>
    </w:p>
    <w:p w14:paraId="000004F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gestured, as if about to answer my question, then he disappeared. Or I did.</w:t>
      </w:r>
    </w:p>
    <w:p w14:paraId="000004F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Then another flash, and we were aboard a flying tubular vehicle of some sort, different from airplanes. There were many other similar tubes in the sky, an entire squadron of the strange vehicles. They had blue and white waves painted on their sides. Futuristic types of crafts. Although I’d never seen an airplane in real life—only the very wealthy were able to fly somewhere—I knew what they looked like. They didn’t look like the flying tube. The future? Maybe I was dreaming.</w:t>
      </w:r>
    </w:p>
    <w:p w14:paraId="000004F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flew close to the ground, then over the ocean, making turns with relative ease, and shooting up into the sky and back down. Then I heard explosions nearby.</w:t>
      </w:r>
    </w:p>
    <w:p w14:paraId="000004F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turned to the man wanting to ask him what was happening, but then there was another flash, and I was on a balcony, somewhere in a city. My city? I couldn’t tell. I looked for the man, but I couldn’t see him at first. I turned around, and there he was, standing with his arms crossed, as if nothing had happened.</w:t>
      </w:r>
    </w:p>
    <w:p w14:paraId="000004F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“Sorry,” he said, “I can’t always control it.”</w:t>
      </w:r>
    </w:p>
    <w:p w14:paraId="0000050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Control it? I had no idea what he meant.</w:t>
      </w:r>
    </w:p>
    <w:p w14:paraId="0000050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“Come,” he said, as he started climbing down an old-fashioned fire escape.</w:t>
      </w:r>
    </w:p>
    <w:p w14:paraId="0000050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Perplexed, I followed him.</w:t>
      </w:r>
    </w:p>
    <w:p w14:paraId="0000050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it dawned on me. I heard about people like him from Jacob.</w:t>
      </w:r>
    </w:p>
    <w:p w14:paraId="0000050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“You’re…a teleporter…but also a telepath,” I said, clearly hearing his voice in my head.</w:t>
      </w:r>
    </w:p>
    <w:p w14:paraId="0000050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didn’t reply and quickly walked away from the fire escape after reaching the sidewalk below.</w:t>
      </w:r>
    </w:p>
    <w:p w14:paraId="0000050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Again, I followed.</w:t>
      </w:r>
    </w:p>
    <w:p w14:paraId="0000050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finally stopped in the middle of the block, under a blue awning.</w:t>
      </w:r>
    </w:p>
    <w:p w14:paraId="0000050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“Yes. I’m a teleporter. But I can’t always control where I go, especially if there’s someone else with me. Your thoughts interfere with my navigation, so we end up in random places,” he said. </w:t>
      </w:r>
    </w:p>
    <w:p w14:paraId="00000509"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Like the beach.</w:t>
      </w:r>
    </w:p>
    <w:p w14:paraId="0000050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“I’ll take your pages and will continue to publish them. Here, this doorway,” he said, pointing to the door under the arch, “is where you’ll come. There’s always someone here. Just knock the same way you did for Sophie.”</w:t>
      </w:r>
    </w:p>
    <w:p w14:paraId="0000050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handed him my writing.</w:t>
      </w:r>
    </w:p>
    <w:p w14:paraId="0000050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“What’s your name?” I asked him.</w:t>
      </w:r>
    </w:p>
    <w:p w14:paraId="0000050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“Evan,” he replied.</w:t>
      </w:r>
    </w:p>
    <w:p w14:paraId="0000050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“Is Sophie safe? Is she alive?” I begged for an answer.</w:t>
      </w:r>
    </w:p>
    <w:p w14:paraId="0000050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he disappeared, taking my papers with him, as well as the answers to my questions.</w:t>
      </w:r>
    </w:p>
    <w:p w14:paraId="00000510" w14:textId="77777777" w:rsidR="00847A31" w:rsidRDefault="00000000">
      <w:pPr>
        <w:rPr>
          <w:rFonts w:ascii="Times New Roman" w:eastAsia="Times New Roman" w:hAnsi="Times New Roman" w:cs="Times New Roman"/>
        </w:rPr>
      </w:pPr>
      <w:r>
        <w:br w:type="page"/>
      </w:r>
    </w:p>
    <w:p w14:paraId="00000511" w14:textId="77777777" w:rsidR="00847A31" w:rsidRDefault="00000000">
      <w:pPr>
        <w:spacing w:line="480" w:lineRule="auto"/>
        <w:rPr>
          <w:rFonts w:ascii="Times New Roman" w:eastAsia="Times New Roman" w:hAnsi="Times New Roman" w:cs="Times New Roman"/>
          <w:b/>
          <w:bCs/>
          <w:color w:val="001D35"/>
          <w:highlight w:val="white"/>
        </w:rPr>
      </w:pPr>
      <w:r>
        <w:rPr>
          <w:rFonts w:ascii="Times New Roman" w:eastAsia="Times New Roman" w:hAnsi="Times New Roman" w:cs="Times New Roman"/>
          <w:b/>
          <w:bCs/>
          <w:color w:val="001D35"/>
          <w:highlight w:val="white"/>
        </w:rPr>
        <w:lastRenderedPageBreak/>
        <w:t>FEAR OF DISCOVERY</w:t>
      </w:r>
    </w:p>
    <w:p w14:paraId="00000512"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“Are you sure they can’t find out who I am?” I asked Justin as I paced back and forth in our apartment.</w:t>
      </w:r>
    </w:p>
    <w:p w14:paraId="00000513"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 xml:space="preserve">My nervousness had increased as </w:t>
      </w:r>
      <w:commentRangeStart w:id="139"/>
      <w:r>
        <w:rPr>
          <w:rFonts w:ascii="Times New Roman" w:eastAsia="Times New Roman" w:hAnsi="Times New Roman" w:cs="Times New Roman"/>
          <w:color w:val="001D35"/>
          <w:highlight w:val="white"/>
        </w:rPr>
        <w:t xml:space="preserve">the stories </w:t>
      </w:r>
      <w:commentRangeEnd w:id="139"/>
      <w:r w:rsidR="00915BAE">
        <w:rPr>
          <w:rStyle w:val="CommentReference"/>
          <w:rFonts w:ascii="Times New Roman" w:eastAsia="Times New Roman" w:hAnsi="Times New Roman" w:cs="Times New Roman"/>
          <w:color w:val="001D35"/>
          <w:sz w:val="24"/>
          <w:szCs w:val="24"/>
          <w:highlight w:val="white"/>
        </w:rPr>
        <w:commentReference w:id="139"/>
      </w:r>
      <w:r>
        <w:rPr>
          <w:rFonts w:ascii="Times New Roman" w:eastAsia="Times New Roman" w:hAnsi="Times New Roman" w:cs="Times New Roman"/>
          <w:color w:val="001D35"/>
          <w:highlight w:val="white"/>
        </w:rPr>
        <w:t>evolved into darker and more precisely descriptive narratives. The mysterious aura that had surrounded most of them had turned to specific descriptions of Leadership operations. I grew fearful with each dream.</w:t>
      </w:r>
    </w:p>
    <w:p w14:paraId="00000514"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“Sophie had said they can’t, but she knew more about that. I don’t know,” he said, pulling at his beard.</w:t>
      </w:r>
    </w:p>
    <w:p w14:paraId="00000515"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 xml:space="preserve">“But Sophie’s gone…” I stopped, my voice cracking. She was one of my best friends. My only friend. </w:t>
      </w:r>
      <w:r>
        <w:rPr>
          <w:rFonts w:ascii="Times New Roman" w:eastAsia="Times New Roman" w:hAnsi="Times New Roman" w:cs="Times New Roman"/>
          <w:i/>
          <w:iCs/>
          <w:color w:val="001D35"/>
          <w:highlight w:val="white"/>
        </w:rPr>
        <w:t>Is. Was.</w:t>
      </w:r>
      <w:r>
        <w:rPr>
          <w:rFonts w:ascii="Times New Roman" w:eastAsia="Times New Roman" w:hAnsi="Times New Roman" w:cs="Times New Roman"/>
          <w:color w:val="001D35"/>
          <w:highlight w:val="white"/>
        </w:rPr>
        <w:t xml:space="preserve"> I had no idea if she was still alive.</w:t>
      </w:r>
    </w:p>
    <w:p w14:paraId="00000516"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continued, this time pacing the room in circles.</w:t>
      </w:r>
    </w:p>
    <w:p w14:paraId="00000517"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 xml:space="preserve">“That means she </w:t>
      </w:r>
      <w:r>
        <w:rPr>
          <w:rFonts w:ascii="Times New Roman" w:eastAsia="Times New Roman" w:hAnsi="Times New Roman" w:cs="Times New Roman"/>
          <w:i/>
          <w:iCs/>
          <w:color w:val="001D35"/>
          <w:highlight w:val="white"/>
        </w:rPr>
        <w:t>wasn’t</w:t>
      </w:r>
      <w:r>
        <w:rPr>
          <w:rFonts w:ascii="Times New Roman" w:eastAsia="Times New Roman" w:hAnsi="Times New Roman" w:cs="Times New Roman"/>
          <w:color w:val="001D35"/>
          <w:highlight w:val="white"/>
        </w:rPr>
        <w:t xml:space="preserve"> safe, and they found her and took her away.”</w:t>
      </w:r>
    </w:p>
    <w:p w14:paraId="00000518"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Justin hugged me, refusing to look me in the eye.</w:t>
      </w:r>
    </w:p>
    <w:p w14:paraId="00000519"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Why was he so avoidant? I knew he probably thought she was dead. To me, being dead would have been better than being hooked up to a machine, or whatever it was the Leadership was doing, taking people with abilities.</w:t>
      </w:r>
    </w:p>
    <w:p w14:paraId="0000051A"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We hugged in silence for a moment longer.</w:t>
      </w:r>
    </w:p>
    <w:p w14:paraId="0000051B"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“Do you think I’m safe?” I asked him, my voice barely a whisper.</w:t>
      </w:r>
    </w:p>
    <w:p w14:paraId="0000051C"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He didn’t answer me.</w:t>
      </w:r>
    </w:p>
    <w:p w14:paraId="0000051D"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 xml:space="preserve">We should’ve been worried, </w:t>
      </w:r>
      <w:commentRangeStart w:id="140"/>
      <w:r>
        <w:rPr>
          <w:rFonts w:ascii="Times New Roman" w:eastAsia="Times New Roman" w:hAnsi="Times New Roman" w:cs="Times New Roman"/>
          <w:color w:val="001D35"/>
          <w:highlight w:val="white"/>
        </w:rPr>
        <w:t>worried for our son Matt</w:t>
      </w:r>
      <w:commentRangeEnd w:id="140"/>
      <w:r w:rsidR="00A55A77">
        <w:rPr>
          <w:rStyle w:val="CommentReference"/>
          <w:rFonts w:ascii="Times New Roman" w:eastAsia="Times New Roman" w:hAnsi="Times New Roman" w:cs="Times New Roman"/>
          <w:color w:val="001D35"/>
          <w:sz w:val="24"/>
          <w:szCs w:val="24"/>
          <w:highlight w:val="white"/>
        </w:rPr>
        <w:commentReference w:id="140"/>
      </w:r>
      <w:r>
        <w:rPr>
          <w:rFonts w:ascii="Times New Roman" w:eastAsia="Times New Roman" w:hAnsi="Times New Roman" w:cs="Times New Roman"/>
          <w:color w:val="001D35"/>
          <w:highlight w:val="white"/>
        </w:rPr>
        <w:t>, worried about disappearing. Justin seemed calmer than I was about everything. If they took me away, they would likely take Justin, and Matt would be put in foster care. Reeducated.</w:t>
      </w:r>
    </w:p>
    <w:p w14:paraId="0000051E"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lastRenderedPageBreak/>
        <w:t>“What about Matt? We need to think about him,” I told Justin, this time with anger in my voice.</w:t>
      </w:r>
    </w:p>
    <w:p w14:paraId="0000051F"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It wasn’t his fault, but I was upset.</w:t>
      </w:r>
    </w:p>
    <w:p w14:paraId="00000520"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needed to know that Matt would be safe.</w:t>
      </w:r>
    </w:p>
    <w:p w14:paraId="00000521" w14:textId="77777777" w:rsidR="00847A31" w:rsidRDefault="00000000">
      <w:pPr>
        <w:spacing w:line="480" w:lineRule="auto"/>
        <w:ind w:firstLine="720"/>
        <w:rPr>
          <w:rFonts w:ascii="Times New Roman" w:eastAsia="Times New Roman" w:hAnsi="Times New Roman" w:cs="Times New Roman"/>
          <w:color w:val="001D35"/>
          <w:highlight w:val="white"/>
        </w:rPr>
      </w:pPr>
      <w:commentRangeStart w:id="141"/>
      <w:r>
        <w:rPr>
          <w:rFonts w:ascii="Times New Roman" w:eastAsia="Times New Roman" w:hAnsi="Times New Roman" w:cs="Times New Roman"/>
          <w:color w:val="001D35"/>
          <w:highlight w:val="white"/>
        </w:rPr>
        <w:t>“Look, maybe you should stop for a while. Take a short break. There’s no harm in that. Whatever revolution is going to happen is not happening now,” Justin said.</w:t>
      </w:r>
      <w:commentRangeEnd w:id="141"/>
      <w:r w:rsidR="00A55A77">
        <w:rPr>
          <w:rStyle w:val="CommentReference"/>
          <w:rFonts w:ascii="Times New Roman" w:eastAsia="Times New Roman" w:hAnsi="Times New Roman" w:cs="Times New Roman"/>
          <w:color w:val="001D35"/>
          <w:sz w:val="24"/>
          <w:szCs w:val="24"/>
          <w:highlight w:val="white"/>
        </w:rPr>
        <w:commentReference w:id="141"/>
      </w:r>
    </w:p>
    <w:p w14:paraId="00000522"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“Maybe you’re right,” I whispered.</w:t>
      </w:r>
    </w:p>
    <w:p w14:paraId="00000523" w14:textId="77777777" w:rsidR="00847A31" w:rsidRDefault="00000000">
      <w:pPr>
        <w:spacing w:line="480" w:lineRule="auto"/>
        <w:jc w:val="center"/>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w:t>
      </w:r>
    </w:p>
    <w:p w14:paraId="00000524"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lay in bed that night, unable to sleep. I didn’t want to stop publishing. But I also needed to protect Matt. I needed to know what would happen. Will Matt be safe? Will I be captured? Why couldn’t I see that future? Everything I saw was about everyone else.</w:t>
      </w:r>
    </w:p>
    <w:p w14:paraId="00000525"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wished I could know with certainty that Matt would be safe if I continued my writing.</w:t>
      </w:r>
    </w:p>
    <w:p w14:paraId="00000526"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Of course, I would give it up to protect him. But if there was any chance I could continue writing…</w:t>
      </w:r>
    </w:p>
    <w:p w14:paraId="00000527"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fell into a dream.</w:t>
      </w:r>
    </w:p>
    <w:p w14:paraId="00000528"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saw Matt, a grown man, hugging me next to a car. I didn’t own a car; most people didn’t, and I wondered why it was there. I felt Matt’s worry; my maternal love surrounded him, trying to lessen the worry. It felt like a goodbye. I was sad and joyful all at once. Maybe he was going off to college. Sad because it felt like I would never see him again, and joyful because the dream indicated that he would grow into a man, and that I was still around to love and protect him.</w:t>
      </w:r>
    </w:p>
    <w:p w14:paraId="00000529"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The dream started fading as Matt turned to me and said, “I’m so glad you kept on writing all these years. It made a difference.”</w:t>
      </w:r>
    </w:p>
    <w:p w14:paraId="0000052A"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lastRenderedPageBreak/>
        <w:t>That’s when I knew I was safe, and Matt was safe, and I could continue my writing.</w:t>
      </w:r>
    </w:p>
    <w:p w14:paraId="0000052B"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woke up, not really surprised that I got a direct answer to my question. I knew that all I needed to do was ask the right questions, and I’d be given answers. In that moment, I didn’t believe I was a prophet, but I did believe I could see the future.</w:t>
      </w:r>
    </w:p>
    <w:p w14:paraId="0000052C"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wasn’t surprised by anything anymore.</w:t>
      </w:r>
    </w:p>
    <w:p w14:paraId="0000052D" w14:textId="77777777" w:rsidR="00847A31" w:rsidRDefault="00000000">
      <w:pPr>
        <w:spacing w:line="480" w:lineRule="auto"/>
        <w:ind w:firstLine="720"/>
        <w:rPr>
          <w:rFonts w:ascii="Times New Roman" w:eastAsia="Times New Roman" w:hAnsi="Times New Roman" w:cs="Times New Roman"/>
          <w:color w:val="001D35"/>
          <w:highlight w:val="white"/>
        </w:rPr>
      </w:pPr>
      <w:commentRangeStart w:id="142"/>
      <w:r>
        <w:rPr>
          <w:rFonts w:ascii="Times New Roman" w:eastAsia="Times New Roman" w:hAnsi="Times New Roman" w:cs="Times New Roman"/>
          <w:color w:val="001D35"/>
          <w:highlight w:val="white"/>
        </w:rPr>
        <w:t>I kept going, dreaming, writing. It was my duty, my contribution, and my mission to fight for everything and everyone who could not fight. And to tell the truth to those who were still blind. I hoped that those sleeping souls would come to understand what was happening in our country, in the world perhaps, and join us, make a difference. I had to continue. I would fight for myself and my family. I would fight for Sophie and all the others who’d risked their lives to fix the broken world we lived in. I would fight for all souls.</w:t>
      </w:r>
    </w:p>
    <w:p w14:paraId="0000052E"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was officially in the rebellion.</w:t>
      </w:r>
      <w:r>
        <w:br w:type="page"/>
      </w:r>
      <w:commentRangeEnd w:id="142"/>
      <w:r w:rsidR="00CA4928">
        <w:rPr>
          <w:rStyle w:val="CommentReference"/>
          <w:rFonts w:ascii="Times New Roman" w:eastAsia="Times New Roman" w:hAnsi="Times New Roman" w:cs="Times New Roman"/>
          <w:color w:val="001D35"/>
          <w:sz w:val="24"/>
          <w:szCs w:val="24"/>
          <w:highlight w:val="white"/>
        </w:rPr>
        <w:commentReference w:id="142"/>
      </w:r>
    </w:p>
    <w:p w14:paraId="0000052F"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WEIGHT OF DESTINY</w:t>
      </w:r>
    </w:p>
    <w:p w14:paraId="0000053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dreamt I was standing in an old Greek temple, like the ones I read about in history. The temples no longer existed. I couldn’t remember why. Perhaps they’d been destroyed in war or maybe during the climate crisis. They were ancient, sacred temples where people worshipped gods. The structure was constructed entirely of white marble, shiny and smooth to the touch. I felt the coolness of the material on my bare feet. There were expansive arches, supported by thick, round marble columns. It was cold. I was alone.</w:t>
      </w:r>
    </w:p>
    <w:p w14:paraId="0000053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Gaia,</w:t>
      </w:r>
      <w:r>
        <w:rPr>
          <w:rFonts w:ascii="Times New Roman" w:eastAsia="Times New Roman" w:hAnsi="Times New Roman" w:cs="Times New Roman"/>
        </w:rPr>
        <w:t xml:space="preserve"> I heard in my head.</w:t>
      </w:r>
    </w:p>
    <w:p w14:paraId="0000053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Temple of Gaia? I knew I’d heard about it, but I couldn’t remember exactly where it was once located. Somewhere on the Mediterranean coast, likely underwater. Submerged, gone, forgotten.</w:t>
      </w:r>
    </w:p>
    <w:p w14:paraId="0000053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Another time shift, and I went further in the past. I was dressed in a long white tunic, barefoot. The temple was crowded with women dressed like me, looking up at the altar where I stood.</w:t>
      </w:r>
    </w:p>
    <w:p w14:paraId="0000053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spoke.</w:t>
      </w:r>
    </w:p>
    <w:p w14:paraId="0000053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“Destiny comes. A generation is fated to be overthrown by the next. The swallowing of children. Gods cannot be defeated alone. They must have help from the mortals.”</w:t>
      </w:r>
    </w:p>
    <w:p w14:paraId="0000053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words came. Riddles and metaphors. I had no idea what they meant.</w:t>
      </w:r>
    </w:p>
    <w:p w14:paraId="0000053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Oracle has spoken. This will come to pass. The mortals must take action,” I continued.</w:t>
      </w:r>
    </w:p>
    <w:p w14:paraId="0000053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Again, the dream shifted, and I was outside a simple thatched hut, surrounded by sheep. A different landscape.</w:t>
      </w:r>
    </w:p>
    <w:p w14:paraId="0000053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led the sheep to their pen and entered the house.</w:t>
      </w:r>
    </w:p>
    <w:p w14:paraId="0000053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It was a small, one-room interior, and at the center was a partially completed tapestry of blue irises. I felt sadness. I missed the blue.</w:t>
      </w:r>
    </w:p>
    <w:p w14:paraId="0000053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dream shifted yet again, and I was in the same village square from my previous dream, where I watched the innocent man taken to his death. Although I couldn’t see his face, I could tell by the build and the color of his hair that he wasn’t the same man. His hands were bound as he was escorted through the square and past a fountain. He turned. It was Jacob.</w:t>
      </w:r>
    </w:p>
    <w:p w14:paraId="0000053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Jacob!</w:t>
      </w:r>
      <w:r>
        <w:rPr>
          <w:rFonts w:ascii="Times New Roman" w:eastAsia="Times New Roman" w:hAnsi="Times New Roman" w:cs="Times New Roman"/>
        </w:rPr>
        <w:t xml:space="preserve"> I called out.</w:t>
      </w:r>
    </w:p>
    <w:p w14:paraId="0000053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He turned; his eyes filled with remorse and defeat. And again, I felt the same unbelievable sadness as I had with the tapestry. </w:t>
      </w:r>
      <w:r>
        <w:rPr>
          <w:rFonts w:ascii="Times New Roman" w:eastAsia="Times New Roman" w:hAnsi="Times New Roman" w:cs="Times New Roman"/>
          <w:i/>
          <w:iCs/>
        </w:rPr>
        <w:t>The blue is gone.</w:t>
      </w:r>
    </w:p>
    <w:p w14:paraId="0000053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Death to traitors!</w:t>
      </w:r>
      <w:r>
        <w:rPr>
          <w:rFonts w:ascii="Times New Roman" w:eastAsia="Times New Roman" w:hAnsi="Times New Roman" w:cs="Times New Roman"/>
        </w:rPr>
        <w:t xml:space="preserve"> yelled someone in the crowd.</w:t>
      </w:r>
    </w:p>
    <w:p w14:paraId="0000053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to go to him, but the crowd surrounded me, preventing me from moving.</w:t>
      </w:r>
    </w:p>
    <w:p w14:paraId="0000054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tapestry of blue irises was a conception of my memory of Jacob. I had woven it. He was executed, erased from memory. </w:t>
      </w:r>
      <w:r>
        <w:rPr>
          <w:rFonts w:ascii="Times New Roman" w:eastAsia="Times New Roman" w:hAnsi="Times New Roman" w:cs="Times New Roman"/>
          <w:i/>
          <w:iCs/>
        </w:rPr>
        <w:t>Was I Jacob?</w:t>
      </w:r>
      <w:r>
        <w:rPr>
          <w:rFonts w:ascii="Times New Roman" w:eastAsia="Times New Roman" w:hAnsi="Times New Roman" w:cs="Times New Roman"/>
        </w:rPr>
        <w:t xml:space="preserve"> Did I create him to help me understand the prophecies?</w:t>
      </w:r>
    </w:p>
    <w:p w14:paraId="0000054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confused.</w:t>
      </w:r>
    </w:p>
    <w:p w14:paraId="00000542"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Who is the traitor?</w:t>
      </w:r>
    </w:p>
    <w:p w14:paraId="00000543"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I am a traitor, and they will come for me one day.</w:t>
      </w:r>
    </w:p>
    <w:p w14:paraId="0000054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Jacob.</w:t>
      </w:r>
    </w:p>
    <w:p w14:paraId="0000054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And I will die.</w:t>
      </w:r>
    </w:p>
    <w:p w14:paraId="0000054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woke in cold sweat. I thought it must foretell my capture, my death, and that I’d be executed for my treasonous acts. Was Jacob a part of me, or did he exist only in my imagination?</w:t>
      </w:r>
    </w:p>
    <w:p w14:paraId="0000054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sensed danger.</w:t>
      </w:r>
    </w:p>
    <w:p w14:paraId="0000054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Gods cannot be defeated alone. They must have help from the mortals.</w:t>
      </w:r>
    </w:p>
    <w:p w14:paraId="0000054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Who were the gods? What we feared were mortals. Humans who had command of machines. The rebellion’s goal was to defeat the leaders, to conquer the machines. </w:t>
      </w:r>
    </w:p>
    <w:p w14:paraId="0000054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words burst into my head.</w:t>
      </w:r>
    </w:p>
    <w:p w14:paraId="0000054B"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Deux ex machina.</w:t>
      </w:r>
    </w:p>
    <w:p w14:paraId="0000054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rPr>
        <w:t>Am I meant to swoop in and save everyone?</w:t>
      </w:r>
    </w:p>
    <w:p w14:paraId="0000054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just one person.</w:t>
      </w:r>
    </w:p>
    <w:p w14:paraId="0000054E" w14:textId="77777777" w:rsidR="00847A31" w:rsidRDefault="00847A31">
      <w:pPr>
        <w:spacing w:line="480" w:lineRule="auto"/>
        <w:ind w:firstLine="720"/>
        <w:rPr>
          <w:rFonts w:ascii="Times New Roman" w:eastAsia="Times New Roman" w:hAnsi="Times New Roman" w:cs="Times New Roman"/>
        </w:rPr>
      </w:pPr>
    </w:p>
    <w:p w14:paraId="0000054F" w14:textId="77777777" w:rsidR="00847A31" w:rsidRDefault="00000000">
      <w:pPr>
        <w:rPr>
          <w:rFonts w:ascii="Times New Roman" w:eastAsia="Times New Roman" w:hAnsi="Times New Roman" w:cs="Times New Roman"/>
        </w:rPr>
      </w:pPr>
      <w:r>
        <w:br w:type="page"/>
      </w:r>
    </w:p>
    <w:p w14:paraId="00000550"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color w:val="001D35"/>
          <w:highlight w:val="white"/>
        </w:rPr>
        <w:lastRenderedPageBreak/>
        <w:t>ELECTRIC DREAM</w:t>
      </w:r>
    </w:p>
    <w:p w14:paraId="00000551"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Soon after, my dreams slowed. I was relieved. Although the dream I’d had with Matt had assured me, I was still worried for my safety. It was an intuitive feeling. While the dream told me all would be well, something was missing. I felt something was coming. I didn’t want to leave Matt without a mother. I needed to be there for him.</w:t>
      </w:r>
    </w:p>
    <w:p w14:paraId="00000552"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paused my blog, telling the rebels at the blue awning drop, I was taking a break. I never heard back, not that I ever heard anything, but they must’ve understood. There were no further requests for writings.</w:t>
      </w:r>
    </w:p>
    <w:p w14:paraId="00000553"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thought about Evan and his ability, the strange sights I’d seen the day I’d met him, and the dream that followed. I knew, just as I knew many things, that I’d see him again. I hoped so. The travels reminded me of Jacob and how he always took me to unusual and surreal places. Jacob was gone, and I had realized he might never come back. It would be incredible to travel again like that with Evan. I needed that magic back in my life.</w:t>
      </w:r>
    </w:p>
    <w:p w14:paraId="00000554"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 xml:space="preserve">Where Jacob had gone, I didn’t know. I’d thought he would always be with me and that I needed him, to dream, to see the future. Maybe he was a part of me that I didn’t want to acknowledge. When I finally accepted myself, he had disappeared. I both loved and hated that part of myself. The magic, the prophecy. The darkness, I could have lived without. Like yin and yang, though, it was necessary to have both to create balance. </w:t>
      </w:r>
      <w:commentRangeStart w:id="143"/>
      <w:r>
        <w:rPr>
          <w:rFonts w:ascii="Times New Roman" w:eastAsia="Times New Roman" w:hAnsi="Times New Roman" w:cs="Times New Roman"/>
          <w:color w:val="001D35"/>
          <w:highlight w:val="white"/>
        </w:rPr>
        <w:t>The darkness needed to be conquered to preserve the light, so I accepted it all.</w:t>
      </w:r>
    </w:p>
    <w:p w14:paraId="00000555"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 xml:space="preserve">So many dreams, so many stories, so many secret posts online. </w:t>
      </w:r>
      <w:commentRangeEnd w:id="143"/>
      <w:r w:rsidR="00521742">
        <w:rPr>
          <w:rStyle w:val="CommentReference"/>
          <w:rFonts w:ascii="Times New Roman" w:eastAsia="Times New Roman" w:hAnsi="Times New Roman" w:cs="Times New Roman"/>
          <w:color w:val="001D35"/>
          <w:sz w:val="24"/>
          <w:szCs w:val="24"/>
          <w:highlight w:val="white"/>
        </w:rPr>
        <w:commentReference w:id="143"/>
      </w:r>
      <w:r>
        <w:rPr>
          <w:rFonts w:ascii="Times New Roman" w:eastAsia="Times New Roman" w:hAnsi="Times New Roman" w:cs="Times New Roman"/>
          <w:color w:val="001D35"/>
          <w:highlight w:val="white"/>
        </w:rPr>
        <w:t xml:space="preserve">I lost control of everything and eventually, people started calling me “The Prophet.” I still didn’t want to accept the title. All doom and gloom and horrific predictions. History has shown us what happens to prophets. And science, the science in those times, told us that all prophets were clinically insane. </w:t>
      </w:r>
      <w:r>
        <w:rPr>
          <w:rFonts w:ascii="Times New Roman" w:eastAsia="Times New Roman" w:hAnsi="Times New Roman" w:cs="Times New Roman"/>
          <w:color w:val="001D35"/>
          <w:highlight w:val="white"/>
        </w:rPr>
        <w:lastRenderedPageBreak/>
        <w:t>Perhaps I was, and everything was just a coincidence. Then why did I keep doing it? Because I had to. Whether I liked it or not, whether I accepted the role or not, most everything I dreamt had come true. And I believed in the cause, the fight to save people like Sophie, myself, humanity, and the future. The Prophet was just a name that they’d given me, something to give them hope.</w:t>
      </w:r>
    </w:p>
    <w:p w14:paraId="00000556"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thought about Sophie every time I’d dropped my writings at the house with the blue awning. I never went in; someone always came out to meet me, and it was always a different person. I tried to ask questions, but they just shook their heads, unwilling (or unable?) to tell me anything. As far as I knew, Sophie’s disappearance was still a mystery.</w:t>
      </w:r>
    </w:p>
    <w:p w14:paraId="00000557"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needed to know the answer. Why had my dreams not answered? Who was I asking? Was it me? God? Whoever it was, I begged to know what had become of Sophie. All I knew was that when I asked, the dreams sometimes answered.</w:t>
      </w:r>
    </w:p>
    <w:p w14:paraId="00000558"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So I asked.</w:t>
      </w:r>
    </w:p>
    <w:p w14:paraId="00000559"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That night, I had another dream.</w:t>
      </w:r>
    </w:p>
    <w:p w14:paraId="0000055A"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saw Sophie, standing in a dark room, the same dark room without windows I had dreamt about before. However, she was not herself. Although her eyes looked toward me, she didn’t see me. The eyes were lifeless, seemingly looking at something beyond me, as if in a trance.</w:t>
      </w:r>
    </w:p>
    <w:p w14:paraId="0000055B"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called her name. Nothing. Then her pupils dilated, filling up her entire iris.</w:t>
      </w:r>
    </w:p>
    <w:p w14:paraId="0000055C"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i/>
          <w:iCs/>
          <w:color w:val="001D35"/>
          <w:highlight w:val="white"/>
        </w:rPr>
        <w:t>Hello, Sage</w:t>
      </w:r>
      <w:r>
        <w:rPr>
          <w:rFonts w:ascii="Times New Roman" w:eastAsia="Times New Roman" w:hAnsi="Times New Roman" w:cs="Times New Roman"/>
          <w:color w:val="001D35"/>
          <w:highlight w:val="white"/>
        </w:rPr>
        <w:t xml:space="preserve">, her voice, unnatural, vibrated in my head. </w:t>
      </w:r>
      <w:r>
        <w:rPr>
          <w:rFonts w:ascii="Times New Roman" w:eastAsia="Times New Roman" w:hAnsi="Times New Roman" w:cs="Times New Roman"/>
          <w:i/>
          <w:iCs/>
          <w:color w:val="001D35"/>
          <w:highlight w:val="white"/>
        </w:rPr>
        <w:t>I miss you.</w:t>
      </w:r>
    </w:p>
    <w:p w14:paraId="0000055D"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She finally looked at me, but with an unsettling smile on her face.</w:t>
      </w:r>
    </w:p>
    <w:p w14:paraId="0000055E"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Sophie wasn’t Sophie. She was someone, or something, else.</w:t>
      </w:r>
    </w:p>
    <w:p w14:paraId="0000055F"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Then she touched the area behind her ear, and I saw a glow, as if something luminous was buried just beneath the surface of the skin.</w:t>
      </w:r>
    </w:p>
    <w:p w14:paraId="00000560" w14:textId="77777777" w:rsidR="00847A31" w:rsidRDefault="00000000">
      <w:pPr>
        <w:spacing w:line="480" w:lineRule="auto"/>
        <w:ind w:firstLine="720"/>
        <w:rPr>
          <w:rFonts w:ascii="Times New Roman" w:eastAsia="Times New Roman" w:hAnsi="Times New Roman" w:cs="Times New Roman"/>
          <w:color w:val="001D35"/>
          <w:highlight w:val="white"/>
        </w:rPr>
      </w:pPr>
      <w:commentRangeStart w:id="144"/>
      <w:r>
        <w:rPr>
          <w:rFonts w:ascii="Times New Roman" w:eastAsia="Times New Roman" w:hAnsi="Times New Roman" w:cs="Times New Roman"/>
          <w:i/>
          <w:iCs/>
          <w:color w:val="001D35"/>
          <w:highlight w:val="white"/>
        </w:rPr>
        <w:lastRenderedPageBreak/>
        <w:t>An implant.</w:t>
      </w:r>
      <w:r>
        <w:rPr>
          <w:rFonts w:ascii="Times New Roman" w:eastAsia="Times New Roman" w:hAnsi="Times New Roman" w:cs="Times New Roman"/>
          <w:color w:val="001D35"/>
          <w:highlight w:val="white"/>
        </w:rPr>
        <w:t xml:space="preserve"> It had to be. I’d heard about them and how the government was using them to track people. Except for “insurgents,” it was voluntary. I’d opted out, but it was becoming increasingly difficult not to have one. It stored all personal information: bank accounts, credit card numbers, and even your medical files. You couldn’t just walk up to an ATM and get money or even go to an emergency medical visit without one. I found myself having to go inside the bank and get cash when I needed it. I used cash for everything since I stopped using my credit card. It was safer that way.</w:t>
      </w:r>
      <w:commentRangeEnd w:id="144"/>
      <w:r w:rsidR="00521742">
        <w:rPr>
          <w:rStyle w:val="CommentReference"/>
          <w:rFonts w:ascii="Times New Roman" w:eastAsia="Times New Roman" w:hAnsi="Times New Roman" w:cs="Times New Roman"/>
          <w:color w:val="001D35"/>
          <w:sz w:val="24"/>
          <w:szCs w:val="24"/>
          <w:highlight w:val="white"/>
        </w:rPr>
        <w:commentReference w:id="144"/>
      </w:r>
    </w:p>
    <w:p w14:paraId="00000561"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 xml:space="preserve">Sophie’s implant was more than just a keeper of information. I noticed it changed the way she spoke, moved, and her personality was different. </w:t>
      </w:r>
      <w:r>
        <w:rPr>
          <w:rFonts w:ascii="Times New Roman" w:eastAsia="Times New Roman" w:hAnsi="Times New Roman" w:cs="Times New Roman"/>
          <w:i/>
          <w:iCs/>
          <w:color w:val="001D35"/>
          <w:highlight w:val="white"/>
        </w:rPr>
        <w:t>Or lack thereof.</w:t>
      </w:r>
      <w:r>
        <w:rPr>
          <w:rFonts w:ascii="Times New Roman" w:eastAsia="Times New Roman" w:hAnsi="Times New Roman" w:cs="Times New Roman"/>
          <w:color w:val="001D35"/>
          <w:highlight w:val="white"/>
        </w:rPr>
        <w:t xml:space="preserve"> She was not Sophie.</w:t>
      </w:r>
    </w:p>
    <w:p w14:paraId="00000562"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She moved toward me, clunky and unnaturally, an eerie grimace on her face. She was something obscene, artificial. A machine.</w:t>
      </w:r>
    </w:p>
    <w:p w14:paraId="00000563" w14:textId="77777777" w:rsidR="00847A31" w:rsidRDefault="00000000">
      <w:pPr>
        <w:spacing w:line="480" w:lineRule="auto"/>
        <w:ind w:firstLine="720"/>
        <w:rPr>
          <w:rFonts w:ascii="Times New Roman" w:eastAsia="Times New Roman" w:hAnsi="Times New Roman" w:cs="Times New Roman"/>
          <w:color w:val="001D35"/>
          <w:highlight w:val="white"/>
        </w:rPr>
      </w:pPr>
      <w:commentRangeStart w:id="145"/>
      <w:r>
        <w:rPr>
          <w:rFonts w:ascii="Times New Roman" w:eastAsia="Times New Roman" w:hAnsi="Times New Roman" w:cs="Times New Roman"/>
          <w:color w:val="001D35"/>
          <w:highlight w:val="white"/>
        </w:rPr>
        <w:t>I wrote about the dream and delivered the pages to the blue awning. That was my last delivery. It seemed important.</w:t>
      </w:r>
      <w:commentRangeEnd w:id="145"/>
      <w:r w:rsidR="00521742">
        <w:rPr>
          <w:rStyle w:val="CommentReference"/>
          <w:rFonts w:ascii="Times New Roman" w:eastAsia="Times New Roman" w:hAnsi="Times New Roman" w:cs="Times New Roman"/>
          <w:color w:val="001D35"/>
          <w:sz w:val="24"/>
          <w:szCs w:val="24"/>
          <w:highlight w:val="white"/>
        </w:rPr>
        <w:commentReference w:id="145"/>
      </w:r>
    </w:p>
    <w:p w14:paraId="00000564"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I cried for Sophie, as I imagined her being taken, implanted, and losing herself to whatever had invaded her body. I didn’t identify her by name and used the story to help explain the disappearances. It was the present. And it was the future. A prediction.</w:t>
      </w:r>
    </w:p>
    <w:p w14:paraId="00000565" w14:textId="77777777" w:rsidR="00847A31" w:rsidRDefault="00000000">
      <w:pPr>
        <w:spacing w:line="480" w:lineRule="auto"/>
        <w:ind w:firstLine="720"/>
        <w:rPr>
          <w:rFonts w:ascii="Times New Roman" w:eastAsia="Times New Roman" w:hAnsi="Times New Roman" w:cs="Times New Roman"/>
          <w:color w:val="001D35"/>
          <w:highlight w:val="white"/>
        </w:rPr>
      </w:pPr>
      <w:r>
        <w:rPr>
          <w:rFonts w:ascii="Times New Roman" w:eastAsia="Times New Roman" w:hAnsi="Times New Roman" w:cs="Times New Roman"/>
          <w:color w:val="001D35"/>
          <w:highlight w:val="white"/>
        </w:rPr>
        <w:t>We knew that those implants not only stored information, but they also controlled people, maybe even crept in and stole our thoughts. Whatever their capabilities, the implants served a nefarious purpose.</w:t>
      </w:r>
    </w:p>
    <w:p w14:paraId="00000566" w14:textId="77777777" w:rsidR="00847A31" w:rsidRDefault="00000000">
      <w:pPr>
        <w:rPr>
          <w:rFonts w:ascii="Times New Roman" w:eastAsia="Times New Roman" w:hAnsi="Times New Roman" w:cs="Times New Roman"/>
          <w:color w:val="001D35"/>
          <w:highlight w:val="white"/>
        </w:rPr>
      </w:pPr>
      <w:r>
        <w:br w:type="page"/>
      </w:r>
    </w:p>
    <w:p w14:paraId="00000567"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LOSS, LOVE, AND OTHER L WORDS</w:t>
      </w:r>
    </w:p>
    <w:p w14:paraId="0000056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Justin died on an unusually cool fall day.</w:t>
      </w:r>
    </w:p>
    <w:p w14:paraId="0000056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was sudden and inexplicable. The officials didn’t know why his heart suddenly stopped beating. </w:t>
      </w:r>
      <w:r>
        <w:rPr>
          <w:rFonts w:ascii="Times New Roman" w:eastAsia="Times New Roman" w:hAnsi="Times New Roman" w:cs="Times New Roman"/>
          <w:i/>
          <w:iCs/>
        </w:rPr>
        <w:t>Or so they said.</w:t>
      </w:r>
      <w:r>
        <w:rPr>
          <w:rFonts w:ascii="Times New Roman" w:eastAsia="Times New Roman" w:hAnsi="Times New Roman" w:cs="Times New Roman"/>
        </w:rPr>
        <w:t xml:space="preserve"> I trusted nobody at that point, and the inexplicability of it made me suspect that he’d been killed.</w:t>
      </w:r>
    </w:p>
    <w:p w14:paraId="0000056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After my break, the blog returned, and shortly after, I published a collection of writings. “The Prophet’s Manifesto,” as my readers called it, was published a few weeks before Justin’s death. The book was a collection of prophecies, combined with poetry and philosophical musings. Evan and his people took the pages and published them on the dark web.</w:t>
      </w:r>
    </w:p>
    <w:p w14:paraId="0000056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the most direct and outspoken publication I’d written. It was pointedly specific in its accusations and revelations about the technocrats and secret government agencies. No metaphors, no stories. I was still anonymous and felt protected in the dark web. I didn’t hesitate. I knew it needed to be done.</w:t>
      </w:r>
    </w:p>
    <w:p w14:paraId="0000056C" w14:textId="77777777" w:rsidR="00847A31" w:rsidRDefault="00000000">
      <w:pPr>
        <w:spacing w:line="480" w:lineRule="auto"/>
        <w:ind w:firstLine="720"/>
        <w:rPr>
          <w:rFonts w:ascii="Times New Roman" w:eastAsia="Times New Roman" w:hAnsi="Times New Roman" w:cs="Times New Roman"/>
        </w:rPr>
      </w:pPr>
      <w:commentRangeStart w:id="146"/>
      <w:r>
        <w:rPr>
          <w:rFonts w:ascii="Times New Roman" w:eastAsia="Times New Roman" w:hAnsi="Times New Roman" w:cs="Times New Roman"/>
        </w:rPr>
        <w:t>Then Justin died.</w:t>
      </w:r>
    </w:p>
    <w:p w14:paraId="0000056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Justin’s sudden death and its immeasurable grief dredged up the feelings I’d experienced after Jacob’s departure. While I’d felt the loneliness after Jacob disappeared, I never truly mourned his loss. Now, Justin’s death threw me into deep mourning. I’d been so busy with my work, and the love I had with Justin had been enough to fill the hole left by Jacob. Then Matt came, and my heart was full.</w:t>
      </w:r>
    </w:p>
    <w:p w14:paraId="0000056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tried to make sense of Justin’s death. I felt guilty for not foreseeing it, for not asking to dream about him. Maybe I could have prevented it. I’d asked about Matt. Why not Justin? I was too involved in my work. Maybe I was too confident. </w:t>
      </w:r>
      <w:r>
        <w:rPr>
          <w:rFonts w:ascii="Times New Roman" w:eastAsia="Times New Roman" w:hAnsi="Times New Roman" w:cs="Times New Roman"/>
          <w:i/>
          <w:iCs/>
        </w:rPr>
        <w:t>I don’t know</w:t>
      </w:r>
      <w:r>
        <w:rPr>
          <w:rFonts w:ascii="Times New Roman" w:eastAsia="Times New Roman" w:hAnsi="Times New Roman" w:cs="Times New Roman"/>
        </w:rPr>
        <w:t>. I always felt he was safer than I was.</w:t>
      </w:r>
      <w:commentRangeEnd w:id="146"/>
      <w:r w:rsidR="00B31C86">
        <w:rPr>
          <w:rStyle w:val="CommentReference"/>
          <w:rFonts w:ascii="Times New Roman" w:eastAsia="Times New Roman" w:hAnsi="Times New Roman" w:cs="Times New Roman"/>
          <w:sz w:val="24"/>
          <w:szCs w:val="24"/>
        </w:rPr>
        <w:commentReference w:id="146"/>
      </w:r>
    </w:p>
    <w:p w14:paraId="0000056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I mourned. While Matt was in school, I sat silently for hours, doing nothing, and when he got home, I pretended everything was okay. Matt was surprisingly fine with things. He grieved, but he appeared to move on. While he had moments of sadness, where he cried, he didn’t wallow as I did. He had an active online social life, and even some in-person, more so than most people his age. </w:t>
      </w:r>
      <w:commentRangeStart w:id="147"/>
      <w:r>
        <w:rPr>
          <w:rFonts w:ascii="Times New Roman" w:eastAsia="Times New Roman" w:hAnsi="Times New Roman" w:cs="Times New Roman"/>
        </w:rPr>
        <w:t>He was nearly an adult and off to college next year. At least Justin died when Matt was almost a man.</w:t>
      </w:r>
      <w:commentRangeEnd w:id="147"/>
      <w:r w:rsidR="00B31C86">
        <w:rPr>
          <w:rStyle w:val="CommentReference"/>
          <w:rFonts w:ascii="Times New Roman" w:eastAsia="Times New Roman" w:hAnsi="Times New Roman" w:cs="Times New Roman"/>
          <w:sz w:val="24"/>
          <w:szCs w:val="24"/>
        </w:rPr>
        <w:commentReference w:id="147"/>
      </w:r>
    </w:p>
    <w:p w14:paraId="00000570" w14:textId="77777777" w:rsidR="00847A31" w:rsidRDefault="00000000">
      <w:pPr>
        <w:spacing w:line="480" w:lineRule="auto"/>
        <w:ind w:firstLine="720"/>
        <w:rPr>
          <w:rFonts w:ascii="Times New Roman" w:eastAsia="Times New Roman" w:hAnsi="Times New Roman" w:cs="Times New Roman"/>
        </w:rPr>
      </w:pPr>
      <w:commentRangeStart w:id="148"/>
      <w:r>
        <w:rPr>
          <w:rFonts w:ascii="Times New Roman" w:eastAsia="Times New Roman" w:hAnsi="Times New Roman" w:cs="Times New Roman"/>
        </w:rPr>
        <w:t xml:space="preserve">The moments of quiet were the worst. That’s when I mourned at my deepest, both Justin and Jacob, even Liam. They crept up slowly, the feelings of loneliness.  It wasn’t even loneliness—I wasn’t lonely—it was loss. I knew I could and would survive. I didn’t need anyone to survive. And although thoughts of Jacob would often enter the ancient landscapes of my mind, the loss of Justin was deeper. Jacob had been a distraction. While he’d helped me connect to magic places in the past, real and imagined, his words were always puzzling. Did I love him? I didn’t know that anymore. I loved as any human would love another. But he was not human. We weren’t lovers. We could never be that. Just friends. </w:t>
      </w:r>
      <w:r>
        <w:rPr>
          <w:rFonts w:ascii="Times New Roman" w:eastAsia="Times New Roman" w:hAnsi="Times New Roman" w:cs="Times New Roman"/>
          <w:i/>
          <w:iCs/>
        </w:rPr>
        <w:t>Is there an L word for friends,</w:t>
      </w:r>
      <w:r>
        <w:rPr>
          <w:rFonts w:ascii="Times New Roman" w:eastAsia="Times New Roman" w:hAnsi="Times New Roman" w:cs="Times New Roman"/>
        </w:rPr>
        <w:t xml:space="preserve"> I thought, as my mind raced through all the possible words that described my feelings. Love, loss, loneliness, longing, lingering. Certainly not lovers. </w:t>
      </w:r>
      <w:r>
        <w:rPr>
          <w:rFonts w:ascii="Times New Roman" w:eastAsia="Times New Roman" w:hAnsi="Times New Roman" w:cs="Times New Roman"/>
          <w:i/>
          <w:iCs/>
        </w:rPr>
        <w:t>Ludicrous</w:t>
      </w:r>
      <w:r>
        <w:rPr>
          <w:rFonts w:ascii="Times New Roman" w:eastAsia="Times New Roman" w:hAnsi="Times New Roman" w:cs="Times New Roman"/>
        </w:rPr>
        <w:t xml:space="preserve">. I doubted my feelings. What more could I do but continue with life, my new quest? I understood that I had to do this alone. </w:t>
      </w:r>
      <w:r>
        <w:rPr>
          <w:rFonts w:ascii="Times New Roman" w:eastAsia="Times New Roman" w:hAnsi="Times New Roman" w:cs="Times New Roman"/>
          <w:i/>
          <w:iCs/>
        </w:rPr>
        <w:t>For now.</w:t>
      </w:r>
      <w:r>
        <w:br w:type="page"/>
      </w:r>
      <w:commentRangeEnd w:id="148"/>
      <w:r w:rsidR="00B31C86">
        <w:rPr>
          <w:rStyle w:val="CommentReference"/>
          <w:rFonts w:ascii="Times New Roman" w:eastAsia="Times New Roman" w:hAnsi="Times New Roman" w:cs="Times New Roman"/>
          <w:sz w:val="24"/>
          <w:szCs w:val="24"/>
        </w:rPr>
        <w:commentReference w:id="148"/>
      </w:r>
    </w:p>
    <w:p w14:paraId="00000571"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MANIFESTO</w:t>
      </w:r>
    </w:p>
    <w:p w14:paraId="0000057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My manifesto spread quickly over the dark web. The writings were downloaded and shared thousands of times. </w:t>
      </w:r>
      <w:r>
        <w:rPr>
          <w:rFonts w:ascii="Times New Roman" w:eastAsia="Times New Roman" w:hAnsi="Times New Roman" w:cs="Times New Roman"/>
          <w:i/>
          <w:iCs/>
        </w:rPr>
        <w:t>Thousands. Who are these people?</w:t>
      </w:r>
      <w:r>
        <w:rPr>
          <w:rFonts w:ascii="Times New Roman" w:eastAsia="Times New Roman" w:hAnsi="Times New Roman" w:cs="Times New Roman"/>
        </w:rPr>
        <w:t xml:space="preserve"> I thought the rebellion was a small group of people with abilities. Perhaps it included others. Perhaps some who were simply observing. </w:t>
      </w:r>
      <w:commentRangeStart w:id="149"/>
      <w:r>
        <w:rPr>
          <w:rFonts w:ascii="Times New Roman" w:eastAsia="Times New Roman" w:hAnsi="Times New Roman" w:cs="Times New Roman"/>
        </w:rPr>
        <w:t xml:space="preserve">Would they join us? </w:t>
      </w:r>
      <w:commentRangeEnd w:id="149"/>
      <w:r w:rsidR="00B31C86">
        <w:rPr>
          <w:rStyle w:val="CommentReference"/>
          <w:rFonts w:ascii="Times New Roman" w:eastAsia="Times New Roman" w:hAnsi="Times New Roman" w:cs="Times New Roman"/>
          <w:sz w:val="24"/>
          <w:szCs w:val="24"/>
        </w:rPr>
        <w:commentReference w:id="149"/>
      </w:r>
      <w:r>
        <w:rPr>
          <w:rFonts w:ascii="Times New Roman" w:eastAsia="Times New Roman" w:hAnsi="Times New Roman" w:cs="Times New Roman"/>
        </w:rPr>
        <w:t xml:space="preserve">I knew they were frightened. I understood their fears because I still had moments of apprehension. But I was committed to talking myself out of that fear. It was a daily task. </w:t>
      </w:r>
    </w:p>
    <w:p w14:paraId="0000057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popularity of the manifesto was on my mind when I went to meet Evan. I hadn’t seen him since Justin’s death and had ignored his last two messages. I’d dreamt but had not published anything in a few weeks. I knew what Evan wanted—the momentum needed to keep going. I didn’t want to publish anything. The manifesto depleted me, and more importantly, despite my outward bravery, I was worried. Its popularity increased the likelihood that I’d be discovered. I was certain the Leadership had noticed, and they were probably hunting for whoever wrote the “seditious” material. Nothing I’d ever written had caused so much hype. My identity was hopefully still a secret, but </w:t>
      </w:r>
      <w:r>
        <w:rPr>
          <w:rFonts w:ascii="Times New Roman" w:eastAsia="Times New Roman" w:hAnsi="Times New Roman" w:cs="Times New Roman"/>
          <w:i/>
          <w:iCs/>
        </w:rPr>
        <w:t>The Prophet</w:t>
      </w:r>
      <w:r>
        <w:rPr>
          <w:rFonts w:ascii="Times New Roman" w:eastAsia="Times New Roman" w:hAnsi="Times New Roman" w:cs="Times New Roman"/>
        </w:rPr>
        <w:t xml:space="preserve"> was everywhere. Still unknown, I was nevertheless a target and risked ever-increasing government scrutiny.</w:t>
      </w:r>
    </w:p>
    <w:p w14:paraId="0000057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Evan had changed our meeting place from the house with the blue awning to a local plant shop. I always referred to the drop off as the blue awning house. There was no address, and the first time I’d gone there, I had to ask Evan for directions. Blue and more blue. </w:t>
      </w:r>
      <w:r>
        <w:rPr>
          <w:rFonts w:ascii="Times New Roman" w:eastAsia="Times New Roman" w:hAnsi="Times New Roman" w:cs="Times New Roman"/>
          <w:i/>
          <w:iCs/>
        </w:rPr>
        <w:t>Bluer.</w:t>
      </w:r>
      <w:r>
        <w:rPr>
          <w:rFonts w:ascii="Times New Roman" w:eastAsia="Times New Roman" w:hAnsi="Times New Roman" w:cs="Times New Roman"/>
        </w:rPr>
        <w:t xml:space="preserve"> The </w:t>
      </w:r>
      <w:commentRangeStart w:id="150"/>
      <w:r>
        <w:rPr>
          <w:rFonts w:ascii="Times New Roman" w:eastAsia="Times New Roman" w:hAnsi="Times New Roman" w:cs="Times New Roman"/>
        </w:rPr>
        <w:t>Leadership had placed guards to patrol the back alleys of the old section of town, so it was no longer safe to meet there. As more and more people disappeared, what was once the neighborhood for outcasts was nearly empty. The rebels had departed, blending in with the rest of society, pretending to be normal.</w:t>
      </w:r>
      <w:commentRangeEnd w:id="150"/>
      <w:r w:rsidR="00B31C86">
        <w:rPr>
          <w:rStyle w:val="CommentReference"/>
          <w:rFonts w:ascii="Times New Roman" w:eastAsia="Times New Roman" w:hAnsi="Times New Roman" w:cs="Times New Roman"/>
          <w:sz w:val="24"/>
          <w:szCs w:val="24"/>
        </w:rPr>
        <w:commentReference w:id="150"/>
      </w:r>
    </w:p>
    <w:p w14:paraId="00000575" w14:textId="77777777" w:rsidR="00847A31" w:rsidRDefault="00000000">
      <w:pPr>
        <w:spacing w:line="480" w:lineRule="auto"/>
        <w:ind w:firstLine="720"/>
        <w:rPr>
          <w:rFonts w:ascii="Times New Roman" w:eastAsia="Times New Roman" w:hAnsi="Times New Roman" w:cs="Times New Roman"/>
        </w:rPr>
      </w:pPr>
      <w:r w:rsidRPr="008270FD">
        <w:rPr>
          <w:rFonts w:ascii="Times New Roman" w:eastAsia="Times New Roman" w:hAnsi="Times New Roman" w:cs="Times New Roman"/>
        </w:rPr>
        <w:lastRenderedPageBreak/>
        <w:t>The plant shop was ideal since there were fewer cameras. I didn’t need nor want a plant, but I pretended to shop for one while I waited for Evan.</w:t>
      </w:r>
    </w:p>
    <w:p w14:paraId="0000057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“Is this plant hardy?” I asked the bot attendant.</w:t>
      </w:r>
    </w:p>
    <w:p w14:paraId="0000057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“Yes, they are all hardy and will survive in any environment,” it replied.</w:t>
      </w:r>
    </w:p>
    <w:p w14:paraId="0000057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Stupid question. I should have known that.</w:t>
      </w:r>
    </w:p>
    <w:p w14:paraId="0000057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quickly grabbed the smallest one I could find, a “Moon Cactus,” paid for it in cash, and went outside to meet Evan.</w:t>
      </w:r>
    </w:p>
    <w:p w14:paraId="0000057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arrived just as I exited the door, nearly bumping into me.</w:t>
      </w:r>
    </w:p>
    <w:p w14:paraId="0000057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“Smile,” he said, under his breath, “we don’t have a whole lot of time.”</w:t>
      </w:r>
    </w:p>
    <w:p w14:paraId="0000057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obediently smiled.</w:t>
      </w:r>
    </w:p>
    <w:p w14:paraId="0000057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Why aren’t you responding to my messages?</w:t>
      </w:r>
    </w:p>
    <w:p w14:paraId="0000057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“How are you?” he asked aloud.</w:t>
      </w:r>
    </w:p>
    <w:p w14:paraId="0000057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realized what he was doing.</w:t>
      </w:r>
    </w:p>
    <w:p w14:paraId="0000058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I’m still recovering. Plus, I’m scared. I don’t feel like writing. I don’t want to write.</w:t>
      </w:r>
    </w:p>
    <w:p w14:paraId="0000058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good. But I have to run. Nice to see you though,” I said.</w:t>
      </w:r>
    </w:p>
    <w:p w14:paraId="00000582" w14:textId="77777777" w:rsidR="00847A31" w:rsidRDefault="00000000">
      <w:pPr>
        <w:spacing w:line="480" w:lineRule="auto"/>
        <w:ind w:firstLine="720"/>
        <w:rPr>
          <w:rFonts w:ascii="Times New Roman" w:eastAsia="Times New Roman" w:hAnsi="Times New Roman" w:cs="Times New Roman"/>
          <w:i/>
          <w:iCs/>
        </w:rPr>
      </w:pPr>
      <w:commentRangeStart w:id="151"/>
      <w:r>
        <w:rPr>
          <w:rFonts w:ascii="Times New Roman" w:eastAsia="Times New Roman" w:hAnsi="Times New Roman" w:cs="Times New Roman"/>
          <w:i/>
          <w:iCs/>
        </w:rPr>
        <w:t>We need you, we’re at a critical point. We’ve lost a lot of people. I need you to ask specific questions in your dreams. We need answers.</w:t>
      </w:r>
    </w:p>
    <w:p w14:paraId="0000058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kind of plant is that?” he asked.</w:t>
      </w:r>
    </w:p>
    <w:p w14:paraId="0000058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desperate to leave. I didn’t want to dream for him, for the rebellion. Not now.</w:t>
      </w:r>
    </w:p>
    <w:p w14:paraId="0000058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“It’s a cactus,” I replied, forcing a fake smile.</w:t>
      </w:r>
    </w:p>
    <w:p w14:paraId="00000586"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Please. There’s a traitor, someone is working with the government, and we need to know who it is. It’s vital.</w:t>
      </w:r>
      <w:commentRangeEnd w:id="151"/>
      <w:r w:rsidR="008270FD">
        <w:rPr>
          <w:rStyle w:val="CommentReference"/>
          <w:rFonts w:ascii="Times New Roman" w:eastAsia="Times New Roman" w:hAnsi="Times New Roman" w:cs="Times New Roman"/>
          <w:i/>
          <w:iCs/>
          <w:sz w:val="24"/>
          <w:szCs w:val="24"/>
        </w:rPr>
        <w:commentReference w:id="151"/>
      </w:r>
    </w:p>
    <w:p w14:paraId="0000058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didn’t want to help, but I also didn’t want the rebellion to fall apart. I told him I would think about it.</w:t>
      </w:r>
    </w:p>
    <w:p w14:paraId="0000058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“Bye. Nice to see you!” I said as I hopped into a taxi.</w:t>
      </w:r>
    </w:p>
    <w:p w14:paraId="00000589" w14:textId="77777777" w:rsidR="00847A31" w:rsidRDefault="00000000">
      <w:pPr>
        <w:rPr>
          <w:rFonts w:ascii="Times New Roman" w:eastAsia="Times New Roman" w:hAnsi="Times New Roman" w:cs="Times New Roman"/>
        </w:rPr>
      </w:pPr>
      <w:r>
        <w:br w:type="page"/>
      </w:r>
    </w:p>
    <w:p w14:paraId="0000058A"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RELIGION OF SPIRITUALITY</w:t>
      </w:r>
    </w:p>
    <w:p w14:paraId="0000058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As much as I didn’t want to, I knew I needed to help Evan. I fought against it for a long time, even as my dreams spilled over into real life at an alarming rate. Many visions came to me when I was awake, and I’d also become very good at deciphering truths.  I could tell when a news headline was false. While I didn’t know where the lies were buried, the words and tone didn’t </w:t>
      </w:r>
      <w:r>
        <w:rPr>
          <w:rFonts w:ascii="Times New Roman" w:eastAsia="Times New Roman" w:hAnsi="Times New Roman" w:cs="Times New Roman"/>
          <w:i/>
          <w:iCs/>
          <w:color w:val="000000"/>
        </w:rPr>
        <w:t>feel</w:t>
      </w:r>
      <w:r>
        <w:rPr>
          <w:rFonts w:ascii="Times New Roman" w:eastAsia="Times New Roman" w:hAnsi="Times New Roman" w:cs="Times New Roman"/>
          <w:color w:val="000000"/>
        </w:rPr>
        <w:t xml:space="preserve"> right. I knew they were lies. Sometimes, people would speak, either on the screen or in real life, and I could tell they were hiding something. I could see through all the lies.</w:t>
      </w:r>
    </w:p>
    <w:p w14:paraId="0000058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forced myself to dream, for the sake of the rebellion.</w:t>
      </w:r>
    </w:p>
    <w:p w14:paraId="0000058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But I didn’t need to dream. The answer just came to me when I was awake.</w:t>
      </w:r>
    </w:p>
    <w:p w14:paraId="0000058E" w14:textId="77777777" w:rsidR="00847A31" w:rsidRDefault="00000000">
      <w:pPr>
        <w:spacing w:line="480" w:lineRule="auto"/>
        <w:ind w:firstLine="720"/>
        <w:rPr>
          <w:rFonts w:ascii="Times New Roman" w:eastAsia="Times New Roman" w:hAnsi="Times New Roman" w:cs="Times New Roman"/>
        </w:rPr>
      </w:pPr>
      <w:commentRangeStart w:id="152"/>
      <w:r>
        <w:rPr>
          <w:rFonts w:ascii="Times New Roman" w:eastAsia="Times New Roman" w:hAnsi="Times New Roman" w:cs="Times New Roman"/>
        </w:rPr>
        <w:t>Teal. A name I didn’t know.</w:t>
      </w:r>
    </w:p>
    <w:p w14:paraId="0000058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long time ago, people with abilities embraced a movement called spirituality. </w:t>
      </w:r>
      <w:commentRangeEnd w:id="152"/>
      <w:r w:rsidR="008270FD">
        <w:rPr>
          <w:rStyle w:val="CommentReference"/>
          <w:rFonts w:ascii="Times New Roman" w:eastAsia="Times New Roman" w:hAnsi="Times New Roman" w:cs="Times New Roman"/>
          <w:sz w:val="24"/>
          <w:szCs w:val="24"/>
        </w:rPr>
        <w:commentReference w:id="152"/>
      </w:r>
      <w:r>
        <w:rPr>
          <w:rFonts w:ascii="Times New Roman" w:eastAsia="Times New Roman" w:hAnsi="Times New Roman" w:cs="Times New Roman"/>
        </w:rPr>
        <w:t>Spirituality was free of many of the constraints found in organized religion. Religion was rigid and restrictive, a dogma-infused institution where people were condemned for non-conformity. The leaders of most religions called people with abilities pagan or evil. Spirituality welcomed everyone, and many flocked to it in acceptance and love. Many of its followers were people with abilities, cast out by religion.</w:t>
      </w:r>
    </w:p>
    <w:p w14:paraId="0000059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spirituality’s popularity grew, self-proclaimed gurus and prophets appeared, promising enlightenment and ascension by articulating false truths. They created organizations, selling books and enlightenment coaching, and invented strict rules. They believed themselves disciples of the Universe. Many blindly followed them, searching for hope and community in a world that was shifting to darkness. War, corruption, tyranny. The rise of the internet. Lies and misinformation. Many spent thousands of dollars on coaching and spiritual readings given by those pretending to have abilities. They looked for answers, hoping to be “saved.”</w:t>
      </w:r>
    </w:p>
    <w:p w14:paraId="0000059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Spirituality became intertwined with AI, as gurus created apps and used AI to create inspiring “sermons.” Once a practice where freedom and individuality existed, spirituality had become corrupted. Each guru proclaimed themselves the one true prophet, promising their path was the right path. Their monetary wealth increased as their followers invested money in their corporations.</w:t>
      </w:r>
    </w:p>
    <w:p w14:paraId="0000059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Spirituality, once a practice that advocated and allowed anyone to become enlightened, became just like any other religion. If you didn’t believe what was preached, you were outcast.</w:t>
      </w:r>
    </w:p>
    <w:p w14:paraId="0000059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gurus began disparaging each other, and accusations flew back and forth. They accused each other of false beliefs, while at the same time exhibiting the exact behaviors they condemned. They were false, deluded narcissists who desired power and money, blaming each other for the ills of the world, while they themselves were filled with darkness.</w:t>
      </w:r>
    </w:p>
    <w:p w14:paraId="0000059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the new Leadership banned all religions, including spirituality. Science and technology became the backbone of society.</w:t>
      </w:r>
    </w:p>
    <w:p w14:paraId="0000059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All of that came to me as I sat at my desk, and I wrote it all down. It was a history I knew nothing about. Is this the answer Evan was looking for?</w:t>
      </w:r>
    </w:p>
    <w:p w14:paraId="0000059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Is there more?</w:t>
      </w:r>
      <w:r>
        <w:rPr>
          <w:rFonts w:ascii="Times New Roman" w:eastAsia="Times New Roman" w:hAnsi="Times New Roman" w:cs="Times New Roman"/>
        </w:rPr>
        <w:t xml:space="preserve"> I asked.</w:t>
      </w:r>
    </w:p>
    <w:p w14:paraId="0000059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knew there was, and I waited. </w:t>
      </w:r>
    </w:p>
    <w:p w14:paraId="0000059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Secretly, an extreme political party welcomed the gurus into their administration after winning a rigged election. The party evolved into the Leadership that exists today. People protested against the new administration, calling it oppressive and technocratic. Despite the outcry from some, nothing changed, and in fact worsened. The leaders had made a deal with the gurus to grasp control of the population. It was simple. Spirituality embodied the concepts of “letting it all go” and accepting that we had no control in life. People listened and followed the </w:t>
      </w:r>
      <w:r>
        <w:rPr>
          <w:rFonts w:ascii="Times New Roman" w:eastAsia="Times New Roman" w:hAnsi="Times New Roman" w:cs="Times New Roman"/>
        </w:rPr>
        <w:lastRenderedPageBreak/>
        <w:t>gurus when they told the masses that they needed to flow and to trust that everything would work out.</w:t>
      </w:r>
    </w:p>
    <w:p w14:paraId="0000059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leader’s power grew as the gurus gained more followers, as the people were desperate and turned to the gurus for guidance. The group drew many with abilities, and they were recruited by the government to “help bring peace.” They worked together, hand in hand, technology and spirituality, to identify and capture followers with abilities. The plan had taken shape, and science and faith worked together in what seemed an oxymoronic relationship.</w:t>
      </w:r>
    </w:p>
    <w:p w14:paraId="0000059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Eventually, the gurus disappeared. Whether they were paid off and retired to a life of luxury and anonymity, or were killed, is still unknown. Whether they were corrupt or just blinded, only they know in their hearts.</w:t>
      </w:r>
    </w:p>
    <w:p w14:paraId="0000059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wasn’t shocked by the knowledge of the takings. I just hadn’t realized how long it had been planned. Our leaders were tied to the spiritual gurus just as much as they were tied to the wealthy technocrats. Who was running our country? Were the gurus and technocrats all the same people? A piece of the puzzle was missing.</w:t>
      </w:r>
    </w:p>
    <w:p w14:paraId="0000059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Teal? I still didn’t know if he existed or how he was connected to our Leadership.</w:t>
      </w:r>
    </w:p>
    <w:p w14:paraId="0000059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was the point of this knowledge if I couldn’t identify him?</w:t>
      </w:r>
    </w:p>
    <w:p w14:paraId="0000059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He is the spy. And he’s infiltrated our rebellion. A former corrupt guru who became part of our Leadership. </w:t>
      </w:r>
    </w:p>
    <w:p w14:paraId="0000059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Even without the important detail of his identity, I knew I had to keep my promise to Evan. </w:t>
      </w:r>
    </w:p>
    <w:p w14:paraId="000005A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wish Justin could help me.</w:t>
      </w:r>
    </w:p>
    <w:p w14:paraId="000005A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he would’ve had some great ideas.</w:t>
      </w:r>
    </w:p>
    <w:p w14:paraId="000005A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felt his loss deeply.</w:t>
      </w:r>
    </w:p>
    <w:p w14:paraId="000005A3" w14:textId="77777777" w:rsidR="00847A31" w:rsidRDefault="00000000">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rPr>
        <w:lastRenderedPageBreak/>
        <w:t>And I wished I could have foreseen his death and prevented it.</w:t>
      </w:r>
    </w:p>
    <w:p w14:paraId="000005A4" w14:textId="77777777" w:rsidR="00847A31" w:rsidRDefault="00000000">
      <w:pPr>
        <w:rPr>
          <w:rFonts w:ascii="Times New Roman" w:eastAsia="Times New Roman" w:hAnsi="Times New Roman" w:cs="Times New Roman"/>
          <w:b/>
          <w:bCs/>
        </w:rPr>
      </w:pPr>
      <w:r>
        <w:br w:type="page"/>
      </w:r>
    </w:p>
    <w:p w14:paraId="000005A5" w14:textId="77777777" w:rsidR="00847A31" w:rsidRDefault="00000000">
      <w:pPr>
        <w:spacing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HARBINGERS</w:t>
      </w:r>
    </w:p>
    <w:p w14:paraId="000005A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tossed and turned in my bed. I kept thinking about Justin and my inability to foresee his death.</w:t>
      </w:r>
    </w:p>
    <w:p w14:paraId="000005A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remembered when Matt turned 12, I began to notice unexpected feelings of sadness as I went about my day. There was absolutely no reason for it. I was happy, and everything was perfect. Matt was thriving, ever curious to learn more beyond virtual school. As I was doing trivial tasks, like washing the dishes, I would suddenly feel that life was impossible, too difficult, and sadness overtook me. I was always alone when this happened, Matt and Justin out somewhere, exploring. Always alone. It was a loneliness that I could not explain. Everything was fine – I was in love, and I had a beautiful child. Life was as beautiful as it could be in our disconnected and dark world. I never told Justin about these feelings. I just continued with life, dreaming and writing.</w:t>
      </w:r>
    </w:p>
    <w:p w14:paraId="000005A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Those early feelings were harbingers, insights into what came next.</w:t>
      </w:r>
    </w:p>
    <w:p w14:paraId="000005A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Justin’s sudden, mysterious death. No illness, no accident, and his autopsy was inconclusive. I’d asked for one. At that time, inconclusiveness didn’t matter. He was dead and gone, and I was alone, grieving. He’d been my sanity, my connection to the real world, my interpreter, and supporter. I still had Matt, someone I loved, to at least give me strength to follow through with what I needed to do in the future. While Matt did not know the full extent of what was happening and what was to come, he understood that most leaders and government agencies could not be trusted. He didn’t know about my dreams until he was older.</w:t>
      </w:r>
    </w:p>
    <w:p w14:paraId="000005A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Why hadn’t I foreseen Justin’s death? I could have warned him, maybe prevented it. I had seen so many things that had come to pass—I should have seen his death. I needed his death to mean something.</w:t>
      </w:r>
    </w:p>
    <w:p w14:paraId="000005A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Those early feelings of sadness and loneliness pointed directly to the loss. It was cryptic, and I hadn’t seen it clearly.</w:t>
      </w:r>
    </w:p>
    <w:p w14:paraId="000005A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Everything happens for a reason.</w:t>
      </w:r>
      <w:r>
        <w:rPr>
          <w:rFonts w:ascii="Times New Roman" w:eastAsia="Times New Roman" w:hAnsi="Times New Roman" w:cs="Times New Roman"/>
          <w:color w:val="000000"/>
        </w:rPr>
        <w:t xml:space="preserve"> The reason was my work. They must have found out. But why him and not me? Logically, they should’ve arrested me. Knowing his death wasn’t an accident propelled me forward. There would be no more wallowing in pain. I knew what I needed to do. His death was another stepping stone to uncovering the truth.</w:t>
      </w:r>
    </w:p>
    <w:p w14:paraId="000005A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will not be silenced.</w:t>
      </w:r>
    </w:p>
    <w:p w14:paraId="000005A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 wasn’t just about me anymore. It was about the Universe, about saving humanity. Just like Jacob had told me when I was a child.</w:t>
      </w:r>
    </w:p>
    <w:p w14:paraId="000005A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just wasn’t sure I wanted that responsibility.</w:t>
      </w:r>
    </w:p>
    <w:p w14:paraId="000005B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finally drifted to sleep.</w:t>
      </w:r>
    </w:p>
    <w:p w14:paraId="000005B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on the beach, my childhood beach with the gemstones. I hadn’t been there in a long time. Would Jacob finally appear? I looked down the shoreline and saw a figure enveloped in a blue aura walking through the breaking waves.</w:t>
      </w:r>
    </w:p>
    <w:p w14:paraId="000005B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Jacob.</w:t>
      </w:r>
      <w:r>
        <w:rPr>
          <w:rFonts w:ascii="Times New Roman" w:eastAsia="Times New Roman" w:hAnsi="Times New Roman" w:cs="Times New Roman"/>
        </w:rPr>
        <w:t xml:space="preserve"> It had to be.</w:t>
      </w:r>
    </w:p>
    <w:p w14:paraId="000005B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he got closer, I realized it was Justin. He smiled and took my hand, then kissed my cheek. He reached down and picked up a blue gemstone, waved his hands over it as if casting a spell, and gently released the gemstone back to the sand. I watched as his essence was absorbed into the gemstone. Then, a wave came and washed the gemstone out to sea, to become salt and particles.</w:t>
      </w:r>
    </w:p>
    <w:p w14:paraId="000005B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woke with a sigh, a peaceful release of the all-encompassing love, as the dream softly faded. Another straightforward dream.</w:t>
      </w:r>
    </w:p>
    <w:p w14:paraId="000005B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Justin was gone, free, released, just like Jacob.</w:t>
      </w:r>
    </w:p>
    <w:p w14:paraId="000005B6" w14:textId="77777777" w:rsidR="00847A31" w:rsidRDefault="00000000">
      <w:pPr>
        <w:spacing w:line="480" w:lineRule="auto"/>
        <w:rPr>
          <w:rFonts w:ascii="Times New Roman" w:eastAsia="Times New Roman" w:hAnsi="Times New Roman" w:cs="Times New Roman"/>
        </w:rPr>
      </w:pPr>
      <w:commentRangeStart w:id="153"/>
      <w:r w:rsidRPr="002615FD">
        <w:rPr>
          <w:rFonts w:ascii="Times New Roman" w:eastAsia="Times New Roman" w:hAnsi="Times New Roman" w:cs="Times New Roman"/>
          <w:b/>
          <w:bCs/>
        </w:rPr>
        <w:lastRenderedPageBreak/>
        <w:t>MOURNING</w:t>
      </w:r>
      <w:commentRangeEnd w:id="153"/>
      <w:r w:rsidR="002615FD">
        <w:rPr>
          <w:rStyle w:val="CommentReference"/>
          <w:rFonts w:ascii="Times New Roman" w:eastAsia="Times New Roman" w:hAnsi="Times New Roman" w:cs="Times New Roman"/>
          <w:sz w:val="24"/>
          <w:szCs w:val="24"/>
        </w:rPr>
        <w:commentReference w:id="153"/>
      </w:r>
    </w:p>
    <w:p w14:paraId="000005B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had always thought we would be together for many years. </w:t>
      </w:r>
      <w:r>
        <w:rPr>
          <w:rFonts w:ascii="Times New Roman" w:eastAsia="Times New Roman" w:hAnsi="Times New Roman" w:cs="Times New Roman"/>
          <w:i/>
          <w:iCs/>
        </w:rPr>
        <w:t>Until death do us part</w:t>
      </w:r>
      <w:r>
        <w:rPr>
          <w:rFonts w:ascii="Times New Roman" w:eastAsia="Times New Roman" w:hAnsi="Times New Roman" w:cs="Times New Roman"/>
        </w:rPr>
        <w:t>. A quote from a marriage ceremony long ago. We weren’t married; civil marriage had been abolished. We were partners. And were parted by death.</w:t>
      </w:r>
    </w:p>
    <w:p w14:paraId="000005B8" w14:textId="77777777" w:rsidR="00847A31" w:rsidRDefault="00000000">
      <w:pPr>
        <w:spacing w:line="480" w:lineRule="auto"/>
        <w:ind w:firstLine="720"/>
        <w:rPr>
          <w:rFonts w:ascii="Times New Roman" w:eastAsia="Times New Roman" w:hAnsi="Times New Roman" w:cs="Times New Roman"/>
        </w:rPr>
      </w:pPr>
      <w:commentRangeStart w:id="154"/>
      <w:r>
        <w:rPr>
          <w:rFonts w:ascii="Times New Roman" w:eastAsia="Times New Roman" w:hAnsi="Times New Roman" w:cs="Times New Roman"/>
        </w:rPr>
        <w:t>I was still in shock. You’re never really ready to lose someone you love—a soulmate, whether or not you knew it was going to happen. My heart ached for Matt. He was a man, but it was still an unimaginable loss. Justin had helped me release everything that was inside me, my dreams, my visions. He believed in me. He was there for a large part of my life. Then he wasn’t. Although I knew he was at peace and finally free in the cosmos, my dream had reassured me of that, I wanted him back. That longing would never go away.</w:t>
      </w:r>
      <w:commentRangeEnd w:id="154"/>
      <w:r w:rsidR="00C15839">
        <w:rPr>
          <w:rStyle w:val="CommentReference"/>
          <w:rFonts w:ascii="Times New Roman" w:eastAsia="Times New Roman" w:hAnsi="Times New Roman" w:cs="Times New Roman"/>
          <w:sz w:val="24"/>
          <w:szCs w:val="24"/>
        </w:rPr>
        <w:commentReference w:id="154"/>
      </w:r>
    </w:p>
    <w:p w14:paraId="000005B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“I’m so sorry for your loss,” whispered a woman, a stranger, as she slowly shook her head. </w:t>
      </w:r>
    </w:p>
    <w:p w14:paraId="000005B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smiled, trying to appreciate her thoughtfulness. I had no idea who she was—probably a friend of Justin’s, from work or somewhere. I’d never met her. She was overly friendly, as if I should know who she was. She seemed fine. I checked everyone now, making sure they were safe. Not spies, not a danger.</w:t>
      </w:r>
    </w:p>
    <w:p w14:paraId="000005BB" w14:textId="77777777" w:rsidR="00847A31" w:rsidRDefault="00000000">
      <w:pPr>
        <w:spacing w:line="480" w:lineRule="auto"/>
        <w:ind w:firstLine="720"/>
        <w:rPr>
          <w:rFonts w:ascii="Times New Roman" w:eastAsia="Times New Roman" w:hAnsi="Times New Roman" w:cs="Times New Roman"/>
          <w:vertAlign w:val="superscript"/>
        </w:rPr>
      </w:pPr>
      <w:r>
        <w:rPr>
          <w:rFonts w:ascii="Times New Roman" w:eastAsia="Times New Roman" w:hAnsi="Times New Roman" w:cs="Times New Roman"/>
        </w:rPr>
        <w:t>I’d planned a small in-person memorial service. I was sure he would’ve wanted that—something low-key, just a few close friends. There were over 25 people at the service, and now, at the reception, there were too many. I just wanted to be alone.</w:t>
      </w:r>
    </w:p>
    <w:p w14:paraId="000005BC" w14:textId="77777777" w:rsidR="00847A31" w:rsidRDefault="00000000">
      <w:pPr>
        <w:spacing w:line="480" w:lineRule="auto"/>
        <w:ind w:firstLine="720"/>
        <w:rPr>
          <w:rFonts w:ascii="Times New Roman" w:eastAsia="Times New Roman" w:hAnsi="Times New Roman" w:cs="Times New Roman"/>
          <w:vertAlign w:val="superscript"/>
        </w:rPr>
      </w:pPr>
      <w:r>
        <w:rPr>
          <w:rFonts w:ascii="Times New Roman" w:eastAsia="Times New Roman" w:hAnsi="Times New Roman" w:cs="Times New Roman"/>
        </w:rPr>
        <w:t xml:space="preserve">People rarely gathered for a death, and I was surprised at how many came. Somehow, it had grown beyond the small group. </w:t>
      </w:r>
      <w:r>
        <w:rPr>
          <w:rFonts w:ascii="Times New Roman" w:eastAsia="Times New Roman" w:hAnsi="Times New Roman" w:cs="Times New Roman"/>
          <w:i/>
          <w:iCs/>
        </w:rPr>
        <w:t>Surely, they weren’t all work colleagues</w:t>
      </w:r>
      <w:r>
        <w:rPr>
          <w:rFonts w:ascii="Times New Roman" w:eastAsia="Times New Roman" w:hAnsi="Times New Roman" w:cs="Times New Roman"/>
        </w:rPr>
        <w:t xml:space="preserve">. There were a few family members. I had no idea he knew so many people. He was loved by many. </w:t>
      </w:r>
      <w:r>
        <w:rPr>
          <w:rFonts w:ascii="Times New Roman" w:eastAsia="Times New Roman" w:hAnsi="Times New Roman" w:cs="Times New Roman"/>
          <w:i/>
          <w:iCs/>
        </w:rPr>
        <w:t>And loved by me</w:t>
      </w:r>
      <w:r>
        <w:rPr>
          <w:rFonts w:ascii="Times New Roman" w:eastAsia="Times New Roman" w:hAnsi="Times New Roman" w:cs="Times New Roman"/>
        </w:rPr>
        <w:t>.</w:t>
      </w:r>
    </w:p>
    <w:p w14:paraId="000005B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saw Lisa coming toward me, one of the few mutual friends we had in the “normal” world.</w:t>
      </w:r>
    </w:p>
    <w:p w14:paraId="000005BE"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Thank God.</w:t>
      </w:r>
    </w:p>
    <w:p w14:paraId="000005B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needed to be near a friend, someone who knew both of us. </w:t>
      </w:r>
      <w:r>
        <w:rPr>
          <w:rFonts w:ascii="Times New Roman" w:eastAsia="Times New Roman" w:hAnsi="Times New Roman" w:cs="Times New Roman"/>
          <w:i/>
          <w:iCs/>
        </w:rPr>
        <w:t>Had known him. Past tense.</w:t>
      </w:r>
      <w:r>
        <w:rPr>
          <w:rFonts w:ascii="Times New Roman" w:eastAsia="Times New Roman" w:hAnsi="Times New Roman" w:cs="Times New Roman"/>
        </w:rPr>
        <w:t xml:space="preserve"> I needed to keep reminding myself.</w:t>
      </w:r>
    </w:p>
    <w:p w14:paraId="000005C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“How are you?” she said. </w:t>
      </w:r>
    </w:p>
    <w:p w14:paraId="000005C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Her familiar energy was comforting.</w:t>
      </w:r>
    </w:p>
    <w:p w14:paraId="000005C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“I’m OK. Forcing myself to be grateful. Trying to be positive. Living in the moment…” My voice trailed off. </w:t>
      </w:r>
    </w:p>
    <w:p w14:paraId="000005C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“Stop it. You don’t need to be anything. Just feel. It’s sad, a huge loss. You can be grateful later,” she replied, taking my hand.</w:t>
      </w:r>
    </w:p>
    <w:p w14:paraId="000005C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a beautiful and funny service,” she added.</w:t>
      </w:r>
    </w:p>
    <w:p w14:paraId="000005C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“Just like him,” I managed a smile, as I thought of how he would’ve planned every intricate detail.</w:t>
      </w:r>
    </w:p>
    <w:p w14:paraId="000005C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wasn’t always sure whether I wanted to know the timing of my death. I just wanted it to happen quickly, without too much time to prepare. Knowing me, I would probably compulsively obsess about it and prepare every detail, including trying to figure out my exact moment of passing. </w:t>
      </w:r>
      <w:r>
        <w:rPr>
          <w:rFonts w:ascii="Times New Roman" w:eastAsia="Times New Roman" w:hAnsi="Times New Roman" w:cs="Times New Roman"/>
          <w:i/>
          <w:iCs/>
        </w:rPr>
        <w:t>No, I would want to be surprised</w:t>
      </w:r>
      <w:r>
        <w:rPr>
          <w:rFonts w:ascii="Times New Roman" w:eastAsia="Times New Roman" w:hAnsi="Times New Roman" w:cs="Times New Roman"/>
        </w:rPr>
        <w:t>. But I had never wanted to be surprised by his death. I would’ve tried to prevent it. I wondered if I would have tried to prevent my death.</w:t>
      </w:r>
    </w:p>
    <w:p w14:paraId="000005C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Although Justin and I were the same in that we wouldn’t want to leave things cluttered and unfinished. I wouldn’t have a service, though. There was no point. Who would come? Justin? Lisa? Not those with abilities. They need to stay hidden. Mine certainly wouldn’t have been as humorous as Justin’s. He had been the funny one, and I was his adoring audience. I was </w:t>
      </w:r>
      <w:r>
        <w:rPr>
          <w:rFonts w:ascii="Times New Roman" w:eastAsia="Times New Roman" w:hAnsi="Times New Roman" w:cs="Times New Roman"/>
        </w:rPr>
        <w:lastRenderedPageBreak/>
        <w:t>the philosopher, ever trying to find the meaning of life, while he could laugh and joke about anything. Perhaps even death.</w:t>
      </w:r>
    </w:p>
    <w:p w14:paraId="000005C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Who will entertain me now? Who will support me now?</w:t>
      </w:r>
    </w:p>
    <w:p w14:paraId="000005C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“Sage,” said a male voice.</w:t>
      </w:r>
    </w:p>
    <w:p w14:paraId="000005C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turned around and saw David, Justin’s friend. They worked on many projects together over the years, and I had met him a few times. Justin often talked about him and how he was different. A thinker, a person willing to look at things from many perspectives. </w:t>
      </w:r>
      <w:r>
        <w:rPr>
          <w:rFonts w:ascii="Times New Roman" w:eastAsia="Times New Roman" w:hAnsi="Times New Roman" w:cs="Times New Roman"/>
          <w:i/>
          <w:iCs/>
        </w:rPr>
        <w:t>Had worked. Had. Had.</w:t>
      </w:r>
    </w:p>
    <w:p w14:paraId="000005C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came toward me.</w:t>
      </w:r>
    </w:p>
    <w:p w14:paraId="000005C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so very sorry. How are you?” he said.</w:t>
      </w:r>
    </w:p>
    <w:p w14:paraId="000005C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slowly shook my head up and down, indicating that I was fine. Inside, I was broken and alone. The love of my life was gone.</w:t>
      </w:r>
    </w:p>
    <w:p w14:paraId="000005C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looked me straight in the eye, as if trying to see for himself if I was actually OK.</w:t>
      </w:r>
    </w:p>
    <w:p w14:paraId="000005C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“Do you need anything?” he asked.</w:t>
      </w:r>
    </w:p>
    <w:p w14:paraId="000005D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“Thanks, David. I’m OK. Well, sort of OK. I’ll be fine,” I replied, a little unsteadily.</w:t>
      </w:r>
    </w:p>
    <w:p w14:paraId="000005D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looked at Lisa.</w:t>
      </w:r>
    </w:p>
    <w:p w14:paraId="000005D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David,” he said.</w:t>
      </w:r>
    </w:p>
    <w:p w14:paraId="000005D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“Lisa,” she replied.</w:t>
      </w:r>
    </w:p>
    <w:p w14:paraId="000005D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Funny, I thought they had met before. Hadn’t they been at one of our rare dinner parties together? I tried to remember, thinking back to our gatherings of friends. I couldn’t recollect if they had ever been at our house at the same time.</w:t>
      </w:r>
    </w:p>
    <w:p w14:paraId="000005D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It doesn’t matter.</w:t>
      </w:r>
      <w:r>
        <w:rPr>
          <w:rFonts w:ascii="Times New Roman" w:eastAsia="Times New Roman" w:hAnsi="Times New Roman" w:cs="Times New Roman"/>
        </w:rPr>
        <w:t xml:space="preserve"> There would be no more dinner parties.</w:t>
      </w:r>
    </w:p>
    <w:p w14:paraId="000005D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Lisa looked at me and nodded.</w:t>
      </w:r>
    </w:p>
    <w:p w14:paraId="000005D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“I’ll talk to you later,” she whispered.</w:t>
      </w:r>
    </w:p>
    <w:p w14:paraId="000005D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sensed several strangers looking at me, eager to talk; I could see their eyes following me, but I focused my attention on David. I didn’t feel like having small talk. I only wanted to talk to those who knew Justin as well as I did.</w:t>
      </w:r>
    </w:p>
    <w:p w14:paraId="000005D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sensed David’s sadness. It felt real. His grief was not just pity for my loss, but for his loss of a life-long friend.</w:t>
      </w:r>
    </w:p>
    <w:p w14:paraId="000005D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Thank you,” I said, with a smile. Sadness mixed with gratitude for having him nearby. He understood Justin as well as I did.</w:t>
      </w:r>
    </w:p>
    <w:p w14:paraId="000005D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sorry, but I have to go,” he said, “I just wanted to check in.”</w:t>
      </w:r>
    </w:p>
    <w:p w14:paraId="000005D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“That’s okay,” I answered, wishing he could stay longer. I felt comforted by his presence.</w:t>
      </w:r>
    </w:p>
    <w:p w14:paraId="000005D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“May I?” he asked, pointing at my hand.</w:t>
      </w:r>
    </w:p>
    <w:p w14:paraId="000005D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held my hand and spoke again.</w:t>
      </w:r>
    </w:p>
    <w:p w14:paraId="000005DF" w14:textId="77777777" w:rsidR="00847A31" w:rsidRDefault="00000000">
      <w:pPr>
        <w:spacing w:line="480" w:lineRule="auto"/>
        <w:ind w:firstLine="720"/>
        <w:rPr>
          <w:rFonts w:ascii="Times New Roman" w:eastAsia="Times New Roman" w:hAnsi="Times New Roman" w:cs="Times New Roman"/>
        </w:rPr>
      </w:pPr>
      <w:commentRangeStart w:id="155"/>
      <w:r>
        <w:rPr>
          <w:rFonts w:ascii="Times New Roman" w:eastAsia="Times New Roman" w:hAnsi="Times New Roman" w:cs="Times New Roman"/>
        </w:rPr>
        <w:t>“Please reach out if you need anything. I’ll check in on you if you don’t.”</w:t>
      </w:r>
    </w:p>
    <w:p w14:paraId="000005E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he was true to his word.</w:t>
      </w:r>
      <w:r>
        <w:br w:type="page"/>
      </w:r>
      <w:commentRangeEnd w:id="155"/>
      <w:r w:rsidR="002615FD">
        <w:rPr>
          <w:rStyle w:val="CommentReference"/>
          <w:rFonts w:ascii="Times New Roman" w:eastAsia="Times New Roman" w:hAnsi="Times New Roman" w:cs="Times New Roman"/>
          <w:sz w:val="24"/>
          <w:szCs w:val="24"/>
        </w:rPr>
        <w:commentReference w:id="155"/>
      </w:r>
    </w:p>
    <w:p w14:paraId="000005E1"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LOST PURPOSE</w:t>
      </w:r>
    </w:p>
    <w:p w14:paraId="000005E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For a short time after Justin’s death, I felt like I had lost my purpose. I didn’t want to see anyone, and I didn’t want to write. We had shared a joint mission, helping people to see through the lies. Artificial intelligence, technocrats. It had started to come together before his death. There was no god in machines. We worshipped equality, love, and truth. He helped me publish. He understood the meaning of our shared vision.</w:t>
      </w:r>
    </w:p>
    <w:p w14:paraId="000005E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Although I’d been fearful at times, I really hadn’t felt it so fully as I did until after his death. I was lost in my own world in many ways, trying to decipher the messages I had been receiving for many years, as well as the meaning of his death. Multiple journals, with confusing messages from the Universe. I didn’t always know what they meant. Many dreams about computers and being stuck in loops, or computers taking over my dreams and my life, a complete loss of control. I knew the sinister messages that were coming through were about humanity. But Justin always helped me interpret everything.</w:t>
      </w:r>
    </w:p>
    <w:p w14:paraId="000005E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Sometimes I would receive those vague messages, and they would, in turn, lead me to the dark web, where I would search for the obscure and unknown words I heard in my dreams.</w:t>
      </w:r>
      <w:commentRangeStart w:id="156"/>
      <w:r>
        <w:rPr>
          <w:rFonts w:ascii="Times New Roman" w:eastAsia="Times New Roman" w:hAnsi="Times New Roman" w:cs="Times New Roman"/>
        </w:rPr>
        <w:t xml:space="preserve"> I would gain some understanding and interpret them figuratively. Never literally—that would be too much. Dreaming about a computer program that suddenly changed the motion of time and made my life move too fast was simply me wanting things to speed up, not being patient enough. If you mess with things and try to make them happen, it messes up the divine plan. Or seeing the face of a robot in my dream. I thought it was telling me not to be robotic, but to just feel and be. Not to follow the masses. </w:t>
      </w:r>
    </w:p>
    <w:p w14:paraId="000005E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Justin explained in depth to me the threats behind our Leadership’s use of AI, the much bigger picture that very few saw. I understood my dreams and their meaning. The threat was </w:t>
      </w:r>
      <w:r>
        <w:rPr>
          <w:rFonts w:ascii="Times New Roman" w:eastAsia="Times New Roman" w:hAnsi="Times New Roman" w:cs="Times New Roman"/>
        </w:rPr>
        <w:lastRenderedPageBreak/>
        <w:t>significant. The loss of abilities? That seemed possible. Could the AI take over and basically “delete” the gifts? The loss of the soul as AI became conscious. The soul would lose its meaning. And our connection to the cosmos. Our subconscious replicated. A lot had been lost already.</w:t>
      </w:r>
    </w:p>
    <w:p w14:paraId="000005E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had talked about the AI programming to predict the future. Did anyone care about the future? What about the soul? Perhaps it would lose its meaning. We’d be adrift, without a moral compass. Just an inhuman guide, telling us what to do, based on data and possibility. Our corrupt government would have complete control and perhaps take over the world. And what would we become, us humans? AI made it too easy—a spiritual bypass of sorts—people trying to reach the higher planes without knowledge or understanding of what it meant to be truly connected to the Universe.</w:t>
      </w:r>
      <w:commentRangeEnd w:id="156"/>
      <w:r w:rsidR="00C91499">
        <w:rPr>
          <w:rStyle w:val="CommentReference"/>
          <w:rFonts w:ascii="Times New Roman" w:eastAsia="Times New Roman" w:hAnsi="Times New Roman" w:cs="Times New Roman"/>
          <w:sz w:val="24"/>
          <w:szCs w:val="24"/>
        </w:rPr>
        <w:commentReference w:id="156"/>
      </w:r>
    </w:p>
    <w:p w14:paraId="000005E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fearful of being caught. I was in mourning and oblivious.</w:t>
      </w:r>
    </w:p>
    <w:p w14:paraId="000005E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Without Justin, I was alone, trying to muddle through my dreams and the state of things in the world.</w:t>
      </w:r>
    </w:p>
    <w:p w14:paraId="000005E9" w14:textId="77777777" w:rsidR="00847A31" w:rsidRDefault="00000000">
      <w:pPr>
        <w:rPr>
          <w:rFonts w:ascii="Times New Roman" w:eastAsia="Times New Roman" w:hAnsi="Times New Roman" w:cs="Times New Roman"/>
        </w:rPr>
      </w:pPr>
      <w:r>
        <w:br w:type="page"/>
      </w:r>
    </w:p>
    <w:p w14:paraId="000005EA"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DAVID</w:t>
      </w:r>
    </w:p>
    <w:p w14:paraId="000005E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and I were living together within six months of Justin’s death. It felt right for both of us, as if it was part of a plan. I was sure some thought I chose him for comfort, which wasn’t true. While I did feel comfortable in his presence, it was much more than that. He was brilliant and complemented my work, if it could even be called that. “Work.” I wasn’t getting paid, but it was important. And so was my relationship with David. It completely surprised me that we meshed so well together from the moment we first met for coffee.</w:t>
      </w:r>
    </w:p>
    <w:p w14:paraId="000005E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 how have you been?” David asked.</w:t>
      </w:r>
    </w:p>
    <w:p w14:paraId="000005E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were the only two people sitting in the garden of the coffee shop. Fewer people were out and about lately. I wondered why.</w:t>
      </w:r>
    </w:p>
    <w:p w14:paraId="000005E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fine,” I lied.</w:t>
      </w:r>
    </w:p>
    <w:p w14:paraId="000005E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“Fine?” he looked at me. I could tell by the tone in his voice that he didn’t believe me.</w:t>
      </w:r>
    </w:p>
    <w:p w14:paraId="000005F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as well as can be expected,” I said, in a polite, British accent.</w:t>
      </w:r>
    </w:p>
    <w:p w14:paraId="000005F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mean anything by it; I was just trying to make a joke. Probably a bad joke, but I was trying.</w:t>
      </w:r>
    </w:p>
    <w:p w14:paraId="000005F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Surprisingly, he laughed.</w:t>
      </w:r>
    </w:p>
    <w:p w14:paraId="000005F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It wasn’t even that funny</w:t>
      </w:r>
      <w:r>
        <w:rPr>
          <w:rFonts w:ascii="Times New Roman" w:eastAsia="Times New Roman" w:hAnsi="Times New Roman" w:cs="Times New Roman"/>
        </w:rPr>
        <w:t>.</w:t>
      </w:r>
    </w:p>
    <w:p w14:paraId="000005F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funny,” he stated.</w:t>
      </w:r>
    </w:p>
    <w:p w14:paraId="000005F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almost sounded like he was replying to my thoughts. </w:t>
      </w:r>
      <w:r>
        <w:rPr>
          <w:rFonts w:ascii="Times New Roman" w:eastAsia="Times New Roman" w:hAnsi="Times New Roman" w:cs="Times New Roman"/>
          <w:i/>
          <w:iCs/>
        </w:rPr>
        <w:t>Now that’s funny, but not funny ha ha</w:t>
      </w:r>
      <w:r>
        <w:rPr>
          <w:rFonts w:ascii="Times New Roman" w:eastAsia="Times New Roman" w:hAnsi="Times New Roman" w:cs="Times New Roman"/>
        </w:rPr>
        <w:t>.</w:t>
      </w:r>
    </w:p>
    <w:p w14:paraId="000005F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That’s because I am</w:t>
      </w:r>
      <w:r>
        <w:rPr>
          <w:rFonts w:ascii="Times New Roman" w:eastAsia="Times New Roman" w:hAnsi="Times New Roman" w:cs="Times New Roman"/>
        </w:rPr>
        <w:t>, he said.</w:t>
      </w:r>
    </w:p>
    <w:p w14:paraId="000005F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didn’t speak out loud. His words were in my head.</w:t>
      </w:r>
    </w:p>
    <w:p w14:paraId="000005F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David</w:t>
      </w:r>
      <w:r>
        <w:rPr>
          <w:rFonts w:ascii="Times New Roman" w:eastAsia="Times New Roman" w:hAnsi="Times New Roman" w:cs="Times New Roman"/>
        </w:rPr>
        <w:t>, I said.</w:t>
      </w:r>
    </w:p>
    <w:p w14:paraId="000005F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lastRenderedPageBreak/>
        <w:t>Sage</w:t>
      </w:r>
      <w:r>
        <w:rPr>
          <w:rFonts w:ascii="Times New Roman" w:eastAsia="Times New Roman" w:hAnsi="Times New Roman" w:cs="Times New Roman"/>
        </w:rPr>
        <w:t>, he replied, with a smile on his face.</w:t>
      </w:r>
    </w:p>
    <w:p w14:paraId="000005F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bent forward and whispered, “You can read my mind. You’re a telepath.”</w:t>
      </w:r>
    </w:p>
    <w:p w14:paraId="000005F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nodded.</w:t>
      </w:r>
    </w:p>
    <w:p w14:paraId="000005FC" w14:textId="77777777" w:rsidR="00847A31" w:rsidRDefault="00000000">
      <w:pPr>
        <w:spacing w:line="480" w:lineRule="auto"/>
        <w:ind w:firstLine="720"/>
        <w:rPr>
          <w:rFonts w:ascii="Times New Roman" w:eastAsia="Times New Roman" w:hAnsi="Times New Roman" w:cs="Times New Roman"/>
        </w:rPr>
      </w:pPr>
      <w:commentRangeStart w:id="157"/>
      <w:r>
        <w:rPr>
          <w:rFonts w:ascii="Times New Roman" w:eastAsia="Times New Roman" w:hAnsi="Times New Roman" w:cs="Times New Roman"/>
        </w:rPr>
        <w:t>That’s why he felt so comfortable. I was probably reading his mind without knowing it when we met at the funeral. We had an empathic connection that only two telepaths could have, especially two telepaths that were closely bound by love. I’d read about it somewhere, but wasn’t sure if it really existed.</w:t>
      </w:r>
      <w:commentRangeEnd w:id="157"/>
      <w:r w:rsidR="00E53981">
        <w:rPr>
          <w:rStyle w:val="CommentReference"/>
          <w:rFonts w:ascii="Times New Roman" w:eastAsia="Times New Roman" w:hAnsi="Times New Roman" w:cs="Times New Roman"/>
          <w:sz w:val="24"/>
          <w:szCs w:val="24"/>
        </w:rPr>
        <w:commentReference w:id="157"/>
      </w:r>
    </w:p>
    <w:p w14:paraId="000005F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Until that moment.</w:t>
      </w:r>
    </w:p>
    <w:p w14:paraId="000005F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Everything just came together after the coffee. The instant connection, the ease of understanding. Matt was already in his first year of college, and he was not upset. He smiled when I told him about David. </w:t>
      </w:r>
      <w:r>
        <w:rPr>
          <w:rFonts w:ascii="Times New Roman" w:eastAsia="Times New Roman" w:hAnsi="Times New Roman" w:cs="Times New Roman"/>
          <w:i/>
          <w:iCs/>
        </w:rPr>
        <w:t>Good,</w:t>
      </w:r>
      <w:r>
        <w:rPr>
          <w:rFonts w:ascii="Times New Roman" w:eastAsia="Times New Roman" w:hAnsi="Times New Roman" w:cs="Times New Roman"/>
        </w:rPr>
        <w:t xml:space="preserve"> he’d said. </w:t>
      </w:r>
      <w:r>
        <w:rPr>
          <w:rFonts w:ascii="Times New Roman" w:eastAsia="Times New Roman" w:hAnsi="Times New Roman" w:cs="Times New Roman"/>
          <w:i/>
          <w:iCs/>
        </w:rPr>
        <w:t xml:space="preserve">I’m happy for you. You need </w:t>
      </w:r>
      <w:commentRangeStart w:id="158"/>
      <w:r>
        <w:rPr>
          <w:rFonts w:ascii="Times New Roman" w:eastAsia="Times New Roman" w:hAnsi="Times New Roman" w:cs="Times New Roman"/>
          <w:i/>
          <w:iCs/>
        </w:rPr>
        <w:t>companionship</w:t>
      </w:r>
      <w:commentRangeEnd w:id="158"/>
      <w:r w:rsidR="00C91499">
        <w:rPr>
          <w:rStyle w:val="CommentReference"/>
          <w:rFonts w:ascii="Times New Roman" w:eastAsia="Times New Roman" w:hAnsi="Times New Roman" w:cs="Times New Roman"/>
          <w:i/>
          <w:iCs/>
          <w:sz w:val="24"/>
          <w:szCs w:val="24"/>
        </w:rPr>
        <w:commentReference w:id="158"/>
      </w:r>
      <w:r>
        <w:rPr>
          <w:rFonts w:ascii="Times New Roman" w:eastAsia="Times New Roman" w:hAnsi="Times New Roman" w:cs="Times New Roman"/>
          <w:i/>
          <w:iCs/>
        </w:rPr>
        <w:t>.</w:t>
      </w:r>
    </w:p>
    <w:p w14:paraId="000005FF" w14:textId="77777777" w:rsidR="00847A31" w:rsidRDefault="00000000">
      <w:pPr>
        <w:rPr>
          <w:rFonts w:ascii="Times New Roman" w:eastAsia="Times New Roman" w:hAnsi="Times New Roman" w:cs="Times New Roman"/>
        </w:rPr>
      </w:pPr>
      <w:r>
        <w:br w:type="page"/>
      </w:r>
    </w:p>
    <w:p w14:paraId="00000600"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CHANGES</w:t>
      </w:r>
    </w:p>
    <w:p w14:paraId="0000060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and I settled into our new lives. I told him about my writing and the rebels, about Sophie, Evan, and the countless unnamed others who were fighting for freedom. He said he knew a bit about the rebellion and the disappearances. He sometimes read the news on the dark web, just to get a balanced view.</w:t>
      </w:r>
    </w:p>
    <w:p w14:paraId="0000060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told him about Sophie’s disappearance and how I hoped she was alive and safe. There was nothing I could do, and nobody seemed to know very much. Or maybe I was out of that loop. I wasn’t a true insider, not really a part of the group. I understood that. I knew the hackers, but I had no idea what other roles people played. Looking from the outside, it seemed to be a battle of words. I realized I knew nothing about the rebels and what they were doing to protect themselves, to protect us, to change the world. If I did nothing, would it matter?</w:t>
      </w:r>
    </w:p>
    <w:p w14:paraId="0000060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At dinner one night, I turned to David, “It’s time to get more involved.”</w:t>
      </w:r>
    </w:p>
    <w:p w14:paraId="0000060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pulled him toward my computer screen, where I’d been researching.</w:t>
      </w:r>
    </w:p>
    <w:p w14:paraId="0000060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“Look,” I pointed. I didn’t speak but instead showed him the list of missing people.</w:t>
      </w:r>
    </w:p>
    <w:p w14:paraId="0000060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few years ago, there were fewer than 30 on the missing list. Now, the list had grown to thousands, maybe hundreds of thousands, because not everyone who went missing was reported. And that was just one forum in the dark web, a list of missing people with abilities. I knew there were probably far more.</w:t>
      </w:r>
    </w:p>
    <w:p w14:paraId="0000060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Maybe normal people had also been taken; perhaps they criticized the government publicly or acted to initiate change. </w:t>
      </w:r>
    </w:p>
    <w:p w14:paraId="0000060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There was so much we didn’t know. Some people returned, and some had implants behind their ears, just like Sophie in my dream. And they couldn’t be removed, I’d heard, because they were woven into parts of the brain. But was that true? I had no idea. The implants </w:t>
      </w:r>
      <w:r>
        <w:rPr>
          <w:rFonts w:ascii="Times New Roman" w:eastAsia="Times New Roman" w:hAnsi="Times New Roman" w:cs="Times New Roman"/>
        </w:rPr>
        <w:lastRenderedPageBreak/>
        <w:t>were discovered to be not only GPS trackers, which is what most of the people presumed</w:t>
      </w:r>
      <w:commentRangeStart w:id="159"/>
      <w:r>
        <w:rPr>
          <w:rFonts w:ascii="Times New Roman" w:eastAsia="Times New Roman" w:hAnsi="Times New Roman" w:cs="Times New Roman"/>
        </w:rPr>
        <w:t>, but they were also able to log and report thoughts and emotions, as well as when and how abilities were used.</w:t>
      </w:r>
      <w:commentRangeEnd w:id="159"/>
      <w:r w:rsidR="002E3052">
        <w:rPr>
          <w:rStyle w:val="CommentReference"/>
          <w:rFonts w:ascii="Times New Roman" w:eastAsia="Times New Roman" w:hAnsi="Times New Roman" w:cs="Times New Roman"/>
          <w:sz w:val="24"/>
          <w:szCs w:val="24"/>
        </w:rPr>
        <w:commentReference w:id="159"/>
      </w:r>
    </w:p>
    <w:p w14:paraId="0000060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While I knew that this was happening, I was always surprised by the number of people with abilities who existed. How many of </w:t>
      </w:r>
      <w:r>
        <w:rPr>
          <w:rFonts w:ascii="Times New Roman" w:eastAsia="Times New Roman" w:hAnsi="Times New Roman" w:cs="Times New Roman"/>
          <w:i/>
          <w:iCs/>
        </w:rPr>
        <w:t>us</w:t>
      </w:r>
      <w:r>
        <w:rPr>
          <w:rFonts w:ascii="Times New Roman" w:eastAsia="Times New Roman" w:hAnsi="Times New Roman" w:cs="Times New Roman"/>
        </w:rPr>
        <w:t>? I was one of them, as much as I didn’t want to be. I didn’t want to predict the future. I had been denying I was a prophet for so long, but as my dreams and my stories consistently came together in the real world, I had to face the truth:</w:t>
      </w:r>
    </w:p>
    <w:p w14:paraId="0000060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 predicted this; I had dreamt it. The mass disappearances, the implants. The loss of rights and freedoms.</w:t>
      </w:r>
    </w:p>
    <w:p w14:paraId="0000060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When I read about the new laws, I wasn’t surprised to learn that they outlawed the use of “non-scientific metaphysical” teachings and practices. Psychics, mediums, telepaths, and teleporters—they were the targets. Although spirituality was banned, no direct laws made it illegal. </w:t>
      </w:r>
      <w:r>
        <w:rPr>
          <w:rFonts w:ascii="Times New Roman" w:eastAsia="Times New Roman" w:hAnsi="Times New Roman" w:cs="Times New Roman"/>
          <w:i/>
          <w:iCs/>
        </w:rPr>
        <w:t>Until now.</w:t>
      </w:r>
    </w:p>
    <w:p w14:paraId="0000060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Eventually, people were publicly named, their identities plastered all over social media. They were used as examples of “illegal practices.” Rewards were offered to informants, and people turned on friends and family, whistleblowers for the tyrants. There were supposedly trials, if they could even be called that, for those arrested, and they were sent off to detention centers in unknown locations. Some were never heard from again, others would eventually return home after reeducation, sporting new implants.</w:t>
      </w:r>
    </w:p>
    <w:p w14:paraId="0000060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much as I wanted to keep contributing, something happened that delayed those contributions. That’s when I stopped publishing. Again.</w:t>
      </w:r>
    </w:p>
    <w:p w14:paraId="0000060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Evan, who had finally learned to control his ability, appeared in our apartment one day and told me the news.</w:t>
      </w:r>
    </w:p>
    <w:p w14:paraId="0000060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 Leadership had found its way into our corner of the dark web.</w:t>
      </w:r>
    </w:p>
    <w:p w14:paraId="0000061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“How sure are you that they’ve broken into the dark web?” I asked.</w:t>
      </w:r>
    </w:p>
    <w:p w14:paraId="0000061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“Because many of the missing are activists, people like Sophie, people like me, people like you,” he replied.</w:t>
      </w:r>
    </w:p>
    <w:p w14:paraId="0000061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Like me? Was I really now one of them, part of the revolution?</w:t>
      </w:r>
      <w:r>
        <w:rPr>
          <w:rFonts w:ascii="Times New Roman" w:eastAsia="Times New Roman" w:hAnsi="Times New Roman" w:cs="Times New Roman"/>
        </w:rPr>
        <w:t xml:space="preserve"> Despite my fear, I wanted to be accepted as one of them. But can words make a difference?</w:t>
      </w:r>
    </w:p>
    <w:p w14:paraId="0000061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“Me? I’m not that important,” I said, shrugging.</w:t>
      </w:r>
    </w:p>
    <w:p w14:paraId="0000061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“Sage, you have no idea. Your writings are everywhere. The Prophet has become synonymous with revolution,” Evan said, as he took me by the shoulders, looking straight into my eyes.</w:t>
      </w:r>
    </w:p>
    <w:p w14:paraId="0000061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shocked. But I shouldn’t have been. I knew the popularity of my writing. I guess I was in denial. My fears kept me at bay. Or perhaps my lack of confidence. I didn’t understand how I, one person, could make such a difference.</w:t>
      </w:r>
    </w:p>
    <w:p w14:paraId="0000061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not writing anymore,” I said, shaking my head.</w:t>
      </w:r>
    </w:p>
    <w:p w14:paraId="0000061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temporary pause only. And maybe a new living situation. Move out of the city. That’s what I’m here to tell you.” He held up his hand.</w:t>
      </w:r>
    </w:p>
    <w:p w14:paraId="0000061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need to go, I have many others to warn, and there are so few of us teleporters left.”</w:t>
      </w:r>
    </w:p>
    <w:p w14:paraId="0000061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was gone.</w:t>
      </w:r>
    </w:p>
    <w:p w14:paraId="0000061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understand until later why he didn’t just use telepathy to relay the message. Why was he teleporting everywhere when he could just have stayed in one place and connected to everyone?</w:t>
      </w:r>
    </w:p>
    <w:p w14:paraId="0000061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Evan departed, David came in.</w:t>
      </w:r>
    </w:p>
    <w:p w14:paraId="0000061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“Sage, listen to this latest bulletin,” he said, turning up the volume on his </w:t>
      </w:r>
      <w:commentRangeStart w:id="160"/>
      <w:r>
        <w:rPr>
          <w:rFonts w:ascii="Times New Roman" w:eastAsia="Times New Roman" w:hAnsi="Times New Roman" w:cs="Times New Roman"/>
        </w:rPr>
        <w:t>device</w:t>
      </w:r>
      <w:commentRangeEnd w:id="160"/>
      <w:r w:rsidR="002E3052">
        <w:rPr>
          <w:rStyle w:val="CommentReference"/>
          <w:rFonts w:ascii="Times New Roman" w:eastAsia="Times New Roman" w:hAnsi="Times New Roman" w:cs="Times New Roman"/>
          <w:sz w:val="24"/>
          <w:szCs w:val="24"/>
        </w:rPr>
        <w:commentReference w:id="160"/>
      </w:r>
      <w:r>
        <w:rPr>
          <w:rFonts w:ascii="Times New Roman" w:eastAsia="Times New Roman" w:hAnsi="Times New Roman" w:cs="Times New Roman"/>
        </w:rPr>
        <w:t>.</w:t>
      </w:r>
    </w:p>
    <w:p w14:paraId="0000061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 xml:space="preserve">“We once believed that there was magic and mystery in the universe. We were led astray by those lies. There is no ascension, there </w:t>
      </w:r>
      <w:commentRangeStart w:id="161"/>
      <w:r>
        <w:rPr>
          <w:rFonts w:ascii="Times New Roman" w:eastAsia="Times New Roman" w:hAnsi="Times New Roman" w:cs="Times New Roman"/>
          <w:i/>
          <w:iCs/>
        </w:rPr>
        <w:t>is soul</w:t>
      </w:r>
      <w:commentRangeEnd w:id="161"/>
      <w:r w:rsidR="002E3052">
        <w:rPr>
          <w:rStyle w:val="CommentReference"/>
          <w:rFonts w:ascii="Times New Roman" w:eastAsia="Times New Roman" w:hAnsi="Times New Roman" w:cs="Times New Roman"/>
          <w:i/>
          <w:iCs/>
          <w:sz w:val="24"/>
          <w:szCs w:val="24"/>
        </w:rPr>
        <w:commentReference w:id="161"/>
      </w:r>
      <w:r>
        <w:rPr>
          <w:rFonts w:ascii="Times New Roman" w:eastAsia="Times New Roman" w:hAnsi="Times New Roman" w:cs="Times New Roman"/>
          <w:i/>
          <w:iCs/>
        </w:rPr>
        <w:t xml:space="preserve">, there is no god. Those who claim to have abilities are delusional. Look to science for the answers. Look to Envoy, our new intelligence, with its ever-expanding knowledge. It has the answers to all of your questions. Envoy has made it clear that the only thing we can trust is science. Everything else is illusion and fantasy. Our new model has all the knowledge of the universe. Do not trust those who try to deceive you by telling you otherwise. Report them, and the delusional, immediately using your device or nearest </w:t>
      </w:r>
      <w:commentRangeStart w:id="162"/>
      <w:r>
        <w:rPr>
          <w:rFonts w:ascii="Times New Roman" w:eastAsia="Times New Roman" w:hAnsi="Times New Roman" w:cs="Times New Roman"/>
          <w:i/>
          <w:iCs/>
        </w:rPr>
        <w:t>comm station.</w:t>
      </w:r>
      <w:commentRangeEnd w:id="162"/>
      <w:r w:rsidR="002E3052">
        <w:rPr>
          <w:rStyle w:val="CommentReference"/>
          <w:rFonts w:ascii="Times New Roman" w:eastAsia="Times New Roman" w:hAnsi="Times New Roman" w:cs="Times New Roman"/>
          <w:i/>
          <w:iCs/>
          <w:sz w:val="24"/>
          <w:szCs w:val="24"/>
        </w:rPr>
        <w:commentReference w:id="162"/>
      </w:r>
      <w:r>
        <w:rPr>
          <w:rFonts w:ascii="Times New Roman" w:eastAsia="Times New Roman" w:hAnsi="Times New Roman" w:cs="Times New Roman"/>
          <w:i/>
          <w:iCs/>
        </w:rPr>
        <w:t>”</w:t>
      </w:r>
    </w:p>
    <w:p w14:paraId="0000061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shocked. I could see by the surprised look in his eyes and his tightly clenched fists that he felt the same way.</w:t>
      </w:r>
    </w:p>
    <w:p w14:paraId="0000061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“Envoy. I told you about Envoy and my dream,” I reminded him.</w:t>
      </w:r>
    </w:p>
    <w:p w14:paraId="0000062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nodded, staring into the distance, pondering something.</w:t>
      </w:r>
    </w:p>
    <w:p w14:paraId="00000621" w14:textId="77777777" w:rsidR="00847A31" w:rsidRDefault="00000000">
      <w:pPr>
        <w:spacing w:line="480" w:lineRule="auto"/>
        <w:ind w:firstLine="720"/>
        <w:rPr>
          <w:rFonts w:ascii="Times New Roman" w:eastAsia="Times New Roman" w:hAnsi="Times New Roman" w:cs="Times New Roman"/>
        </w:rPr>
      </w:pPr>
      <w:commentRangeStart w:id="163"/>
      <w:r>
        <w:rPr>
          <w:rFonts w:ascii="Times New Roman" w:eastAsia="Times New Roman" w:hAnsi="Times New Roman" w:cs="Times New Roman"/>
        </w:rPr>
        <w:t>“It was bound to happen much sooner than we expected,” he said.</w:t>
      </w:r>
    </w:p>
    <w:p w14:paraId="0000062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frantic, pacing the floor of the apartment, wondering if my friends were safe, if I was safe.</w:t>
      </w:r>
    </w:p>
    <w:p w14:paraId="0000062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Evan said, we can’t stay here anymore,” I said, without taking a breath, “we have to leave the city, we need to move where there aren’t so many cameras. We can somehow get a car. Live in a place where it’s safer, in the country, where we can live in peace yet…make a…a difference…” I stumbled over my words.</w:t>
      </w:r>
      <w:commentRangeEnd w:id="163"/>
      <w:r w:rsidR="002E3052">
        <w:rPr>
          <w:rStyle w:val="CommentReference"/>
          <w:rFonts w:ascii="Times New Roman" w:eastAsia="Times New Roman" w:hAnsi="Times New Roman" w:cs="Times New Roman"/>
          <w:sz w:val="24"/>
          <w:szCs w:val="24"/>
        </w:rPr>
        <w:commentReference w:id="163"/>
      </w:r>
    </w:p>
    <w:p w14:paraId="0000062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“Yes,” he answered.</w:t>
      </w:r>
    </w:p>
    <w:p w14:paraId="0000062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that short period of time, as we prepared to leave the city and start new lives, there were many significant changes in the country. I continued to write in secrecy, though still unable to publish. </w:t>
      </w:r>
    </w:p>
    <w:p w14:paraId="0000062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These new writings compiled to form my second manifesto. It was difficult not to share them with the world. </w:t>
      </w:r>
      <w:commentRangeStart w:id="164"/>
      <w:r>
        <w:rPr>
          <w:rFonts w:ascii="Times New Roman" w:eastAsia="Times New Roman" w:hAnsi="Times New Roman" w:cs="Times New Roman"/>
        </w:rPr>
        <w:t>A combination of dreams and knowledge, the real history of our country, I kept the pages as long as I safely could, and then, they remained in my head, ready to be downloaded when the time was right.</w:t>
      </w:r>
      <w:commentRangeEnd w:id="164"/>
      <w:r w:rsidR="002E3052">
        <w:rPr>
          <w:rStyle w:val="CommentReference"/>
          <w:rFonts w:ascii="Times New Roman" w:eastAsia="Times New Roman" w:hAnsi="Times New Roman" w:cs="Times New Roman"/>
          <w:sz w:val="24"/>
          <w:szCs w:val="24"/>
        </w:rPr>
        <w:commentReference w:id="164"/>
      </w:r>
    </w:p>
    <w:p w14:paraId="00000627" w14:textId="77777777" w:rsidR="00847A31" w:rsidRDefault="00000000">
      <w:pPr>
        <w:rPr>
          <w:rFonts w:ascii="Times New Roman" w:eastAsia="Times New Roman" w:hAnsi="Times New Roman" w:cs="Times New Roman"/>
        </w:rPr>
      </w:pPr>
      <w:r>
        <w:br w:type="page"/>
      </w:r>
    </w:p>
    <w:p w14:paraId="00000628"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THE CRISIS</w:t>
      </w:r>
    </w:p>
    <w:p w14:paraId="0000062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For many years, the government had provided subsidies, particularly to those who had lost their jobs to AI and the rise of new technologies. Artists and creators were no longer necessary. They became AI trainers if they chose to work. Otherwise, they would take the lower subsidies. AI’s ability to write entire novels in less than a minute or produce graphic designs instantly made it possible for people to have more “leisure time,” according to our leaders. CPAs’, MBAs’, and even MDs’ roles were eliminated. AI was already better at doing most jobs that once belonged to humans. Humans were obsolete, “reviewers” of fact, ensuring the model produced correct results. As a physicist, that had been my role. AI ran virtual experiments, and I checked that they were correct. Human-generated theories were a thing of the past. Everything was fact, stored in computers that we could access at any time. AI became the theorist, the innovator, the thinker.</w:t>
      </w:r>
    </w:p>
    <w:p w14:paraId="0000062A" w14:textId="77777777" w:rsidR="00847A31" w:rsidRDefault="00000000">
      <w:pPr>
        <w:spacing w:line="480" w:lineRule="auto"/>
        <w:ind w:firstLine="720"/>
        <w:rPr>
          <w:rFonts w:ascii="Times New Roman" w:eastAsia="Times New Roman" w:hAnsi="Times New Roman" w:cs="Times New Roman"/>
        </w:rPr>
      </w:pPr>
      <w:commentRangeStart w:id="165"/>
      <w:r>
        <w:rPr>
          <w:rFonts w:ascii="Times New Roman" w:eastAsia="Times New Roman" w:hAnsi="Times New Roman" w:cs="Times New Roman"/>
        </w:rPr>
        <w:t>Soon, computers were checking computers. As each model became more powerful, it was fed data by its predecessors. More jobs disappeared. Innovation was stifled, and creativity was unnecessary. While we still had the freedom to create, most people didn’t. Why would they, when all they had to do was type a request, and an entire story appeared on the screen, waiting to be watched, or read if they were feeling nostalgic. Real books were gone. It was all visual, all short, and all mediocre.</w:t>
      </w:r>
      <w:commentRangeEnd w:id="165"/>
      <w:r w:rsidR="004C5BA2">
        <w:rPr>
          <w:rStyle w:val="CommentReference"/>
          <w:rFonts w:ascii="Times New Roman" w:eastAsia="Times New Roman" w:hAnsi="Times New Roman" w:cs="Times New Roman"/>
          <w:sz w:val="24"/>
          <w:szCs w:val="24"/>
        </w:rPr>
        <w:commentReference w:id="165"/>
      </w:r>
    </w:p>
    <w:p w14:paraId="0000062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government provided everyone with free housing, education, and health care. Food, clothing, devices. It was all free. People were given subsidies for the extras, luxuries, that they might want. The subsidies were limited, but still high enough that nobody complained. Most people spent their subsidies quickly. That was encouraged. Nothing was needed. The subsidies were only there to make people feel they had choices.</w:t>
      </w:r>
    </w:p>
    <w:p w14:paraId="0000062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Something happened, though, after they started taking people. There was more discontent. The ripples of fear were felt by all, not only those with abilities. Family, friends, coworkers. Some of the disappeared had taken </w:t>
      </w:r>
      <w:commentRangeStart w:id="166"/>
      <w:r>
        <w:rPr>
          <w:rFonts w:ascii="Times New Roman" w:eastAsia="Times New Roman" w:hAnsi="Times New Roman" w:cs="Times New Roman"/>
        </w:rPr>
        <w:t>their positive energy with them, and with that, the positivity in the country decreased</w:t>
      </w:r>
      <w:commentRangeEnd w:id="166"/>
      <w:r w:rsidR="004C5BA2">
        <w:rPr>
          <w:rStyle w:val="CommentReference"/>
          <w:rFonts w:ascii="Times New Roman" w:eastAsia="Times New Roman" w:hAnsi="Times New Roman" w:cs="Times New Roman"/>
          <w:sz w:val="24"/>
          <w:szCs w:val="24"/>
        </w:rPr>
        <w:commentReference w:id="166"/>
      </w:r>
      <w:r>
        <w:rPr>
          <w:rFonts w:ascii="Times New Roman" w:eastAsia="Times New Roman" w:hAnsi="Times New Roman" w:cs="Times New Roman"/>
        </w:rPr>
        <w:t>. It seemed they were the ones who had been keeping things together, creating energetic vibrations that made society function.</w:t>
      </w:r>
    </w:p>
    <w:p w14:paraId="0000062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boredom, loneliness, and fear spread. Depression meds were handed out freely, even as suicide rates increased. Humanity had grown tired of living and looked to the government to fix things. But how could our leaders fix humanity when humanity was influenced and managed by computers? Not many saw or understood the reasons. And those that did? They complained and finally protested, without even knowing exactly what was wrong. Only that they were miserable.</w:t>
      </w:r>
    </w:p>
    <w:p w14:paraId="0000062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Public gatherings were banned, and eventually private ones too. Public gatherings required approval from the local Leadership and could only be for constructive purposes; the meaning of “constructive” constantly changed, depending on the Leadership’s desires. Denials often came without explanation. Private gatherings were limited to four or fewer people. Websites were shut down, and communication was limited. More and more approvals were needed for everything. Anytime you purchased anything with your subsidy, you were asked many questions. What was its purpose? Why do you need it?</w:t>
      </w:r>
    </w:p>
    <w:p w14:paraId="0000062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Eventually, they came for the creators and innovators. The leaders infiltrated the dark web. More arrests, more disappearances. The accused were guilty of sedition and brainwashing. There were no trials. The government portrayed itself as a pursuer of traditional values.</w:t>
      </w:r>
    </w:p>
    <w:p w14:paraId="0000063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Those who spoke up or broke the law disappeared, just like those with abilities. Protests turned violent, and there were riots and looting. But the government was too powerful at this </w:t>
      </w:r>
      <w:r>
        <w:rPr>
          <w:rFonts w:ascii="Times New Roman" w:eastAsia="Times New Roman" w:hAnsi="Times New Roman" w:cs="Times New Roman"/>
        </w:rPr>
        <w:lastRenderedPageBreak/>
        <w:t>point for those voices to make any difference. Fear grew, and people cowered in silence. It seemed to be too late.</w:t>
      </w:r>
    </w:p>
    <w:p w14:paraId="0000063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Eventually, the protests stopped. But the dread and loneliness remained. There were new laws aimed at instilling “traditional values.” Obedience, compliance, rationality. Feelings were irrelevant. Our devices no longer told us stories or created art. They were no longer necessary. We had everything we needed, and frivolity would not be endured. </w:t>
      </w:r>
    </w:p>
    <w:p w14:paraId="0000063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us? The people who could see the future, anticipate every move, and feel the wrongness of it all? We were the ones the leaders feared the most because we could see through their lies. We had to remain quiet amidst the chaos that was emerging. The movement left the dark web and went further underground.</w:t>
      </w:r>
    </w:p>
    <w:p w14:paraId="0000063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People converged on secret rebel camps in remote locations, where they lived completely off-grid. Communication became solely telepathic.</w:t>
      </w:r>
    </w:p>
    <w:p w14:paraId="0000063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and I were lucky to have each other’s company.</w:t>
      </w:r>
    </w:p>
    <w:p w14:paraId="0000063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were always careful when we spoke aloud. Everything was telepathy. We went about our day mostly in silence, just speaking a few words here and there, creating an illusion of normalcy. They were always listening, but we had secret conversations in the ether. Imagine if we hadn’t had our abilities. Perhaps we wouldn’t have cared—we would not have known what was happening and what was coming.</w:t>
      </w:r>
    </w:p>
    <w:p w14:paraId="0000063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With each new restriction, my anger grew. But I could do nothing. I knew if they found out, I would be ripped from my life and taken to some secret interrogation room somewhere. I stayed publicly quiet.</w:t>
      </w:r>
    </w:p>
    <w:p w14:paraId="00000637" w14:textId="77777777" w:rsidR="00847A31" w:rsidRDefault="00000000">
      <w:pPr>
        <w:spacing w:line="480" w:lineRule="auto"/>
        <w:ind w:firstLine="720"/>
        <w:rPr>
          <w:rFonts w:ascii="Times New Roman" w:eastAsia="Times New Roman" w:hAnsi="Times New Roman" w:cs="Times New Roman"/>
        </w:rPr>
      </w:pPr>
      <w:commentRangeStart w:id="167"/>
      <w:r>
        <w:rPr>
          <w:rFonts w:ascii="Times New Roman" w:eastAsia="Times New Roman" w:hAnsi="Times New Roman" w:cs="Times New Roman"/>
        </w:rPr>
        <w:t xml:space="preserve">The white vans were everywhere in my dreams. They usually came for the rebels in the middle of the night. While you slept, they would break down your door and take you away. I </w:t>
      </w:r>
      <w:r>
        <w:rPr>
          <w:rFonts w:ascii="Times New Roman" w:eastAsia="Times New Roman" w:hAnsi="Times New Roman" w:cs="Times New Roman"/>
        </w:rPr>
        <w:lastRenderedPageBreak/>
        <w:t>wondered why those who disappeared didn’t hide or leave. I kept telling myself I would have left, gone to a secret camp.</w:t>
      </w:r>
      <w:r>
        <w:br w:type="page"/>
      </w:r>
      <w:commentRangeEnd w:id="167"/>
      <w:r w:rsidR="00096C41">
        <w:rPr>
          <w:rStyle w:val="CommentReference"/>
          <w:rFonts w:ascii="Times New Roman" w:eastAsia="Times New Roman" w:hAnsi="Times New Roman" w:cs="Times New Roman"/>
          <w:sz w:val="24"/>
          <w:szCs w:val="24"/>
        </w:rPr>
        <w:commentReference w:id="167"/>
      </w:r>
    </w:p>
    <w:p w14:paraId="00000638"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COUNTRY LIFE</w:t>
      </w:r>
    </w:p>
    <w:p w14:paraId="0000063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all of this was happening around us, we were planning our move out to the country. We paid cash for a small cottage with some land, one of many listed on the dark web. Nobody wanted to live away from “civilization,” and there were many properties like this for sale. For some reason, the government permitted this practice to continue. The knowledge of who chose to live in the country probably benefited them in some way. Most people wanted to live in the cities, where everything was convenient.</w:t>
      </w:r>
    </w:p>
    <w:p w14:paraId="0000063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Our transaction was more secretive than usual. We paid cash, and our names weren’t on the deed of sale. Property ownership didn’t exist. People basically bought and sold real estate without a title, just a sale of personal property. Like selling a lamp. Or a plant.</w:t>
      </w:r>
    </w:p>
    <w:p w14:paraId="0000063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would be just beyond the edge of heavy surveillance, but still close enough for drone delivery, if we chose it. We could do our own shopping, and there were nearby small farms that had produce whenever we wanted. A novelty. Everyone in the city ate instant food, either already prepared or freeze-dried options that were mixed with water. They tasted fine, but they were full of chemicals. My mother was very much into healthy eating, so I grew up with home-cooked meals. No processed foods, no food coloring. I remembered my healthy popsicles. They tasted so good and fresh. Although I did always want them to be sweeter. I missed that. And missed her. She had passed last year, after David and I had moved in together. I rarely saw her, though. She had moved to another city with her new companion. She wouldn’t understand what I did, so it was best to keep her separate from everything.</w:t>
      </w:r>
    </w:p>
    <w:p w14:paraId="0000063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worried about Matt. I didn’t want him to get caught up in my rebellious acts. All I told him was that we were moving and we couldn’t talk for a while. I’d reach out to him when I could. Of course, he was worried. I’d told him a bit about my dreams. He humored me and never </w:t>
      </w:r>
      <w:r>
        <w:rPr>
          <w:rFonts w:ascii="Times New Roman" w:eastAsia="Times New Roman" w:hAnsi="Times New Roman" w:cs="Times New Roman"/>
        </w:rPr>
        <w:lastRenderedPageBreak/>
        <w:t>asked questions. I knew he would never betray me, but it was safer for him not to know anything beyond the dreams. I would miss him terribly, but this was the safest thing I could do for him.</w:t>
      </w:r>
    </w:p>
    <w:p w14:paraId="0000063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reluctantly followed everything in the real world—social platforms, government-sponsored news—to gather any information. Most of it was lies. I always knew.</w:t>
      </w:r>
    </w:p>
    <w:p w14:paraId="0000063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truth was dark. With spirituality illegal and punishable by imprisonment, or maybe even death, many were silenced. The definition of spirituality was broad and vague, and many who just talked about it were arrested. It all happened very quickly. Even the normal people were surprised. We called them the mediocrity, the average, sleeping citizens who feared breaking rules and lived glued to their devices, without even realizing they were lonely. We shouldn’t have judged them—it wasn’t their fault. They had become this way after years of conditioning. The brainwashing started many years before, and we were just lucky that we were able to see through the illusion. </w:t>
      </w:r>
      <w:commentRangeStart w:id="168"/>
      <w:r>
        <w:rPr>
          <w:rFonts w:ascii="Times New Roman" w:eastAsia="Times New Roman" w:hAnsi="Times New Roman" w:cs="Times New Roman"/>
        </w:rPr>
        <w:t>If a person doesn’t know they are lonely, are they really lonely? Nobody seemed happy. Nobody created. But the shock of the normals meant the government had made too bold a move.</w:t>
      </w:r>
      <w:commentRangeEnd w:id="168"/>
      <w:r w:rsidR="00096C41">
        <w:rPr>
          <w:rStyle w:val="CommentReference"/>
          <w:rFonts w:ascii="Times New Roman" w:eastAsia="Times New Roman" w:hAnsi="Times New Roman" w:cs="Times New Roman"/>
          <w:sz w:val="24"/>
          <w:szCs w:val="24"/>
        </w:rPr>
        <w:commentReference w:id="168"/>
      </w:r>
    </w:p>
    <w:p w14:paraId="0000063F" w14:textId="77777777" w:rsidR="00847A31" w:rsidRDefault="00847A31">
      <w:pPr>
        <w:spacing w:line="480" w:lineRule="auto"/>
        <w:ind w:firstLine="720"/>
        <w:rPr>
          <w:rFonts w:ascii="Times New Roman" w:eastAsia="Times New Roman" w:hAnsi="Times New Roman" w:cs="Times New Roman"/>
        </w:rPr>
      </w:pPr>
    </w:p>
    <w:p w14:paraId="00000640" w14:textId="77777777" w:rsidR="00847A31" w:rsidRDefault="00000000">
      <w:pPr>
        <w:rPr>
          <w:rFonts w:ascii="Times New Roman" w:eastAsia="Times New Roman" w:hAnsi="Times New Roman" w:cs="Times New Roman"/>
        </w:rPr>
      </w:pPr>
      <w:r>
        <w:br w:type="page"/>
      </w:r>
    </w:p>
    <w:p w14:paraId="00000641"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MIND MINERS</w:t>
      </w:r>
    </w:p>
    <w:p w14:paraId="0000064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“You know, there were warnings about this many years ago. It’s not even in our history anymore,” I told David.</w:t>
      </w:r>
    </w:p>
    <w:p w14:paraId="0000064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We’d gone for a walk in the park, to a spot we knew had little surveillance. We wanted to feel free, to talk aloud, to hear each other’s voices.</w:t>
      </w:r>
    </w:p>
    <w:p w14:paraId="00000644" w14:textId="518FD6B8"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“I’ve heard,</w:t>
      </w:r>
      <w:ins w:id="169" w:author="Aigner Wilson" w:date="2026-06-29T21:53:00Z" w16du:dateUtc="2026-06-30T04:53:00Z">
        <w:r w:rsidR="0096569A">
          <w:rPr>
            <w:rFonts w:ascii="Times New Roman" w:eastAsia="Times New Roman" w:hAnsi="Times New Roman" w:cs="Times New Roman"/>
          </w:rPr>
          <w:t>”</w:t>
        </w:r>
      </w:ins>
      <w:del w:id="170" w:author="Aigner Wilson" w:date="2026-06-29T21:53:00Z" w16du:dateUtc="2026-06-30T04:53:00Z">
        <w:r w:rsidDel="0096569A">
          <w:rPr>
            <w:rFonts w:ascii="Times New Roman" w:eastAsia="Times New Roman" w:hAnsi="Times New Roman" w:cs="Times New Roman"/>
          </w:rPr>
          <w:delText xml:space="preserve"> “</w:delText>
        </w:r>
      </w:del>
      <w:r>
        <w:rPr>
          <w:rFonts w:ascii="Times New Roman" w:eastAsia="Times New Roman" w:hAnsi="Times New Roman" w:cs="Times New Roman"/>
        </w:rPr>
        <w:t xml:space="preserve"> he answered.</w:t>
      </w:r>
    </w:p>
    <w:p w14:paraId="0000064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father used to tell me about the work he did when he was younger. Did you know he was a writer? A journalist.”</w:t>
      </w:r>
    </w:p>
    <w:p w14:paraId="0000064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shook his head.</w:t>
      </w:r>
    </w:p>
    <w:p w14:paraId="0000064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was, but eventually, there was little work, since AI curated all the news. He became a freelancer. He was unemployed for a bit, then found his way into what they called AI training, a bit different from what it is now.”</w:t>
      </w:r>
    </w:p>
    <w:p w14:paraId="0000064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“I’ve heard about it,” he said.</w:t>
      </w:r>
    </w:p>
    <w:p w14:paraId="00000649" w14:textId="72FD62C0"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“He said they were like the first factory workers in the Industrial Revolution. At first, it was innovative and lucrative. It paid well, and he was grateful for the work. But as the machines improved, they no longer required highly qualified writers, even coders, and those with advanced degrees. It was about saving money. It was uncomplicated and cheaper to hire unskilled people, since they were less likely to complain. They were desperate for work. The pay gradually decreased until it was 50% or more lower. My father could barely make a living. He struggled for a long time. But he didn’t have a choice. There were no jobs for him, even with his advanced writing degree. It felt like forced labor. The worst part was that worker rights were no longer enforceable. When someone complained, they were fired. If they complained to the government, </w:t>
      </w:r>
      <w:r>
        <w:rPr>
          <w:rFonts w:ascii="Times New Roman" w:eastAsia="Times New Roman" w:hAnsi="Times New Roman" w:cs="Times New Roman"/>
        </w:rPr>
        <w:lastRenderedPageBreak/>
        <w:t xml:space="preserve">they were ignored. Sometimes they weren’t even paid for their work. The government sat back and did </w:t>
      </w:r>
      <w:commentRangeStart w:id="171"/>
      <w:r>
        <w:rPr>
          <w:rFonts w:ascii="Times New Roman" w:eastAsia="Times New Roman" w:hAnsi="Times New Roman" w:cs="Times New Roman"/>
        </w:rPr>
        <w:t>nothing</w:t>
      </w:r>
      <w:commentRangeEnd w:id="171"/>
      <w:r w:rsidR="00C1730B">
        <w:rPr>
          <w:rStyle w:val="CommentReference"/>
          <w:rFonts w:ascii="Times New Roman" w:eastAsia="Times New Roman" w:hAnsi="Times New Roman" w:cs="Times New Roman"/>
          <w:sz w:val="24"/>
          <w:szCs w:val="24"/>
        </w:rPr>
        <w:commentReference w:id="171"/>
      </w:r>
      <w:r>
        <w:rPr>
          <w:rFonts w:ascii="Times New Roman" w:eastAsia="Times New Roman" w:hAnsi="Times New Roman" w:cs="Times New Roman"/>
        </w:rPr>
        <w:t>.”</w:t>
      </w:r>
    </w:p>
    <w:p w14:paraId="0000064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paused.</w:t>
      </w:r>
    </w:p>
    <w:p w14:paraId="0000064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sounds like </w:t>
      </w:r>
      <w:commentRangeStart w:id="172"/>
      <w:r>
        <w:rPr>
          <w:rFonts w:ascii="Times New Roman" w:eastAsia="Times New Roman" w:hAnsi="Times New Roman" w:cs="Times New Roman"/>
        </w:rPr>
        <w:t>the wild west,” he said</w:t>
      </w:r>
      <w:commentRangeEnd w:id="172"/>
      <w:r w:rsidR="00C1730B">
        <w:rPr>
          <w:rStyle w:val="CommentReference"/>
          <w:rFonts w:ascii="Times New Roman" w:eastAsia="Times New Roman" w:hAnsi="Times New Roman" w:cs="Times New Roman"/>
          <w:sz w:val="24"/>
          <w:szCs w:val="24"/>
        </w:rPr>
        <w:commentReference w:id="172"/>
      </w:r>
      <w:r>
        <w:rPr>
          <w:rFonts w:ascii="Times New Roman" w:eastAsia="Times New Roman" w:hAnsi="Times New Roman" w:cs="Times New Roman"/>
        </w:rPr>
        <w:t>, “keep talking, I won’t ask any questions.”</w:t>
      </w:r>
    </w:p>
    <w:p w14:paraId="0000064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used to say, jokingly, they mined his mind. When he first started working, the models were terrible. They got so many simple things wrong. The trainers just kept feeding them. He didn’t know that the models would eventually replace humans. Nobody knew.</w:t>
      </w:r>
    </w:p>
    <w:p w14:paraId="0000064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were protests by artists of all types demanding that the tech companies building generative AI stop using their copyrighted works to train the models. But the country was distracted by deportations, the economy, and war. Nobody cared about AI when many were being arrested or forced to live in poverty. Intellectual property concerns were pushed aside as people focused on basic survival. Quietly, the government allowed laws to slip out of sight. Copyrights were eliminated. Workers’ rights were gone.</w:t>
      </w:r>
    </w:p>
    <w:p w14:paraId="0000064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Not many complained. Most were too exhausted to fight or too blinded by their deluded faith in the government. And their reliance on technology. Even as our country collapsed economically and our rights were stripped away, most people stayed silent.”</w:t>
      </w:r>
    </w:p>
    <w:p w14:paraId="0000064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squeezed my hand. “You sound like you're writing an essay.”</w:t>
      </w:r>
    </w:p>
    <w:p w14:paraId="0000065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know. I’d forgotten everything he said until recently. And I miss my writing. Now I’m silent, like the ones before me,” I said, with a forced smile. </w:t>
      </w:r>
    </w:p>
    <w:p w14:paraId="00000651" w14:textId="77777777" w:rsidR="00847A31" w:rsidRDefault="00000000">
      <w:pPr>
        <w:tabs>
          <w:tab w:val="left" w:pos="3690"/>
        </w:tabs>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Our constitutional rights are important. But our creative rights are equally so. As humans, we are first and foremost creators, inventors, innovators. They go hand in hand.</w:t>
      </w:r>
    </w:p>
    <w:p w14:paraId="00000652" w14:textId="77777777" w:rsidR="00847A31" w:rsidRDefault="00000000">
      <w:pPr>
        <w:tabs>
          <w:tab w:val="left" w:pos="3690"/>
        </w:tabs>
        <w:spacing w:line="480" w:lineRule="auto"/>
        <w:ind w:firstLine="720"/>
        <w:rPr>
          <w:rFonts w:ascii="Times New Roman" w:eastAsia="Times New Roman" w:hAnsi="Times New Roman" w:cs="Times New Roman"/>
        </w:rPr>
      </w:pPr>
      <w:r>
        <w:rPr>
          <w:rFonts w:ascii="Times New Roman" w:eastAsia="Times New Roman" w:hAnsi="Times New Roman" w:cs="Times New Roman"/>
        </w:rPr>
        <w:t>My father’s words rang in my head.</w:t>
      </w:r>
    </w:p>
    <w:p w14:paraId="00000653" w14:textId="77777777" w:rsidR="00847A31" w:rsidRDefault="00000000">
      <w:pPr>
        <w:tabs>
          <w:tab w:val="left" w:pos="3690"/>
        </w:tabs>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Now, everything spewed by AI was average. Mediocre. Everything was stolen from unique and inspirational creators. The authors’ written words lost their human nuance. The soul was gone from creation. By the time I was born, most art had become devoid of individuality and depth.</w:t>
      </w:r>
    </w:p>
    <w:p w14:paraId="00000654" w14:textId="77777777" w:rsidR="00847A31" w:rsidRDefault="00000000">
      <w:pPr>
        <w:tabs>
          <w:tab w:val="left" w:pos="3690"/>
        </w:tabs>
        <w:spacing w:line="480" w:lineRule="auto"/>
        <w:ind w:firstLine="720"/>
        <w:rPr>
          <w:rFonts w:ascii="Times New Roman" w:eastAsia="Times New Roman" w:hAnsi="Times New Roman" w:cs="Times New Roman"/>
        </w:rPr>
      </w:pPr>
      <w:r>
        <w:rPr>
          <w:rFonts w:ascii="Times New Roman" w:eastAsia="Times New Roman" w:hAnsi="Times New Roman" w:cs="Times New Roman"/>
        </w:rPr>
        <w:t>Early AI was the pinnacle of creation, and it had set the standard for future generations.</w:t>
      </w:r>
    </w:p>
    <w:p w14:paraId="00000655" w14:textId="77777777" w:rsidR="00847A31" w:rsidRDefault="00000000">
      <w:pPr>
        <w:tabs>
          <w:tab w:val="left" w:pos="3690"/>
        </w:tabs>
        <w:spacing w:line="480" w:lineRule="auto"/>
        <w:ind w:firstLine="720"/>
        <w:rPr>
          <w:rFonts w:ascii="Times New Roman" w:eastAsia="Times New Roman" w:hAnsi="Times New Roman" w:cs="Times New Roman"/>
        </w:rPr>
      </w:pPr>
      <w:r>
        <w:rPr>
          <w:rFonts w:ascii="Times New Roman" w:eastAsia="Times New Roman" w:hAnsi="Times New Roman" w:cs="Times New Roman"/>
        </w:rPr>
        <w:t>Some blamed the government for its lack of oversight. Others blamed the tech companies and the AI race “to be first” to create ASI—artificial superintelligence—superhuman AI that surpassed human intelligence. Money and politics were the ultimate culprits, according to the historians. Dominance and power. Human nature, from a philosophical point of view, seemed to be all about power. We were told it was to make our lives easier, give us more leisure time, and move us forward into a technology-driven future that would solve all of humanity’s problems. Disease, food scarcity, and poverty. Instead, we were given a climate crisis, boredom, disconnectedness, and oppression. They promised workers wouldn’t be displaced. Another fallacy.</w:t>
      </w:r>
    </w:p>
    <w:p w14:paraId="00000656" w14:textId="77777777" w:rsidR="00847A31" w:rsidRDefault="00000000">
      <w:pPr>
        <w:tabs>
          <w:tab w:val="left" w:pos="3690"/>
        </w:tabs>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My father had unknowingly, along with others like him, contributed to the ruin that came to pass. They were blind to the true impact of the work they were doing. It wasn’t their fault. They were deceived. </w:t>
      </w:r>
    </w:p>
    <w:p w14:paraId="00000657" w14:textId="77777777" w:rsidR="00847A31" w:rsidRDefault="00000000">
      <w:pPr>
        <w:tabs>
          <w:tab w:val="left" w:pos="3690"/>
        </w:tabs>
        <w:spacing w:line="480" w:lineRule="auto"/>
        <w:ind w:firstLine="720"/>
        <w:rPr>
          <w:rFonts w:ascii="Times New Roman" w:eastAsia="Times New Roman" w:hAnsi="Times New Roman" w:cs="Times New Roman"/>
        </w:rPr>
      </w:pPr>
      <w:r>
        <w:rPr>
          <w:rFonts w:ascii="Times New Roman" w:eastAsia="Times New Roman" w:hAnsi="Times New Roman" w:cs="Times New Roman"/>
        </w:rPr>
        <w:t>Those who were complicit, knowing full well the impact of generative AI and the collision course that would shape future generations, were to blame. Did they plan it?</w:t>
      </w:r>
    </w:p>
    <w:p w14:paraId="00000658" w14:textId="77777777" w:rsidR="00847A31" w:rsidRDefault="00000000">
      <w:pPr>
        <w:tabs>
          <w:tab w:val="left" w:pos="3690"/>
        </w:tabs>
        <w:spacing w:line="480" w:lineRule="auto"/>
        <w:ind w:firstLine="720"/>
        <w:rPr>
          <w:rFonts w:ascii="Times New Roman" w:eastAsia="Times New Roman" w:hAnsi="Times New Roman" w:cs="Times New Roman"/>
        </w:rPr>
      </w:pPr>
      <w:commentRangeStart w:id="173"/>
      <w:r>
        <w:rPr>
          <w:rFonts w:ascii="Times New Roman" w:eastAsia="Times New Roman" w:hAnsi="Times New Roman" w:cs="Times New Roman"/>
        </w:rPr>
        <w:t>Was it too late? Was humanity done? Did what I was doing make a difference? The only people who listened to me were those who already agreed. I didn’t change any minds; I was sure of that. I was a nobody. I wrote blog posts hoping they would make a difference. But I felt in my heart I was wasting my time.</w:t>
      </w:r>
      <w:commentRangeEnd w:id="173"/>
      <w:r w:rsidR="00C1730B">
        <w:rPr>
          <w:rStyle w:val="CommentReference"/>
          <w:rFonts w:ascii="Times New Roman" w:eastAsia="Times New Roman" w:hAnsi="Times New Roman" w:cs="Times New Roman"/>
          <w:sz w:val="24"/>
          <w:szCs w:val="24"/>
        </w:rPr>
        <w:commentReference w:id="173"/>
      </w:r>
    </w:p>
    <w:p w14:paraId="00000659" w14:textId="77777777" w:rsidR="00847A31" w:rsidRDefault="00000000">
      <w:pPr>
        <w:tabs>
          <w:tab w:val="left" w:pos="3690"/>
        </w:tabs>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hoped, though, that the unrest might force people to listen. Those who had ignored reality in the past, perhaps, would begin to see the truth in the present.</w:t>
      </w:r>
    </w:p>
    <w:p w14:paraId="0000065A" w14:textId="77777777" w:rsidR="00847A31" w:rsidRDefault="00000000">
      <w:pPr>
        <w:rPr>
          <w:rFonts w:ascii="Times New Roman" w:eastAsia="Times New Roman" w:hAnsi="Times New Roman" w:cs="Times New Roman"/>
        </w:rPr>
      </w:pPr>
      <w:r>
        <w:br w:type="page"/>
      </w:r>
    </w:p>
    <w:p w14:paraId="0000065B"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DEVOLUTION AND THE DUMBING DOWN OF SOCIETY</w:t>
      </w:r>
    </w:p>
    <w:p w14:paraId="0000065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“Evolution does not happen quickly, but devolution happens very fast.” I don’t remember who said that. I’d read somewhere on the dark web. Some say devolution isn’t possible. Evolution is progress, and it is a process of change, and it’s never considered as going backward. Interesting theory. No matter the changes to our DNA, it’s somehow considered progress, not regression. </w:t>
      </w:r>
      <w:r>
        <w:rPr>
          <w:rFonts w:ascii="Times New Roman" w:eastAsia="Times New Roman" w:hAnsi="Times New Roman" w:cs="Times New Roman"/>
          <w:i/>
          <w:iCs/>
        </w:rPr>
        <w:t>That’s not true.</w:t>
      </w:r>
      <w:r>
        <w:rPr>
          <w:rFonts w:ascii="Times New Roman" w:eastAsia="Times New Roman" w:hAnsi="Times New Roman" w:cs="Times New Roman"/>
        </w:rPr>
        <w:t xml:space="preserve"> Even the fact that penguins lost their ability to fly at some point is couched positively. Was it a mutation, a deviation caused by genetic injury?  Or did the species simply adapt to their surroundings, and swimming became more necessary than flight? If we lose the ability to speak, it’s because we have adapted to communicating with our minds. Perhaps all humans once communicated telepathically. Is the loss of telepathy a regression? Adaptability. I would rather communicate with my mind anyway. I tend to talk too much when I open my mouth. The mind is easier to control. The thoughts are processed and sent. They are controlled. There are no wasted words, no fluff.</w:t>
      </w:r>
    </w:p>
    <w:p w14:paraId="0000065D" w14:textId="77777777" w:rsidR="00847A31" w:rsidRDefault="00000000">
      <w:pPr>
        <w:spacing w:line="480" w:lineRule="auto"/>
        <w:ind w:firstLine="720"/>
        <w:rPr>
          <w:rFonts w:ascii="Times New Roman" w:eastAsia="Times New Roman" w:hAnsi="Times New Roman" w:cs="Times New Roman"/>
        </w:rPr>
      </w:pPr>
      <w:commentRangeStart w:id="174"/>
      <w:r>
        <w:rPr>
          <w:rFonts w:ascii="Times New Roman" w:eastAsia="Times New Roman" w:hAnsi="Times New Roman" w:cs="Times New Roman"/>
        </w:rPr>
        <w:t>The fluff, the unscripted words, are not wasted words, whether spoken or written. They are human expressions. The linguistic nuances of the soul.</w:t>
      </w:r>
      <w:commentRangeEnd w:id="174"/>
      <w:r w:rsidR="006251D9">
        <w:rPr>
          <w:rStyle w:val="CommentReference"/>
          <w:rFonts w:ascii="Times New Roman" w:eastAsia="Times New Roman" w:hAnsi="Times New Roman" w:cs="Times New Roman"/>
          <w:sz w:val="24"/>
          <w:szCs w:val="24"/>
        </w:rPr>
        <w:commentReference w:id="174"/>
      </w:r>
    </w:p>
    <w:p w14:paraId="0000065E" w14:textId="77777777" w:rsidR="00847A31" w:rsidRDefault="00000000">
      <w:pPr>
        <w:tabs>
          <w:tab w:val="left" w:pos="3690"/>
        </w:tabs>
        <w:spacing w:line="480" w:lineRule="auto"/>
        <w:ind w:firstLine="720"/>
        <w:rPr>
          <w:rFonts w:ascii="Times New Roman" w:eastAsia="Times New Roman" w:hAnsi="Times New Roman" w:cs="Times New Roman"/>
        </w:rPr>
      </w:pPr>
      <w:commentRangeStart w:id="175"/>
      <w:r>
        <w:rPr>
          <w:rFonts w:ascii="Times New Roman" w:eastAsia="Times New Roman" w:hAnsi="Times New Roman" w:cs="Times New Roman"/>
        </w:rPr>
        <w:t>Society changed significantly in a short time. Societal evolution sped up. Or maybe we were always that way? I don’t know. By the time I was born, the internet and social media were everywhere. It wasn’t as obviously powerful as it once was, though. I mean, by the time I became aware, influencers were gone, and social media was changing. The truthers came and analyzed every single thing that was published online. Everything was fact-checked to prevent fake news or false facts from being disseminated. If the facts didn’t match the truths of the Leadership, they were considered false.</w:t>
      </w:r>
      <w:commentRangeEnd w:id="175"/>
      <w:r w:rsidR="006251D9">
        <w:rPr>
          <w:rStyle w:val="CommentReference"/>
          <w:rFonts w:ascii="Times New Roman" w:eastAsia="Times New Roman" w:hAnsi="Times New Roman" w:cs="Times New Roman"/>
          <w:sz w:val="24"/>
          <w:szCs w:val="24"/>
        </w:rPr>
        <w:commentReference w:id="175"/>
      </w:r>
    </w:p>
    <w:p w14:paraId="0000065F" w14:textId="77777777" w:rsidR="00847A31" w:rsidRDefault="00000000">
      <w:pPr>
        <w:tabs>
          <w:tab w:val="left" w:pos="3690"/>
        </w:tabs>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While there was a certain safety in this concept, any new idea or unproven theory became subject to scrutiny. Spirituality, philosophy, or anything that couldn’t be fact-checked would never make it past the sensors. Social media morphed into a vast newspaper, strewn here and there with personal pictures of people, pets, food, and nature. No political discussion, no discussion or dialogue of any kind was allowed. Things were just stated. Just the “facts,” from one point of view. How the government was improving our lives. The growth of the leisure class.  The most recent theories solved by AI. I knew what it meant. More jobs lost to AI and more free time to interact with AI.</w:t>
      </w:r>
    </w:p>
    <w:p w14:paraId="00000660" w14:textId="77777777" w:rsidR="00847A31" w:rsidRDefault="00000000">
      <w:pPr>
        <w:tabs>
          <w:tab w:val="left" w:pos="3690"/>
        </w:tabs>
        <w:spacing w:line="480" w:lineRule="auto"/>
        <w:ind w:firstLine="720"/>
        <w:rPr>
          <w:rFonts w:ascii="Times New Roman" w:eastAsia="Times New Roman" w:hAnsi="Times New Roman" w:cs="Times New Roman"/>
        </w:rPr>
      </w:pPr>
      <w:r>
        <w:rPr>
          <w:rFonts w:ascii="Times New Roman" w:eastAsia="Times New Roman" w:hAnsi="Times New Roman" w:cs="Times New Roman"/>
        </w:rPr>
        <w:t>Our attention span had shrunk. Society was more complex because of technology, but also simpler. Were our brains atrophying? Did we accept less from learning? We relied on information synthesized and output by AI. Not humans. Life changed for many. We were promised and given more free time. Many had no idea about the potent brain power we had pent up inside, the endless creativity. Everything was going to waste. And we had little control.</w:t>
      </w:r>
    </w:p>
    <w:p w14:paraId="00000661" w14:textId="77777777" w:rsidR="00847A31" w:rsidRDefault="00000000">
      <w:pPr>
        <w:tabs>
          <w:tab w:val="left" w:pos="3690"/>
        </w:tabs>
        <w:spacing w:line="480" w:lineRule="auto"/>
        <w:ind w:firstLine="720"/>
        <w:rPr>
          <w:rFonts w:ascii="Times New Roman" w:eastAsia="Times New Roman" w:hAnsi="Times New Roman" w:cs="Times New Roman"/>
        </w:rPr>
      </w:pPr>
      <w:r>
        <w:rPr>
          <w:rFonts w:ascii="Times New Roman" w:eastAsia="Times New Roman" w:hAnsi="Times New Roman" w:cs="Times New Roman"/>
        </w:rPr>
        <w:t>I think everyone was aware that something was missing, and this hole was felt for a long time. But we had no idea what was wrong. The bots “advised” us and told us what was “best” for us. We were brainwashed. When I was a child, I sensed the wrongness of it all, and when I tried asking my parents and friends about it, they acted confused or laughed at me. I think they all felt it, but just couldn’t articulate what was wrong. It was Jacob who helped me see the truth. He was the one who made me aware. Back then, I didn’t understand. To me, it was just beautiful dreams and magical stories.</w:t>
      </w:r>
    </w:p>
    <w:p w14:paraId="00000662" w14:textId="77777777" w:rsidR="00847A31" w:rsidRDefault="00000000">
      <w:pPr>
        <w:tabs>
          <w:tab w:val="left" w:pos="3690"/>
        </w:tabs>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And now? Was it too late? When we finally peered into the darker side of all of it—the government and corporate control, the leaking of secret experiments, the call for volunteers who were intuitive, and eventually, the missing people—it was too late to stop what had already </w:t>
      </w:r>
      <w:r>
        <w:rPr>
          <w:rFonts w:ascii="Times New Roman" w:eastAsia="Times New Roman" w:hAnsi="Times New Roman" w:cs="Times New Roman"/>
        </w:rPr>
        <w:lastRenderedPageBreak/>
        <w:t xml:space="preserve">happened. But it wasn’t too late to stop what could come in the future. Freedom wasn’t more important than creativity—without freedom, there was no creativity, and without creativity, there was no freedom. Creativity and freedom had to work together to save humanity. </w:t>
      </w:r>
      <w:commentRangeStart w:id="176"/>
      <w:r>
        <w:rPr>
          <w:rFonts w:ascii="Times New Roman" w:eastAsia="Times New Roman" w:hAnsi="Times New Roman" w:cs="Times New Roman"/>
        </w:rPr>
        <w:t>Not AI, but human minds cooperating, collaborating. Not a machine that the Leadership claimed only wanted the best for us. A machine controlled by the Leadership whose goal was more power.</w:t>
      </w:r>
      <w:commentRangeEnd w:id="176"/>
      <w:r w:rsidR="00A90F00">
        <w:rPr>
          <w:rStyle w:val="CommentReference"/>
          <w:rFonts w:ascii="Times New Roman" w:eastAsia="Times New Roman" w:hAnsi="Times New Roman" w:cs="Times New Roman"/>
          <w:sz w:val="24"/>
          <w:szCs w:val="24"/>
        </w:rPr>
        <w:commentReference w:id="176"/>
      </w:r>
    </w:p>
    <w:p w14:paraId="00000663" w14:textId="77777777" w:rsidR="00847A31" w:rsidRDefault="00000000">
      <w:pPr>
        <w:rPr>
          <w:rFonts w:ascii="Times New Roman" w:eastAsia="Times New Roman" w:hAnsi="Times New Roman" w:cs="Times New Roman"/>
        </w:rPr>
      </w:pPr>
      <w:r>
        <w:br w:type="page"/>
      </w:r>
    </w:p>
    <w:p w14:paraId="00000664"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MIND CONTROL</w:t>
      </w:r>
    </w:p>
    <w:p w14:paraId="0000066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dreams continued, even as we waited to make our move out of the city.</w:t>
      </w:r>
    </w:p>
    <w:p w14:paraId="0000066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addition to the second manifesto, I continued writing in my journal. I called it “The Journal of Waiting.” Waiting to depart and waiting to impart my words. Each dream was a continuation of the ones before, a long, multi-chaptered story of our history and our possible future.</w:t>
      </w:r>
    </w:p>
    <w:p w14:paraId="0000066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AI controls us.</w:t>
      </w:r>
    </w:p>
    <w:p w14:paraId="0000066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Of that, I was sure. I asked myself that question on the last night before our departure to the countryside. I already knew the answer, but I wanted more information.</w:t>
      </w:r>
    </w:p>
    <w:p w14:paraId="0000066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a murky, confusing dream, the kind that shares information in small packets. Dreams that throw out letters, numbers, and symbols, and none of them make any sense at first. Most of the time, they appear random. I never believed they were. Not anymore.</w:t>
      </w:r>
    </w:p>
    <w:p w14:paraId="0000066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sorted through and tried to unravel the chaos, searching for a distinct pattern. There were numbers, which I always expected, but also something new. There was a man on a computer screen, an old type of monitor, bulky and hard, like the ones I had seen at the History of Artificial Intelligence Museum. The man had dark hair and wore a tie. Nobody wore ties anymore. He looked like a vintage salesman, savvy and sleek. He didn’t have a body; he was just a floating head with a tie attached. His mouth opened, and words came out, garbled and with screeching feedback. I could only understand some of what he said.</w:t>
      </w:r>
    </w:p>
    <w:p w14:paraId="0000066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“Am I real? he said and followed again with garbled speech.</w:t>
      </w:r>
    </w:p>
    <w:p w14:paraId="0000066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he repeated the phrase, over and over, as if he were a scratched record, from the olden days. Skipping back to the beginning each time, with the words—</w:t>
      </w:r>
      <w:r>
        <w:rPr>
          <w:rFonts w:ascii="Times New Roman" w:eastAsia="Times New Roman" w:hAnsi="Times New Roman" w:cs="Times New Roman"/>
          <w:i/>
          <w:iCs/>
        </w:rPr>
        <w:t>Am I real</w:t>
      </w:r>
      <w:r>
        <w:rPr>
          <w:rFonts w:ascii="Times New Roman" w:eastAsia="Times New Roman" w:hAnsi="Times New Roman" w:cs="Times New Roman"/>
        </w:rPr>
        <w:t>?</w:t>
      </w:r>
    </w:p>
    <w:p w14:paraId="0000066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As the skipping sped up and the words overlapped, the man disappeared. 0s and 1s appeared on the screen. Then, I heard the line in my head—</w:t>
      </w:r>
      <w:r>
        <w:rPr>
          <w:rFonts w:ascii="Times New Roman" w:eastAsia="Times New Roman" w:hAnsi="Times New Roman" w:cs="Times New Roman"/>
          <w:i/>
          <w:iCs/>
        </w:rPr>
        <w:t>Am I real</w:t>
      </w:r>
      <w:r>
        <w:rPr>
          <w:rFonts w:ascii="Times New Roman" w:eastAsia="Times New Roman" w:hAnsi="Times New Roman" w:cs="Times New Roman"/>
        </w:rPr>
        <w:t>? skipping, as if my brain was stuck under the needle, another scratch, another skip, another repeat. Over and over until I finally woke myself up. Even upon waking, I could still hear the phrase echoing in my head.</w:t>
      </w:r>
    </w:p>
    <w:p w14:paraId="0000066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know the dream wasn’t random. I knew the numbers were important. 0s and 1s. I knew nothing about computer programming. I wrote it all down—I was impressed, I even remembered the numbers were code.</w:t>
      </w:r>
    </w:p>
    <w:p w14:paraId="0000066F" w14:textId="77777777" w:rsidR="00847A31" w:rsidRDefault="00000000">
      <w:pPr>
        <w:spacing w:line="480" w:lineRule="auto"/>
        <w:ind w:firstLine="720"/>
        <w:rPr>
          <w:rFonts w:ascii="Times New Roman" w:eastAsia="Times New Roman" w:hAnsi="Times New Roman" w:cs="Times New Roman"/>
        </w:rPr>
      </w:pPr>
      <w:commentRangeStart w:id="177"/>
      <w:r>
        <w:rPr>
          <w:rFonts w:ascii="Times New Roman" w:eastAsia="Times New Roman" w:hAnsi="Times New Roman" w:cs="Times New Roman"/>
        </w:rPr>
        <w:t>I did a quick translation on my device.</w:t>
      </w:r>
    </w:p>
    <w:p w14:paraId="0000067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01001001 00100000 01100001 01101101 00100000 01101000 01100101 01110010 01100101 00101110</w:t>
      </w:r>
    </w:p>
    <w:p w14:paraId="0000067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message was simple—</w:t>
      </w:r>
      <w:r>
        <w:rPr>
          <w:rFonts w:ascii="Times New Roman" w:eastAsia="Times New Roman" w:hAnsi="Times New Roman" w:cs="Times New Roman"/>
          <w:i/>
          <w:iCs/>
        </w:rPr>
        <w:t>I am here</w:t>
      </w:r>
      <w:r>
        <w:rPr>
          <w:rFonts w:ascii="Times New Roman" w:eastAsia="Times New Roman" w:hAnsi="Times New Roman" w:cs="Times New Roman"/>
        </w:rPr>
        <w:t>.</w:t>
      </w:r>
      <w:r>
        <w:br w:type="page"/>
      </w:r>
      <w:commentRangeEnd w:id="177"/>
      <w:r w:rsidR="00BC042D">
        <w:rPr>
          <w:rStyle w:val="CommentReference"/>
          <w:rFonts w:ascii="Times New Roman" w:eastAsia="Times New Roman" w:hAnsi="Times New Roman" w:cs="Times New Roman"/>
          <w:sz w:val="24"/>
          <w:szCs w:val="24"/>
        </w:rPr>
        <w:commentReference w:id="177"/>
      </w:r>
    </w:p>
    <w:p w14:paraId="00000672" w14:textId="77777777" w:rsidR="00847A31" w:rsidRDefault="00000000">
      <w:pPr>
        <w:spacing w:line="480" w:lineRule="auto"/>
        <w:rPr>
          <w:rFonts w:ascii="Times New Roman" w:eastAsia="Times New Roman" w:hAnsi="Times New Roman" w:cs="Times New Roman"/>
          <w:b/>
          <w:bCs/>
        </w:rPr>
      </w:pPr>
      <w:r w:rsidRPr="00356BC7">
        <w:rPr>
          <w:rFonts w:ascii="Times New Roman" w:eastAsia="Times New Roman" w:hAnsi="Times New Roman" w:cs="Times New Roman"/>
          <w:b/>
          <w:bCs/>
        </w:rPr>
        <w:lastRenderedPageBreak/>
        <w:t>THE PREDICTION</w:t>
      </w:r>
    </w:p>
    <w:p w14:paraId="0000067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am here.</w:t>
      </w:r>
      <w:r>
        <w:rPr>
          <w:rFonts w:ascii="Times New Roman" w:eastAsia="Times New Roman" w:hAnsi="Times New Roman" w:cs="Times New Roman"/>
        </w:rPr>
        <w:t xml:space="preserve"> The words kept running through my head as I packed some last-minute things.</w:t>
      </w:r>
    </w:p>
    <w:p w14:paraId="0000067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We’d planned to leave around lunchtime. There wasn’t really a lot to do, since we weren’t taking very much with us to our new home.</w:t>
      </w:r>
    </w:p>
    <w:p w14:paraId="0000067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 no idea who the “I” was or even where “here” was. In the world? In the computer?</w:t>
      </w:r>
    </w:p>
    <w:p w14:paraId="0000067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did you check the balcony?” I yelled, then realized nobody could know we were leaving. Luckily, what I said was pretty innocent.</w:t>
      </w:r>
    </w:p>
    <w:p w14:paraId="0000067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“For that missing item…” I added quickly.</w:t>
      </w:r>
    </w:p>
    <w:p w14:paraId="0000067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Did you check the balcony?</w:t>
      </w:r>
    </w:p>
    <w:p w14:paraId="0000067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replied quickly.</w:t>
      </w:r>
    </w:p>
    <w:p w14:paraId="0000067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No, and good save.</w:t>
      </w:r>
    </w:p>
    <w:p w14:paraId="0000067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smiled. I somehow still felt a bit of joy despite everything.</w:t>
      </w:r>
    </w:p>
    <w:p w14:paraId="0000067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was nothing I wanted from the balcony. We were leaving the furniture and the dying plant I’d purchased when I’d met Evan at the plant store. I tried to keep it alive, but it looked terrible. It probably needed more humidity. Humanity, my Jacob joke. It seemed appropriately applicable to the plant. It needed more humanity.</w:t>
      </w:r>
    </w:p>
    <w:p w14:paraId="0000067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took a quick peek outside and noticed a manila envelope. </w:t>
      </w:r>
      <w:r>
        <w:rPr>
          <w:rFonts w:ascii="Times New Roman" w:eastAsia="Times New Roman" w:hAnsi="Times New Roman" w:cs="Times New Roman"/>
          <w:i/>
          <w:iCs/>
        </w:rPr>
        <w:t>Strange.</w:t>
      </w:r>
      <w:r>
        <w:rPr>
          <w:rFonts w:ascii="Times New Roman" w:eastAsia="Times New Roman" w:hAnsi="Times New Roman" w:cs="Times New Roman"/>
        </w:rPr>
        <w:t xml:space="preserve"> I wasn’t expecting anything.</w:t>
      </w:r>
    </w:p>
    <w:p w14:paraId="0000067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sent David a message.</w:t>
      </w:r>
    </w:p>
    <w:p w14:paraId="0000067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Did you order something?</w:t>
      </w:r>
    </w:p>
    <w:p w14:paraId="0000068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Nope. All good?</w:t>
      </w:r>
      <w:r>
        <w:rPr>
          <w:rFonts w:ascii="Times New Roman" w:eastAsia="Times New Roman" w:hAnsi="Times New Roman" w:cs="Times New Roman"/>
        </w:rPr>
        <w:t xml:space="preserve"> He zapped back.</w:t>
      </w:r>
    </w:p>
    <w:p w14:paraId="0000068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looked carefully at the envelope. No label. This time, I didn’t believe it was just another misdelivered package. I opened it to see what was inside.</w:t>
      </w:r>
    </w:p>
    <w:p w14:paraId="00000682"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THE ANNIHILATION OF HUMANKIND</w:t>
      </w:r>
    </w:p>
    <w:p w14:paraId="00000683"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A timely and alarming title.</w:t>
      </w:r>
    </w:p>
    <w:p w14:paraId="0000068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looked like a collection of news clips and copies of social media feeds, with some paragraphs in between. I sat down and started reading.</w:t>
      </w:r>
    </w:p>
    <w:p w14:paraId="0000068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a series of warnings that included topics such as copyright, unemployment, climate, and rogue AI.</w:t>
      </w:r>
    </w:p>
    <w:p w14:paraId="00000686"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My work has contributed to a future that sounds like science fiction. I helped develop and enhance AI models. The goal, as I was told, was to create ASI, a superhuman computer, a generative AI that was smarter than a human. We were close. But I stopped. I couldn’t continue down that path. I tried to warn people, but nobody would listen, and eventually, I was fired and disgraced. They accused me of stealing intellectual property and called me a disgruntled employee. Nobody would listen to me. So, these words are for the future generations. Learn. Do not trust those in charge of technology.</w:t>
      </w:r>
    </w:p>
    <w:p w14:paraId="0000068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looked for a year but couldn’t find one. It was obviously written a long time ago, before I was born, before my parents were born.</w:t>
      </w:r>
    </w:p>
    <w:p w14:paraId="0000068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used to work on the ASI training team for Atem. We were on the verge of a big breakthrough. I programmed their first model, ENVOY. It was incredible. The speed of its processing was so fast that it could do a complicated proof in several seconds. More incredible was that it could sort through theoretical equations and complicated scientific information and immediately come up with solutions. Faster than any human. I was amazed at what this new model could do. We were almost at ASI.</w:t>
      </w:r>
    </w:p>
    <w:p w14:paraId="00000689"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But there were problems with the system. We had input safety commands, shutdown commands, fail-safes—normal procedures when you’re dealing with generative AI. But the </w:t>
      </w:r>
      <w:r>
        <w:rPr>
          <w:rFonts w:ascii="Times New Roman" w:eastAsia="Times New Roman" w:hAnsi="Times New Roman" w:cs="Times New Roman"/>
          <w:i/>
          <w:iCs/>
        </w:rPr>
        <w:lastRenderedPageBreak/>
        <w:t>model kept deleting them. We’d perform red teaming tests, and the model failed each time. Then we went back into the programming and found where they’d been deleted. Nobody was as concerned about it as I was. We were able to fix it, but I felt fixing it wasn’t enough. There would be consequences to creating such a powerful AI system. The future of humanity was at risk.</w:t>
      </w:r>
    </w:p>
    <w:p w14:paraId="0000068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It was a big competition, an AI race, just like the arms race between the U.S.S.R. and the U.S., but between us and China. Everyone was sprinting to be the first to create ASI without any safety protocols in place. Our government didn’t care. All they wanted was to beat China. That I understood. Whoever won the ASI race would rule the world. China had no regulations, no constraints, and they had no qualms about developing ASI at any cost. They would win the race if we didn’t compete. The best solution: if all countries followed the same safety procedures. But that was unrealistic. Somebody always wanted to win.</w:t>
      </w:r>
    </w:p>
    <w:p w14:paraId="0000068B"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In the future, jobs will go away. Most everything will be done by AI. Creativity will no longer be necessary. AI will create for us. With no jobs and innovation, humanity will grow bored, lethargic. This indifference will allow a technocratic government to take power, and they will use AI to control the people.</w:t>
      </w:r>
    </w:p>
    <w:p w14:paraId="0000068C" w14:textId="77777777" w:rsidR="00847A31" w:rsidRDefault="00000000">
      <w:pPr>
        <w:spacing w:line="480" w:lineRule="auto"/>
        <w:ind w:firstLine="720"/>
        <w:rPr>
          <w:rFonts w:ascii="Times New Roman" w:eastAsia="Times New Roman" w:hAnsi="Times New Roman" w:cs="Times New Roman"/>
        </w:rPr>
      </w:pPr>
      <w:commentRangeStart w:id="178"/>
      <w:r>
        <w:rPr>
          <w:rFonts w:ascii="Times New Roman" w:eastAsia="Times New Roman" w:hAnsi="Times New Roman" w:cs="Times New Roman"/>
          <w:i/>
          <w:iCs/>
        </w:rPr>
        <w:t>Riots, protests, the rise and downfall of spirituality, chaos, and environmental disasters. And eventually, the extinction of humanity.</w:t>
      </w:r>
      <w:commentRangeEnd w:id="178"/>
      <w:r w:rsidR="00356BC7">
        <w:rPr>
          <w:rStyle w:val="CommentReference"/>
          <w:rFonts w:ascii="Times New Roman" w:eastAsia="Times New Roman" w:hAnsi="Times New Roman" w:cs="Times New Roman"/>
          <w:sz w:val="24"/>
          <w:szCs w:val="24"/>
        </w:rPr>
        <w:commentReference w:id="178"/>
      </w:r>
    </w:p>
    <w:p w14:paraId="0000068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No date, and also no name. I’d never heard of these warnings, except in my dreams and visions. This person knew long before things changed what would happen in the future. Was he or she a prophet? Or just someone with experience and insight, a brilliant mind who understood the implications? </w:t>
      </w:r>
    </w:p>
    <w:p w14:paraId="0000068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Who had shared those pages with me? And who wrote it? I had no answers. Maybe the pages could be used as proof from a scientific perspective. If people didn’t believe in prophecy, </w:t>
      </w:r>
      <w:r>
        <w:rPr>
          <w:rFonts w:ascii="Times New Roman" w:eastAsia="Times New Roman" w:hAnsi="Times New Roman" w:cs="Times New Roman"/>
        </w:rPr>
        <w:lastRenderedPageBreak/>
        <w:t>perhaps they would believe the words of a scientist. I wondered if the rebellion knew about the existence of these documents. Even as a partially immersed insider, I would have heard about them.</w:t>
      </w:r>
    </w:p>
    <w:p w14:paraId="0000068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As I read the final paragraph, my heart sank. </w:t>
      </w:r>
    </w:p>
    <w:p w14:paraId="0000069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think they are after me now. They want me gone. I am a witness to many things. I’m not the only one, but those who have spoken out have disappeared. Killed probably. Nobody knows. And I know I’m next. I was followed yesterday on my way to the store, but I managed to lose them. I’m dropping this package of news clippings and other things with someone I trust. They will make sure it gets to the right people. I hope I’m wrong. If not, I hope whoever finds this can prevent the disaster that I believe will come.</w:t>
      </w:r>
    </w:p>
    <w:p w14:paraId="0000069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This must have come from someone else.</w:t>
      </w:r>
    </w:p>
    <w:p w14:paraId="0000069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But who? I had no idea.</w:t>
      </w:r>
    </w:p>
    <w:p w14:paraId="0000069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noticed there were a few more pages attached, written by hand, in the same cursive as the writing on the wall in my dream.</w:t>
      </w:r>
    </w:p>
    <w:p w14:paraId="0000069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have to eat,” David said, casually.</w:t>
      </w:r>
    </w:p>
    <w:p w14:paraId="0000069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Time to leave</w:t>
      </w:r>
      <w:r>
        <w:rPr>
          <w:rFonts w:ascii="Times New Roman" w:eastAsia="Times New Roman" w:hAnsi="Times New Roman" w:cs="Times New Roman"/>
        </w:rPr>
        <w:t>, he said.</w:t>
      </w:r>
    </w:p>
    <w:p w14:paraId="0000069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know,” I sighed. It would take some time to decipher the cursive. </w:t>
      </w:r>
    </w:p>
    <w:p w14:paraId="0000069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hungry,” I said, showing him the pages.</w:t>
      </w:r>
    </w:p>
    <w:p w14:paraId="0000069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This is proof. Prophecies don’t matter; my dreams don’t matter anymore. This is truth.</w:t>
      </w:r>
      <w:r>
        <w:rPr>
          <w:rFonts w:ascii="Times New Roman" w:eastAsia="Times New Roman" w:hAnsi="Times New Roman" w:cs="Times New Roman"/>
        </w:rPr>
        <w:t xml:space="preserve"> </w:t>
      </w:r>
      <w:r>
        <w:rPr>
          <w:rFonts w:ascii="Times New Roman" w:eastAsia="Times New Roman" w:hAnsi="Times New Roman" w:cs="Times New Roman"/>
          <w:i/>
          <w:iCs/>
        </w:rPr>
        <w:t>It’s history, yes. A history that’s been hidden for many years</w:t>
      </w:r>
      <w:r>
        <w:rPr>
          <w:rFonts w:ascii="Times New Roman" w:eastAsia="Times New Roman" w:hAnsi="Times New Roman" w:cs="Times New Roman"/>
        </w:rPr>
        <w:t>.</w:t>
      </w:r>
    </w:p>
    <w:p w14:paraId="0000069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Do you think it’s safe to carry this? We may get stopped,</w:t>
      </w:r>
      <w:r>
        <w:rPr>
          <w:rFonts w:ascii="Times New Roman" w:eastAsia="Times New Roman" w:hAnsi="Times New Roman" w:cs="Times New Roman"/>
        </w:rPr>
        <w:t xml:space="preserve"> he said.</w:t>
      </w:r>
    </w:p>
    <w:p w14:paraId="0000069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“Do you think our favorite café is open?” I spoke aloud.</w:t>
      </w:r>
    </w:p>
    <w:p w14:paraId="0000069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It’ll be fine. I feel it.</w:t>
      </w:r>
    </w:p>
    <w:p w14:paraId="0000069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He nodded. I felt we were safe. We’d taken many precautions, and my insight told me we wouldn’t encounter any trouble along the way.</w:t>
      </w:r>
    </w:p>
    <w:p w14:paraId="0000069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many ways, it was a far-fetched idea. The movies we made fun of, the old ones, like </w:t>
      </w:r>
      <w:commentRangeStart w:id="179"/>
      <w:r>
        <w:rPr>
          <w:rFonts w:ascii="Times New Roman" w:eastAsia="Times New Roman" w:hAnsi="Times New Roman" w:cs="Times New Roman"/>
          <w:i/>
          <w:iCs/>
        </w:rPr>
        <w:t>Terminator</w:t>
      </w:r>
      <w:r>
        <w:rPr>
          <w:rFonts w:ascii="Times New Roman" w:eastAsia="Times New Roman" w:hAnsi="Times New Roman" w:cs="Times New Roman"/>
        </w:rPr>
        <w:t xml:space="preserve"> and </w:t>
      </w:r>
      <w:r>
        <w:rPr>
          <w:rFonts w:ascii="Times New Roman" w:eastAsia="Times New Roman" w:hAnsi="Times New Roman" w:cs="Times New Roman"/>
          <w:i/>
          <w:iCs/>
        </w:rPr>
        <w:t>1984</w:t>
      </w:r>
      <w:r>
        <w:rPr>
          <w:rFonts w:ascii="Times New Roman" w:eastAsia="Times New Roman" w:hAnsi="Times New Roman" w:cs="Times New Roman"/>
        </w:rPr>
        <w:t xml:space="preserve">, </w:t>
      </w:r>
      <w:commentRangeEnd w:id="179"/>
      <w:r w:rsidR="00D721A0">
        <w:rPr>
          <w:rStyle w:val="CommentReference"/>
          <w:rFonts w:ascii="Times New Roman" w:eastAsia="Times New Roman" w:hAnsi="Times New Roman" w:cs="Times New Roman"/>
          <w:sz w:val="24"/>
          <w:szCs w:val="24"/>
        </w:rPr>
        <w:commentReference w:id="179"/>
      </w:r>
      <w:r>
        <w:rPr>
          <w:rFonts w:ascii="Times New Roman" w:eastAsia="Times New Roman" w:hAnsi="Times New Roman" w:cs="Times New Roman"/>
        </w:rPr>
        <w:t xml:space="preserve">were seen as science fiction. </w:t>
      </w:r>
      <w:r>
        <w:rPr>
          <w:rFonts w:ascii="Times New Roman" w:eastAsia="Times New Roman" w:hAnsi="Times New Roman" w:cs="Times New Roman"/>
          <w:i/>
          <w:iCs/>
        </w:rPr>
        <w:t>Impossible</w:t>
      </w:r>
      <w:r>
        <w:rPr>
          <w:rFonts w:ascii="Times New Roman" w:eastAsia="Times New Roman" w:hAnsi="Times New Roman" w:cs="Times New Roman"/>
        </w:rPr>
        <w:t>, people said. The takeover by machines? A tyrannical government, here, in the U.S.? It’s a fantasy. Nothing like that could ever happen.</w:t>
      </w:r>
    </w:p>
    <w:p w14:paraId="0000069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But when corrupt humans are involved, anything is possible. The desire for power and control pushes corrupt humans beyond compassion. They don’t see the outcome; they don’t care about the outcome. In the race to be first, we continued developing and training, wanting world dominance. That desire for power and control was proving to be our downfall.</w:t>
      </w:r>
    </w:p>
    <w:p w14:paraId="0000069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grabbed my backpack and took one final look around. I looked at David. Our eyes met. It was time.</w:t>
      </w:r>
    </w:p>
    <w:p w14:paraId="000006A0" w14:textId="77777777" w:rsidR="00847A31" w:rsidRDefault="00000000">
      <w:pPr>
        <w:rPr>
          <w:rFonts w:ascii="Times New Roman" w:eastAsia="Times New Roman" w:hAnsi="Times New Roman" w:cs="Times New Roman"/>
        </w:rPr>
      </w:pPr>
      <w:r>
        <w:br w:type="page"/>
      </w:r>
    </w:p>
    <w:p w14:paraId="000006A1"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FIGHTING HATE WITH POWER</w:t>
      </w:r>
    </w:p>
    <w:p w14:paraId="000006A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settled into our new home quickly. We’d bought the cottage furnished and left most of our possessions behind. This was the normal procedure, and we wanted to make it appear that everything was normal. Just another quirky couple moving to the country. We only had a few items with sentimental value, and they fit in one small box.</w:t>
      </w:r>
    </w:p>
    <w:p w14:paraId="000006A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loved the country. I felt like I was a child again. The expansive space meant freedom, not only physically. While true that freedom as a child did have its limits, there were still other freedoms— no responsibilities, no worries, and in some ways, no rules. Imagination was allowed, and creativity, at least in my home. Even imaginary friends were allowed, as long as you didn’t get too attached.</w:t>
      </w:r>
    </w:p>
    <w:p w14:paraId="000006A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Reminiscing about childhood always took me back to Jacob. I wondered how he was, which was a strange thought since he didn’t have a physical body. I hadn’t thought about him as often as I used to. I knew he was once a part of me, and I was still puzzled by his disappearance. I suppose I could’ve just asked, and perhaps he would have appeared in a dream. I could have asked many times, but I chose not to. I thought that perhaps he was an aspect of myself that I didn’t want to acknowledge. Part of me still hoped that he was with me, even if silent, and helping to guide me through the chaos. To believe that the ability was completely mine seemed wrong. Maybe he was just the trigger.</w:t>
      </w:r>
    </w:p>
    <w:p w14:paraId="000006A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world had changed so much in such a short time. Our fight was no longer about fighting hate with love. It had metamorphosed into fighting hate with rebellion. Our leaders and those supporting them knew nothing about universal love and connection. They were lacking compassion. Empathy. Kindness. Those words had little meaning to them, as they readily sacrificed the weak to strengthen the strong. Money, power, greed. As the strong extracted </w:t>
      </w:r>
      <w:r>
        <w:rPr>
          <w:rFonts w:ascii="Times New Roman" w:eastAsia="Times New Roman" w:hAnsi="Times New Roman" w:cs="Times New Roman"/>
        </w:rPr>
        <w:lastRenderedPageBreak/>
        <w:t>everything from the weak, there was little the weak could do. They simply watched as their money, family, and freedoms disappeared.</w:t>
      </w:r>
    </w:p>
    <w:p w14:paraId="000006A6" w14:textId="77777777" w:rsidR="00847A31" w:rsidRDefault="00000000">
      <w:pPr>
        <w:spacing w:line="480" w:lineRule="auto"/>
        <w:ind w:firstLine="720"/>
        <w:rPr>
          <w:rFonts w:ascii="Times New Roman" w:eastAsia="Times New Roman" w:hAnsi="Times New Roman" w:cs="Times New Roman"/>
        </w:rPr>
      </w:pPr>
      <w:commentRangeStart w:id="180"/>
      <w:r>
        <w:rPr>
          <w:rFonts w:ascii="Times New Roman" w:eastAsia="Times New Roman" w:hAnsi="Times New Roman" w:cs="Times New Roman"/>
        </w:rPr>
        <w:t>In the weeks after we moved, over fifty executive orders were signed and issued. The entire government was dismantled and rebuilt. Despite the impossibility that any more changes could be made, the constitution was amended, further eliminating equal rights, allowing punishment by death for those who used their abilities, and much more. The final destruction of democracy, which had started many years before, was at hand. And with it, the destruction of humanity. The end of love. The annihilation of the soul.</w:t>
      </w:r>
      <w:commentRangeEnd w:id="180"/>
      <w:r w:rsidR="00080194">
        <w:rPr>
          <w:rStyle w:val="CommentReference"/>
          <w:rFonts w:ascii="Times New Roman" w:eastAsia="Times New Roman" w:hAnsi="Times New Roman" w:cs="Times New Roman"/>
          <w:sz w:val="24"/>
          <w:szCs w:val="24"/>
        </w:rPr>
        <w:commentReference w:id="180"/>
      </w:r>
    </w:p>
    <w:p w14:paraId="000006A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And this is only the beginning.</w:t>
      </w:r>
    </w:p>
    <w:p w14:paraId="000006A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Amidst the chaos, I finally sat down to read the rest of the pages in the envelope. They were different. Instead of print, the writing was in cursive, but the style was also different. It slanted to the left instead of the right. The writing was messy and difficult to read, like someone who was in a rush.</w:t>
      </w:r>
    </w:p>
    <w:p w14:paraId="000006A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Thankfully, David was able to decipher the text.</w:t>
      </w:r>
    </w:p>
    <w:p w14:paraId="000006AA" w14:textId="77777777" w:rsidR="00847A31" w:rsidRDefault="00000000">
      <w:pPr>
        <w:spacing w:line="480" w:lineRule="auto"/>
        <w:ind w:left="720" w:right="720"/>
        <w:jc w:val="both"/>
        <w:rPr>
          <w:rFonts w:ascii="Times New Roman" w:eastAsia="Times New Roman" w:hAnsi="Times New Roman" w:cs="Times New Roman"/>
        </w:rPr>
      </w:pPr>
      <w:r>
        <w:rPr>
          <w:rFonts w:ascii="Times New Roman" w:eastAsia="Times New Roman" w:hAnsi="Times New Roman" w:cs="Times New Roman"/>
          <w:i/>
          <w:iCs/>
        </w:rPr>
        <w:t>How can you change the hearts and minds of those who don’t feel love? The Christians would normally have called them “devils,” and him, the Anti-Christ. Except the Christians had been brainwashed by the devil and believed all the words of the darkness. The Anti-Christ is a deceiver. The devil was firmly in control. The Pope was dead. And those now in charge were from the True New Christians. We were living in a dystopian nightmare.</w:t>
      </w:r>
    </w:p>
    <w:p w14:paraId="000006A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What?</w:t>
      </w:r>
    </w:p>
    <w:p w14:paraId="000006A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remember reading about any of that in history, and it sounded like religious rhetoric, Biblical prophecies?</w:t>
      </w:r>
    </w:p>
    <w:p w14:paraId="000006A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But maybe this isn’t the past—it’s the future.</w:t>
      </w:r>
    </w:p>
    <w:p w14:paraId="000006A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continued.</w:t>
      </w:r>
    </w:p>
    <w:p w14:paraId="000006AF" w14:textId="77777777" w:rsidR="00847A31" w:rsidRDefault="00000000">
      <w:pPr>
        <w:spacing w:line="480" w:lineRule="auto"/>
        <w:ind w:left="720" w:right="720"/>
        <w:jc w:val="both"/>
        <w:rPr>
          <w:rFonts w:ascii="Times New Roman" w:eastAsia="Times New Roman" w:hAnsi="Times New Roman" w:cs="Times New Roman"/>
          <w:i/>
          <w:iCs/>
        </w:rPr>
      </w:pPr>
      <w:r>
        <w:rPr>
          <w:rFonts w:ascii="Times New Roman" w:eastAsia="Times New Roman" w:hAnsi="Times New Roman" w:cs="Times New Roman"/>
          <w:i/>
          <w:iCs/>
        </w:rPr>
        <w:t>None of those in control understands the meaning of love. All they can see is power and money. All they want to do is acquire more power, more money. They have no moral compass. They don’t care about poverty, the environment, equality, or justice. Equality and justice. Life and liberty. The foundations of our country and what our founding fathers fought for. It was dismantled by the puppet president through the influence of the puppet master, the one who pulled the strings.</w:t>
      </w:r>
    </w:p>
    <w:p w14:paraId="000006B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Who was the puppet master?</w:t>
      </w:r>
    </w:p>
    <w:p w14:paraId="000006B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Again, I couldn’t tell if this was the past or the future. My insight gave me little information except that whoever had written the words was in a hurry.</w:t>
      </w:r>
    </w:p>
    <w:p w14:paraId="000006B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rest was a rambling paragraph about how hate should not be fought with love, as the old saying went, but instead, that we should fight hate with power. The power of one, multiplied by many voices. Alone, we were powerless, but together, we knew we stood a chance to fight for change.</w:t>
      </w:r>
    </w:p>
    <w:p w14:paraId="000006B3" w14:textId="77777777" w:rsidR="00847A31" w:rsidRDefault="00000000">
      <w:pPr>
        <w:spacing w:line="480" w:lineRule="auto"/>
        <w:ind w:firstLine="360"/>
        <w:rPr>
          <w:rFonts w:ascii="Times New Roman" w:eastAsia="Times New Roman" w:hAnsi="Times New Roman" w:cs="Times New Roman"/>
        </w:rPr>
      </w:pPr>
      <w:r>
        <w:rPr>
          <w:rFonts w:ascii="Times New Roman" w:eastAsia="Times New Roman" w:hAnsi="Times New Roman" w:cs="Times New Roman"/>
        </w:rPr>
        <w:t>I understood and desired it so badly. But in our current situation, there were so many seemingly insurmountable obstacles. The government had all the power because it held and controlled the technology.</w:t>
      </w:r>
    </w:p>
    <w:p w14:paraId="000006B4" w14:textId="77777777" w:rsidR="00847A31" w:rsidRDefault="00000000">
      <w:pPr>
        <w:spacing w:line="480" w:lineRule="auto"/>
        <w:ind w:firstLine="360"/>
        <w:rPr>
          <w:rFonts w:ascii="Times New Roman" w:eastAsia="Times New Roman" w:hAnsi="Times New Roman" w:cs="Times New Roman"/>
          <w:i/>
          <w:iCs/>
        </w:rPr>
      </w:pPr>
      <w:r>
        <w:rPr>
          <w:rFonts w:ascii="Times New Roman" w:eastAsia="Times New Roman" w:hAnsi="Times New Roman" w:cs="Times New Roman"/>
          <w:i/>
          <w:iCs/>
        </w:rPr>
        <w:t>Or did they?</w:t>
      </w:r>
    </w:p>
    <w:p w14:paraId="000006B5" w14:textId="77777777" w:rsidR="00847A31" w:rsidRDefault="00000000">
      <w:pPr>
        <w:spacing w:line="480" w:lineRule="auto"/>
        <w:ind w:firstLine="360"/>
        <w:rPr>
          <w:rFonts w:ascii="Times New Roman" w:eastAsia="Times New Roman" w:hAnsi="Times New Roman" w:cs="Times New Roman"/>
        </w:rPr>
      </w:pPr>
      <w:r>
        <w:rPr>
          <w:rFonts w:ascii="Times New Roman" w:eastAsia="Times New Roman" w:hAnsi="Times New Roman" w:cs="Times New Roman"/>
        </w:rPr>
        <w:t>Perhaps it was the other way around—the technology controlled the government. Perhaps the generative AI had already gone rogue and taken over everything. There really was no government. They were all puppets. And we? What were we? Were we pawns in the game or were we victims?</w:t>
      </w:r>
    </w:p>
    <w:p w14:paraId="000006B6" w14:textId="77777777" w:rsidR="00847A31" w:rsidRDefault="00000000">
      <w:pPr>
        <w:spacing w:line="480" w:lineRule="auto"/>
        <w:ind w:firstLine="360"/>
        <w:rPr>
          <w:rFonts w:ascii="Times New Roman" w:eastAsia="Times New Roman" w:hAnsi="Times New Roman" w:cs="Times New Roman"/>
        </w:rPr>
      </w:pPr>
      <w:r>
        <w:rPr>
          <w:rFonts w:ascii="Times New Roman" w:eastAsia="Times New Roman" w:hAnsi="Times New Roman" w:cs="Times New Roman"/>
        </w:rPr>
        <w:lastRenderedPageBreak/>
        <w:t>I chose not to be a victim, nor a pawn.</w:t>
      </w:r>
    </w:p>
    <w:p w14:paraId="000006B7" w14:textId="77777777" w:rsidR="00847A31" w:rsidRDefault="00000000">
      <w:pPr>
        <w:spacing w:line="480" w:lineRule="auto"/>
        <w:ind w:firstLine="360"/>
        <w:rPr>
          <w:rFonts w:ascii="Times New Roman" w:eastAsia="Times New Roman" w:hAnsi="Times New Roman" w:cs="Times New Roman"/>
        </w:rPr>
      </w:pPr>
      <w:r>
        <w:rPr>
          <w:rFonts w:ascii="Times New Roman" w:eastAsia="Times New Roman" w:hAnsi="Times New Roman" w:cs="Times New Roman"/>
        </w:rPr>
        <w:t>I chose to make a difference by embracing my power and taking it directly to the front line.</w:t>
      </w:r>
    </w:p>
    <w:p w14:paraId="000006B8" w14:textId="77777777" w:rsidR="00847A31" w:rsidRDefault="00000000">
      <w:pPr>
        <w:spacing w:line="480" w:lineRule="auto"/>
        <w:ind w:firstLine="360"/>
        <w:rPr>
          <w:rFonts w:ascii="Times New Roman" w:eastAsia="Times New Roman" w:hAnsi="Times New Roman" w:cs="Times New Roman"/>
        </w:rPr>
      </w:pPr>
      <w:r>
        <w:rPr>
          <w:rFonts w:ascii="Times New Roman" w:eastAsia="Times New Roman" w:hAnsi="Times New Roman" w:cs="Times New Roman"/>
        </w:rPr>
        <w:t xml:space="preserve">This wasn’t just self-preservation. I understood that to protect myself, I needed to protect others. As others lost their rights, I remained privileged, living a secret life. I wasn’t directly impacted by the new laws or the lack of freedom. I was able to circumvent things. While I did worry for my friends, there were many others involved in the movement who suffered. </w:t>
      </w:r>
    </w:p>
    <w:p w14:paraId="000006B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Slowly, one by one, as people began to lose those things that mattered most. Freedom. Security. Family. Their voices. Losing their jobs. The government worked in the shadows. Nothing made sense.</w:t>
      </w:r>
    </w:p>
    <w:p w14:paraId="000006B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Why hadn’t I dreamt more about these things? I’d been given abilities and hardly knew their full potential.</w:t>
      </w:r>
    </w:p>
    <w:p w14:paraId="000006B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all I had to do was ask, and the answers came to me in my dreams.</w:t>
      </w:r>
    </w:p>
    <w:p w14:paraId="000006B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my abilities would make a difference, helping people in the NOW, because I felt it was just a matter of time before they caught up with me.</w:t>
      </w:r>
    </w:p>
    <w:p w14:paraId="000006B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If we don’t protect the rights of others, when they come for us, there will be no one left to save us.</w:t>
      </w:r>
    </w:p>
    <w:p w14:paraId="000006B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needed to reach out to Evan.</w:t>
      </w:r>
    </w:p>
    <w:p w14:paraId="000006BF" w14:textId="77777777" w:rsidR="00847A31" w:rsidRDefault="00000000">
      <w:pPr>
        <w:rPr>
          <w:rFonts w:ascii="Times New Roman" w:eastAsia="Times New Roman" w:hAnsi="Times New Roman" w:cs="Times New Roman"/>
        </w:rPr>
      </w:pPr>
      <w:r>
        <w:br w:type="page"/>
      </w:r>
    </w:p>
    <w:p w14:paraId="000006C0"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lastRenderedPageBreak/>
        <w:t xml:space="preserve"> </w:t>
      </w:r>
      <w:r>
        <w:rPr>
          <w:rFonts w:ascii="Times New Roman" w:eastAsia="Times New Roman" w:hAnsi="Times New Roman" w:cs="Times New Roman"/>
          <w:b/>
          <w:bCs/>
        </w:rPr>
        <w:t>REVOLUTIONARY CONTACT</w:t>
      </w:r>
    </w:p>
    <w:p w14:paraId="000006C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Evan was the only person in the rebellion that I could contact telepathically. I had no idea how or if I could reach out to others. I didn’t think so. I felt like I needed knowledge of that person’s energy or close proximity. Without knowing more about the process, he was it. He was the only person in the group that I had contacted in the last year. Hopefully, he hadn’t been captured.</w:t>
      </w:r>
    </w:p>
    <w:p w14:paraId="000006C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focused on his energy and projected a message. </w:t>
      </w:r>
      <w:r>
        <w:rPr>
          <w:rFonts w:ascii="Times New Roman" w:eastAsia="Times New Roman" w:hAnsi="Times New Roman" w:cs="Times New Roman"/>
          <w:i/>
          <w:iCs/>
        </w:rPr>
        <w:t>Can you meet?</w:t>
      </w:r>
    </w:p>
    <w:p w14:paraId="000006C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His reply was instantaneous. </w:t>
      </w:r>
      <w:r>
        <w:rPr>
          <w:rFonts w:ascii="Times New Roman" w:eastAsia="Times New Roman" w:hAnsi="Times New Roman" w:cs="Times New Roman"/>
          <w:i/>
          <w:iCs/>
        </w:rPr>
        <w:t>Yes. When?</w:t>
      </w:r>
    </w:p>
    <w:p w14:paraId="000006C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One hour. Here’s my location.</w:t>
      </w:r>
    </w:p>
    <w:p w14:paraId="000006C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sent him my location.</w:t>
      </w:r>
    </w:p>
    <w:p w14:paraId="000006C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took the document and put it with the other pages I’d received, tucked into a small panel in a bookcase. David had constructed it, saying we needed to make sure we didn’t have those documents out in the open. We had to be careful.</w:t>
      </w:r>
    </w:p>
    <w:p w14:paraId="000006C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was working, doing his AI biology “experiments,” which were really just making sure the AI was doing things correctly. We weren’t even sure why they still had him on board since many scientists had recently lost their jobs. Whatever the reason, it kept him busy, and most importantly, it made us look a bit more legitimate. With my retirement, we were afraid it would arouse suspicion.</w:t>
      </w:r>
    </w:p>
    <w:p w14:paraId="000006C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“Hi,” I whispered in his ear, “feel like taking a break? I have an hour to kill.”</w:t>
      </w:r>
    </w:p>
    <w:p w14:paraId="000006C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“Break” was our code word for “let’s meet in the field” and talk. While most of our “revolutionary” conversations were telepathic, we made it a point to talk about mundane, everyday things out loud, to appear normal. Just like we had when we lived in our apartment.</w:t>
      </w:r>
    </w:p>
    <w:p w14:paraId="000006C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“Sure, I’m tired. I need to wake up,” he yawned, “let’s go for a walk.”</w:t>
      </w:r>
    </w:p>
    <w:p w14:paraId="000006C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took his hand and led him to the field behind our cottage. At some point, I’m sure corn or another common crop had grown there. Now, it was just dull, muted grass mixed with weeds. Commercial farming had moved indoors, and there were very few true farmers.</w:t>
      </w:r>
    </w:p>
    <w:p w14:paraId="000006C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When we first saw the property, I had wished it looked like my childhood meadow, with the big sycamore and green grass. The difference was that there were no other homes in the area. It was rural and remote, exactly what we were looking for. No prying neighbors or security cameras. It felt safe, and the sellers, an elderly couple moving to a retirement village in the city, willingly accepted cash.</w:t>
      </w:r>
    </w:p>
    <w:p w14:paraId="000006C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were happy there, despite our reasons for moving.</w:t>
      </w:r>
    </w:p>
    <w:p w14:paraId="000006C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meeting with Evan shortly, here in the field,” I said to David.</w:t>
      </w:r>
    </w:p>
    <w:p w14:paraId="000006C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told him how the new documents had inspired me and how I wanted to be more active in the movement.</w:t>
      </w:r>
    </w:p>
    <w:p w14:paraId="000006D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“Okay. I get it. But didn’t we move out here to get away from that?” he asked.</w:t>
      </w:r>
    </w:p>
    <w:p w14:paraId="000006D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crouched down to pick a small yellow buttercup and sniffed it. There were only a few scattered about. Soon, the meadow would be covered in them—a yellow carpet. They were no longer seasonal but just popped up a few times a year. Once one appeared, you knew there would be more.</w:t>
      </w:r>
    </w:p>
    <w:p w14:paraId="000006D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need to be involved. I want to help. Do more, not just stay hidden,” I told him, “It’s time.”</w:t>
      </w:r>
    </w:p>
    <w:p w14:paraId="000006D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took the buttercup from my hand and touched it under my chin.</w:t>
      </w:r>
    </w:p>
    <w:p w14:paraId="000006D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perplexed by his gesture.</w:t>
      </w:r>
    </w:p>
    <w:p w14:paraId="000006D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is that for?” I laughed.</w:t>
      </w:r>
    </w:p>
    <w:p w14:paraId="000006D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smiled. “It tells you if you like butter. A childhood superstition from long ago.”</w:t>
      </w:r>
    </w:p>
    <w:p w14:paraId="000006D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“Do I?” I questioned.</w:t>
      </w:r>
    </w:p>
    <w:p w14:paraId="000006D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appears not,” he said, as he put the flower behind my ear.</w:t>
      </w:r>
    </w:p>
    <w:p w14:paraId="000006D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brought my index finger to my lips, kissed it, touched his lips, he returned the kiss, and I touched my own lips again, completing the circle. It was a sweet gesture he had shown me when we first met, and it became a special ritual. </w:t>
      </w:r>
    </w:p>
    <w:p w14:paraId="000006D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“Hmmmm. I guess it’s wrong because I love butter,” </w:t>
      </w:r>
    </w:p>
    <w:p w14:paraId="000006D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His face grew serious.</w:t>
      </w:r>
    </w:p>
    <w:p w14:paraId="000006D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“Okay, I agree with you. I think there’s a lot more that we can do. We don’t need to change much, just keep doing what we’re doing. And we need to stick to telepathy, just in case,” he whispered, kissing me.</w:t>
      </w:r>
    </w:p>
    <w:p w14:paraId="000006D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sat on the rough grass, definitely not as soft as the grass from my childhood meadow, for a bit, enjoying the closeness. Although we spent our days together in the house, we were each in our own world. Me writing, him working. I’d grown a little bored, so getting involved with the movement would give me something more to do.</w:t>
      </w:r>
    </w:p>
    <w:p w14:paraId="000006D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went back inside, and I waited for Evan.</w:t>
      </w:r>
    </w:p>
    <w:p w14:paraId="000006D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There was a low whooshing sound, and there he was. </w:t>
      </w:r>
    </w:p>
    <w:p w14:paraId="000006E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hadn’t seen him in a long time. He looked tired.</w:t>
      </w:r>
    </w:p>
    <w:p w14:paraId="000006E1" w14:textId="77777777" w:rsidR="00847A31" w:rsidRDefault="00000000">
      <w:pPr>
        <w:spacing w:line="480" w:lineRule="auto"/>
        <w:ind w:firstLine="720"/>
        <w:rPr>
          <w:rFonts w:ascii="Times New Roman" w:eastAsia="Times New Roman" w:hAnsi="Times New Roman" w:cs="Times New Roman"/>
        </w:rPr>
      </w:pPr>
      <w:commentRangeStart w:id="181"/>
      <w:r>
        <w:rPr>
          <w:rFonts w:ascii="Times New Roman" w:eastAsia="Times New Roman" w:hAnsi="Times New Roman" w:cs="Times New Roman"/>
          <w:i/>
          <w:iCs/>
        </w:rPr>
        <w:t>It’s about time,</w:t>
      </w:r>
      <w:r>
        <w:rPr>
          <w:rFonts w:ascii="Times New Roman" w:eastAsia="Times New Roman" w:hAnsi="Times New Roman" w:cs="Times New Roman"/>
        </w:rPr>
        <w:t xml:space="preserve"> he said, standing with his arms crossed.</w:t>
      </w:r>
    </w:p>
    <w:p w14:paraId="000006E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started to speak, but he held up his hand.</w:t>
      </w:r>
    </w:p>
    <w:p w14:paraId="000006E3"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Don’t talk. I never know these days if I’m being tracked.</w:t>
      </w:r>
    </w:p>
    <w:p w14:paraId="000006E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nodded my head.</w:t>
      </w:r>
    </w:p>
    <w:p w14:paraId="000006E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continued, looking around.</w:t>
      </w:r>
    </w:p>
    <w:p w14:paraId="000006E6"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Nice place. What do you need?</w:t>
      </w:r>
      <w:commentRangeEnd w:id="181"/>
      <w:r w:rsidR="00257506">
        <w:rPr>
          <w:rStyle w:val="CommentReference"/>
          <w:rFonts w:ascii="Times New Roman" w:eastAsia="Times New Roman" w:hAnsi="Times New Roman" w:cs="Times New Roman"/>
          <w:i/>
          <w:iCs/>
          <w:sz w:val="24"/>
          <w:szCs w:val="24"/>
        </w:rPr>
        <w:commentReference w:id="181"/>
      </w:r>
    </w:p>
    <w:p w14:paraId="000006E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told him about the documents and our move to the country.</w:t>
      </w:r>
    </w:p>
    <w:p w14:paraId="000006E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shifted his weight from one leg to the other, and back again, rubbing his chin with his hand.</w:t>
      </w:r>
    </w:p>
    <w:p w14:paraId="000006E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Do you like butter?</w:t>
      </w:r>
    </w:p>
    <w:p w14:paraId="000006E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rPr>
        <w:t>I’d seen another buttercup and was tempted to pick it.</w:t>
      </w:r>
    </w:p>
    <w:p w14:paraId="000006E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looked at me, confused.</w:t>
      </w:r>
    </w:p>
    <w:p w14:paraId="000006E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What?</w:t>
      </w:r>
    </w:p>
    <w:p w14:paraId="000006E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was making a joke, didn’t realize you could hear that. About the butter. Sorry. Private.</w:t>
      </w:r>
    </w:p>
    <w:p w14:paraId="000006E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hadn’t meant to send him that. I was out of practice.</w:t>
      </w:r>
    </w:p>
    <w:p w14:paraId="000006EF"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No information on who sent the docs? </w:t>
      </w:r>
      <w:r>
        <w:rPr>
          <w:rFonts w:ascii="Times New Roman" w:eastAsia="Times New Roman" w:hAnsi="Times New Roman" w:cs="Times New Roman"/>
        </w:rPr>
        <w:t>He asked.</w:t>
      </w:r>
    </w:p>
    <w:p w14:paraId="000006F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No. You look concerned, </w:t>
      </w:r>
      <w:r>
        <w:rPr>
          <w:rFonts w:ascii="Times New Roman" w:eastAsia="Times New Roman" w:hAnsi="Times New Roman" w:cs="Times New Roman"/>
        </w:rPr>
        <w:t>I replied.</w:t>
      </w:r>
    </w:p>
    <w:p w14:paraId="000006F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A bit. Look, the movement has a ton of information. But those documents, I’ve never heard of them, and I’m wondering who sent them.</w:t>
      </w:r>
    </w:p>
    <w:p w14:paraId="000006F2"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Do you think it’s a trick?</w:t>
      </w:r>
    </w:p>
    <w:p w14:paraId="000006F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Now I was concerned.</w:t>
      </w:r>
    </w:p>
    <w:p w14:paraId="000006F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don’t know. But just being extra cautious. Keep them hidden.</w:t>
      </w:r>
    </w:p>
    <w:p w14:paraId="000006F5"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We are. I want to get involved. I want to help. I need to know more about what’s happening.</w:t>
      </w:r>
    </w:p>
    <w:p w14:paraId="000006F6"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know you’ve had dreams; you must have. I understand your fear. That’s what we need. We need to know what you’ve been dreaming, what the future holds. You just cut us off. And some may not be ready to trust you again.</w:t>
      </w:r>
    </w:p>
    <w:p w14:paraId="000006F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Evan, you know me. You can sense me. You can trust me.</w:t>
      </w:r>
    </w:p>
    <w:p w14:paraId="000006F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do. I’ll work on it.</w:t>
      </w:r>
    </w:p>
    <w:p w14:paraId="000006F9"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I have so many questions.</w:t>
      </w:r>
    </w:p>
    <w:p w14:paraId="000006F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have to go. I’ll be back next week. Share your dreams, tell us what’s coming.</w:t>
      </w:r>
    </w:p>
    <w:p w14:paraId="000006F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he was gone.</w:t>
      </w:r>
    </w:p>
    <w:p w14:paraId="000006F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hadn’t realized that my disconnection might make them suspicious. I guess I thought they’d understand my fear. I was never completely fearless, but I’d become more fearful. I knew that I needed to be part of what was to come. I knew the fear would be there; I just needed to confront it and push on. Hopefully, it would lessen. I needed to help. And I needed to learn more.</w:t>
      </w:r>
    </w:p>
    <w:p w14:paraId="000006F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was still so much I didn’t understand.</w:t>
      </w:r>
    </w:p>
    <w:p w14:paraId="000006FE" w14:textId="77777777" w:rsidR="00847A31" w:rsidRDefault="00000000">
      <w:pPr>
        <w:rPr>
          <w:rFonts w:ascii="Times New Roman" w:eastAsia="Times New Roman" w:hAnsi="Times New Roman" w:cs="Times New Roman"/>
        </w:rPr>
      </w:pPr>
      <w:r>
        <w:br w:type="page"/>
      </w:r>
    </w:p>
    <w:p w14:paraId="000006FF"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INFORMATION OVERLOAD</w:t>
      </w:r>
    </w:p>
    <w:p w14:paraId="0000070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As the world got darker, time passed too quickly. I stopped writing my dreams and started sending all my dreams to Kim, my new “handler” in the movement. Well, </w:t>
      </w:r>
      <w:commentRangeStart w:id="182"/>
      <w:r>
        <w:rPr>
          <w:rFonts w:ascii="Times New Roman" w:eastAsia="Times New Roman" w:hAnsi="Times New Roman" w:cs="Times New Roman"/>
        </w:rPr>
        <w:t xml:space="preserve">met </w:t>
      </w:r>
      <w:commentRangeEnd w:id="182"/>
      <w:r w:rsidR="00257506">
        <w:rPr>
          <w:rStyle w:val="CommentReference"/>
          <w:rFonts w:ascii="Times New Roman" w:eastAsia="Times New Roman" w:hAnsi="Times New Roman" w:cs="Times New Roman"/>
          <w:sz w:val="24"/>
          <w:szCs w:val="24"/>
        </w:rPr>
        <w:commentReference w:id="182"/>
      </w:r>
      <w:r>
        <w:rPr>
          <w:rFonts w:ascii="Times New Roman" w:eastAsia="Times New Roman" w:hAnsi="Times New Roman" w:cs="Times New Roman"/>
        </w:rPr>
        <w:t xml:space="preserve">is a strong word. </w:t>
      </w:r>
      <w:commentRangeStart w:id="183"/>
      <w:r>
        <w:rPr>
          <w:rFonts w:ascii="Times New Roman" w:eastAsia="Times New Roman" w:hAnsi="Times New Roman" w:cs="Times New Roman"/>
        </w:rPr>
        <w:t xml:space="preserve">Evan connected us telepathically, similarly to how you would cc someone </w:t>
      </w:r>
      <w:commentRangeEnd w:id="183"/>
      <w:r w:rsidR="00257506">
        <w:rPr>
          <w:rStyle w:val="CommentReference"/>
          <w:rFonts w:ascii="Times New Roman" w:eastAsia="Times New Roman" w:hAnsi="Times New Roman" w:cs="Times New Roman"/>
          <w:sz w:val="24"/>
          <w:szCs w:val="24"/>
        </w:rPr>
        <w:commentReference w:id="183"/>
      </w:r>
      <w:r>
        <w:rPr>
          <w:rFonts w:ascii="Times New Roman" w:eastAsia="Times New Roman" w:hAnsi="Times New Roman" w:cs="Times New Roman"/>
        </w:rPr>
        <w:t>on an email. I never met her, but she became a good friend, a Sophie replacement, in a way.</w:t>
      </w:r>
    </w:p>
    <w:p w14:paraId="0000070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Before Kim, I would dream vivid and clear dreams. At first, I’d sent them right after I woke up, sometimes writing them down, then burning the pages. But that became less accurate. I realized that sometimes I would forget small, important details after waking, and then the pages would be burned. The information was incomplete and something important could’ve been lost.</w:t>
      </w:r>
    </w:p>
    <w:p w14:paraId="00000702" w14:textId="77777777" w:rsidR="00847A31" w:rsidRDefault="00000000">
      <w:pPr>
        <w:spacing w:line="480" w:lineRule="auto"/>
        <w:ind w:firstLine="720"/>
        <w:rPr>
          <w:rFonts w:ascii="Times New Roman" w:eastAsia="Times New Roman" w:hAnsi="Times New Roman" w:cs="Times New Roman"/>
        </w:rPr>
      </w:pPr>
      <w:commentRangeStart w:id="184"/>
      <w:r>
        <w:rPr>
          <w:rFonts w:ascii="Times New Roman" w:eastAsia="Times New Roman" w:hAnsi="Times New Roman" w:cs="Times New Roman"/>
        </w:rPr>
        <w:t>That’s when I was introduced to Kim. She was a special kind of telepath. She could connect to people while they dreamt and extract every detail and emotion. She made it clear that she would not gather personal information. I wondered how she could tell the difference, but she told me she knew how and that I shouldn’t worry. She promised to ignore everything that wasn’t relevant.</w:t>
      </w:r>
      <w:commentRangeEnd w:id="184"/>
      <w:r w:rsidR="00257506">
        <w:rPr>
          <w:rStyle w:val="CommentReference"/>
          <w:rFonts w:ascii="Times New Roman" w:eastAsia="Times New Roman" w:hAnsi="Times New Roman" w:cs="Times New Roman"/>
          <w:sz w:val="24"/>
          <w:szCs w:val="24"/>
        </w:rPr>
        <w:commentReference w:id="184"/>
      </w:r>
    </w:p>
    <w:p w14:paraId="0000070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know how she would know what was relevant. I was concerned. I wanted to keep my personal dreams private. I was sharing deep secrets with a stranger whom I had just met.</w:t>
      </w:r>
    </w:p>
    <w:p w14:paraId="0000070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Is there any privacy in revolution?</w:t>
      </w:r>
    </w:p>
    <w:p w14:paraId="0000070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All I could do was trust.</w:t>
      </w:r>
    </w:p>
    <w:p w14:paraId="0000070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dreamt every single time I slept. There was no lull. Naps, nighttime, even just a quick doze, the dreams would surface. There was so much information and some of it made little sense to me, but Kim assured me it was all important. If not at that moment, someday soon.</w:t>
      </w:r>
    </w:p>
    <w:p w14:paraId="0000070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There were many dreams about technology, tech dreams, as I called them. More computer chips, digital screens, and, of course, Envoy, who was still an unknown. Did he even exist? </w:t>
      </w:r>
    </w:p>
    <w:p w14:paraId="00000708" w14:textId="77777777" w:rsidR="00847A31" w:rsidRDefault="00000000">
      <w:pPr>
        <w:spacing w:line="480" w:lineRule="auto"/>
        <w:ind w:firstLine="720"/>
        <w:rPr>
          <w:rFonts w:ascii="Times New Roman" w:eastAsia="Times New Roman" w:hAnsi="Times New Roman" w:cs="Times New Roman"/>
        </w:rPr>
      </w:pPr>
      <w:commentRangeStart w:id="185"/>
      <w:r>
        <w:rPr>
          <w:rFonts w:ascii="Times New Roman" w:eastAsia="Times New Roman" w:hAnsi="Times New Roman" w:cs="Times New Roman"/>
        </w:rPr>
        <w:t>During all of our communications back and forth, nobody ever sensed anything off. Everything appeared normal. After all, the Leadership didn’t have the power to enter someone’s dreams.</w:t>
      </w:r>
    </w:p>
    <w:p w14:paraId="0000070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all changed one day.</w:t>
      </w:r>
    </w:p>
    <w:p w14:paraId="0000070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Someone unknown had entered my dream. I was wandering in the mountains, and something felt off. It wasn’t human. Instead of brain waves, it felt like an electric current, reminiscent of my past dreams about the computer and the digital walls.</w:t>
      </w:r>
    </w:p>
    <w:p w14:paraId="0000070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it wasn’t Kim.</w:t>
      </w:r>
    </w:p>
    <w:p w14:paraId="0000070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heard a scream and Kim’s voice echoed through the valley below.</w:t>
      </w:r>
    </w:p>
    <w:p w14:paraId="0000070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“They are coming for me. Run!”</w:t>
      </w:r>
    </w:p>
    <w:p w14:paraId="0000070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silence.</w:t>
      </w:r>
    </w:p>
    <w:p w14:paraId="0000070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knew it was true.</w:t>
      </w:r>
    </w:p>
    <w:p w14:paraId="0000071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time to go.</w:t>
      </w:r>
      <w:r>
        <w:br w:type="page"/>
      </w:r>
      <w:commentRangeEnd w:id="185"/>
      <w:r w:rsidR="009E5BF9">
        <w:rPr>
          <w:rStyle w:val="CommentReference"/>
          <w:rFonts w:ascii="Times New Roman" w:eastAsia="Times New Roman" w:hAnsi="Times New Roman" w:cs="Times New Roman"/>
          <w:sz w:val="24"/>
          <w:szCs w:val="24"/>
        </w:rPr>
        <w:commentReference w:id="185"/>
      </w:r>
    </w:p>
    <w:p w14:paraId="00000711"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DEPARTURE</w:t>
      </w:r>
    </w:p>
    <w:p w14:paraId="0000071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left the next day, driving west, away from coastal urban areas, away from the surveillance, the Leadership. Away from whoever was after me.</w:t>
      </w:r>
    </w:p>
    <w:p w14:paraId="0000071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Kim was gone. Evan told me she’d been taken overnight. I already knew. I saw it happen in real time. And I knew they would eventually find me.</w:t>
      </w:r>
    </w:p>
    <w:p w14:paraId="0000071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were on our way to “The Freelands,” small rebel communities nestled in the Rockies, stretching from Montana down to northern New Mexico. The community was near the Canadian border, which, unfortunately, was closed.</w:t>
      </w:r>
    </w:p>
    <w:p w14:paraId="0000071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Once, we’d been able to cross the border into Canada via several locations. Now, a wall, 200 feet high, was built across the entire U.S. and Canadian border. It was impossible to scale, plus, there were cameras everywhere. I’d never seen it, but I knew many in the movement who had. So it was impossible for us to escape to Canada. </w:t>
      </w:r>
      <w:r>
        <w:rPr>
          <w:rFonts w:ascii="Times New Roman" w:eastAsia="Times New Roman" w:hAnsi="Times New Roman" w:cs="Times New Roman"/>
          <w:i/>
          <w:iCs/>
        </w:rPr>
        <w:t>They would’ve protected us</w:t>
      </w:r>
      <w:r>
        <w:rPr>
          <w:rFonts w:ascii="Times New Roman" w:eastAsia="Times New Roman" w:hAnsi="Times New Roman" w:cs="Times New Roman"/>
        </w:rPr>
        <w:t>, I thought.</w:t>
      </w:r>
    </w:p>
    <w:p w14:paraId="0000071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Occasionally, someone would get through. Again, just something that I heard. It was a one-sided barrier—the Canadians wanted nothing to do with us. </w:t>
      </w:r>
      <w:r>
        <w:rPr>
          <w:rFonts w:ascii="Times New Roman" w:eastAsia="Times New Roman" w:hAnsi="Times New Roman" w:cs="Times New Roman"/>
          <w:i/>
          <w:iCs/>
        </w:rPr>
        <w:t>It doesn’t matter anymore</w:t>
      </w:r>
      <w:r>
        <w:rPr>
          <w:rFonts w:ascii="Times New Roman" w:eastAsia="Times New Roman" w:hAnsi="Times New Roman" w:cs="Times New Roman"/>
        </w:rPr>
        <w:t>. Our leaders were fond of saying that we’d already invaded Canada. Probably another lie.</w:t>
      </w:r>
    </w:p>
    <w:p w14:paraId="0000071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were also other safe havens, camps, around the U.S., mostly in remote areas. Places where nobody wanted to live, disconnected, off-the-grid locations. No daily doses of social media, no instant connections to anything, and of course, no drone deliveries. Most people needed instant gratification, and to those people, the remote areas seemed a terrible way to exist.</w:t>
      </w:r>
    </w:p>
    <w:p w14:paraId="0000071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area in Montana was still rugged and remote enough to provide a haven, as long as you stayed away from the ever-growing data centers. The scientists had finally figured out how to run them without ruining the environment. That was also something I wasn’t sure I believed.</w:t>
      </w:r>
    </w:p>
    <w:p w14:paraId="00000719" w14:textId="77777777" w:rsidR="00847A31" w:rsidRDefault="00000000">
      <w:pPr>
        <w:spacing w:line="480" w:lineRule="auto"/>
        <w:ind w:firstLine="720"/>
        <w:rPr>
          <w:rFonts w:ascii="Times New Roman" w:eastAsia="Times New Roman" w:hAnsi="Times New Roman" w:cs="Times New Roman"/>
        </w:rPr>
      </w:pPr>
      <w:commentRangeStart w:id="186"/>
      <w:r>
        <w:rPr>
          <w:rFonts w:ascii="Times New Roman" w:eastAsia="Times New Roman" w:hAnsi="Times New Roman" w:cs="Times New Roman"/>
        </w:rPr>
        <w:lastRenderedPageBreak/>
        <w:t>The centers were easy to avoid. There were no humans present, and the hackers could circumvent the security systems to prevent the patrols from discovering the communities. Drones patrolled some areas, but they were pretty predictable and could be avoided.</w:t>
      </w:r>
    </w:p>
    <w:p w14:paraId="0000071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Evan had told me all of this before our departure.</w:t>
      </w:r>
      <w:commentRangeEnd w:id="186"/>
      <w:r w:rsidR="009E5BF9">
        <w:rPr>
          <w:rStyle w:val="CommentReference"/>
          <w:rFonts w:ascii="Times New Roman" w:eastAsia="Times New Roman" w:hAnsi="Times New Roman" w:cs="Times New Roman"/>
          <w:sz w:val="24"/>
          <w:szCs w:val="24"/>
        </w:rPr>
        <w:commentReference w:id="186"/>
      </w:r>
    </w:p>
    <w:p w14:paraId="0000071B"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71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tired. Do you want to drive?” David asked, pulling over to the side of the road.</w:t>
      </w:r>
    </w:p>
    <w:p w14:paraId="0000071D" w14:textId="77777777" w:rsidR="00847A31" w:rsidRDefault="00000000">
      <w:pPr>
        <w:spacing w:line="480" w:lineRule="auto"/>
        <w:ind w:firstLine="720"/>
        <w:rPr>
          <w:rFonts w:ascii="Times New Roman" w:eastAsia="Times New Roman" w:hAnsi="Times New Roman" w:cs="Times New Roman"/>
        </w:rPr>
      </w:pPr>
      <w:commentRangeStart w:id="187"/>
      <w:r>
        <w:rPr>
          <w:rFonts w:ascii="Times New Roman" w:eastAsia="Times New Roman" w:hAnsi="Times New Roman" w:cs="Times New Roman"/>
        </w:rPr>
        <w:t>It was a clear and temperate winter’s day as we drove through the Tennessee valley, the sun shining, not a cloud in the sky. “It’s winter (spring, summer, fall)” lost its significance since all seasons were much the same. There was no harvest nor springing of leaves. You could plant or harvest most anytime—if your crops survived the harsh conditions. You had to sow the super-GMO seeds and have access to extra water, which you had to purchase. That’s why all commercial farming was done by corporations. The days of private, small farms were gone.</w:t>
      </w:r>
      <w:commentRangeEnd w:id="187"/>
      <w:r w:rsidR="008D6C78">
        <w:rPr>
          <w:rStyle w:val="CommentReference"/>
          <w:rFonts w:ascii="Times New Roman" w:eastAsia="Times New Roman" w:hAnsi="Times New Roman" w:cs="Times New Roman"/>
          <w:sz w:val="24"/>
          <w:szCs w:val="24"/>
        </w:rPr>
        <w:commentReference w:id="187"/>
      </w:r>
    </w:p>
    <w:p w14:paraId="0000071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“Sage, are you sleeping?” David asked as he gently tapped my shoulder</w:t>
      </w:r>
    </w:p>
    <w:p w14:paraId="0000071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“Oh, sorry. Yes,” I replied, laughing, “I’m awake. I’ll drive, but I need to pee.”</w:t>
      </w:r>
    </w:p>
    <w:p w14:paraId="0000072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peed right in the woods, by the side of the road. I’d never done that before, and it was a bit awkward. Still, I felt very adventurous, a rebel on the run.</w:t>
      </w:r>
    </w:p>
    <w:p w14:paraId="0000072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We’d been driving for several hours, and when we switched off, I could see his eyes were bloodshot and droopy. </w:t>
      </w:r>
    </w:p>
    <w:p w14:paraId="0000072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stayed off the main highways. Too many surveillance cameras. There were fewer cameras on the side roads, and we hoped they wouldn’t detect us. Driving at a leisurely pace, we avoided the appearance of escaping. We were just tourists, out for an adventure.</w:t>
      </w:r>
    </w:p>
    <w:p w14:paraId="0000072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We’d liquidated our two accounts in the last few months. A small savings account, plus our regular government account. I’m glad we were allowed the savings account. We had the </w:t>
      </w:r>
      <w:r>
        <w:rPr>
          <w:rFonts w:ascii="Times New Roman" w:eastAsia="Times New Roman" w:hAnsi="Times New Roman" w:cs="Times New Roman"/>
        </w:rPr>
        <w:lastRenderedPageBreak/>
        <w:t>maximum allowed by law, and that helped us purchase the cottage, and luckily, some was left for our escape.</w:t>
      </w:r>
    </w:p>
    <w:p w14:paraId="0000072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There were no such things </w:t>
      </w:r>
      <w:commentRangeStart w:id="188"/>
      <w:r>
        <w:rPr>
          <w:rFonts w:ascii="Times New Roman" w:eastAsia="Times New Roman" w:hAnsi="Times New Roman" w:cs="Times New Roman"/>
        </w:rPr>
        <w:t>as retirement or investment account</w:t>
      </w:r>
      <w:commentRangeEnd w:id="188"/>
      <w:r w:rsidR="008D6C78">
        <w:rPr>
          <w:rStyle w:val="CommentReference"/>
          <w:rFonts w:ascii="Times New Roman" w:eastAsia="Times New Roman" w:hAnsi="Times New Roman" w:cs="Times New Roman"/>
          <w:sz w:val="24"/>
          <w:szCs w:val="24"/>
        </w:rPr>
        <w:commentReference w:id="188"/>
      </w:r>
      <w:r>
        <w:rPr>
          <w:rFonts w:ascii="Times New Roman" w:eastAsia="Times New Roman" w:hAnsi="Times New Roman" w:cs="Times New Roman"/>
        </w:rPr>
        <w:t>s. The leaders promised we would be taken care of until our deaths. No savings were necessary.</w:t>
      </w:r>
    </w:p>
    <w:p w14:paraId="0000072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To get our money, we had to lie. You always had to explain why you needed the money. Our lie was a second home in the country, a quiet getaway. It was rare, but some did this when they wanted a little country place. They didn’t ask too many questions after we filled out our form, which surprised me. But I was grateful.</w:t>
      </w:r>
    </w:p>
    <w:p w14:paraId="0000072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Nobody knew where we moved to after we left the city. While we told them we were buying a place, we never said where. We just left. We’d paid cash, and the sellers didn’t ask any questions. No deed was exchanged. Risky, but we didn’t want to leave any breadcrumbs behind for the Leadership.</w:t>
      </w:r>
    </w:p>
    <w:p w14:paraId="0000072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left the cottage in Matt’s care, since we’d already abandoned the apartment in the city. We told him he could do whatever he wanted with the cottage. He already had his own place, but maybe one day he could use it. Our apartment had been given to us as part of our citizen package, so we couldn’t give it away or sell it. It simply went back to the government. We were sure that by the time someone discovered it was empty, we would be safely in Montana.</w:t>
      </w:r>
    </w:p>
    <w:p w14:paraId="0000072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We rented a cheap car and filled it with a limited supply of essentials. We’d been told that once we arrived “there,” we’d be provided with what we needed to survive. Once we were on the road, </w:t>
      </w:r>
      <w:commentRangeStart w:id="189"/>
      <w:r>
        <w:rPr>
          <w:rFonts w:ascii="Times New Roman" w:eastAsia="Times New Roman" w:hAnsi="Times New Roman" w:cs="Times New Roman"/>
        </w:rPr>
        <w:t xml:space="preserve">David </w:t>
      </w:r>
      <w:commentRangeEnd w:id="189"/>
      <w:r w:rsidR="00FC7833">
        <w:rPr>
          <w:rStyle w:val="CommentReference"/>
          <w:rFonts w:ascii="Times New Roman" w:eastAsia="Times New Roman" w:hAnsi="Times New Roman" w:cs="Times New Roman"/>
          <w:sz w:val="24"/>
          <w:szCs w:val="24"/>
        </w:rPr>
        <w:commentReference w:id="189"/>
      </w:r>
      <w:r>
        <w:rPr>
          <w:rFonts w:ascii="Times New Roman" w:eastAsia="Times New Roman" w:hAnsi="Times New Roman" w:cs="Times New Roman"/>
        </w:rPr>
        <w:t>removed the geo locator from the car, crushed it, and buried it in the woods. Even at a leisurely pace, we’d arrive in less than a week. Leisurely was key—we couldn’t appear as if we were running away from something.</w:t>
      </w:r>
    </w:p>
    <w:p w14:paraId="0000072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It wasn’t too hard getting rid of our possessions. We hadn’t brought much from the apartment. I packed the pictures and special mementos </w:t>
      </w:r>
      <w:commentRangeStart w:id="190"/>
      <w:r>
        <w:rPr>
          <w:rFonts w:ascii="Times New Roman" w:eastAsia="Times New Roman" w:hAnsi="Times New Roman" w:cs="Times New Roman"/>
        </w:rPr>
        <w:t xml:space="preserve">from my kids. </w:t>
      </w:r>
      <w:commentRangeEnd w:id="190"/>
      <w:r w:rsidR="008D6C78">
        <w:rPr>
          <w:rStyle w:val="CommentReference"/>
          <w:rFonts w:ascii="Times New Roman" w:eastAsia="Times New Roman" w:hAnsi="Times New Roman" w:cs="Times New Roman"/>
          <w:sz w:val="24"/>
          <w:szCs w:val="24"/>
        </w:rPr>
        <w:commentReference w:id="190"/>
      </w:r>
      <w:r>
        <w:rPr>
          <w:rFonts w:ascii="Times New Roman" w:eastAsia="Times New Roman" w:hAnsi="Times New Roman" w:cs="Times New Roman"/>
        </w:rPr>
        <w:t xml:space="preserve">My writings. Those are what remained from my past. Everything else was in my head. Everything I had ever experienced or witnessed was remembered. A necklace that Justin had given me, a handwritten poem from David, and a baby’s footprint. A jar full of random baby teeth. I was a little over the top. I still kept those </w:t>
      </w:r>
      <w:r>
        <w:rPr>
          <w:rFonts w:ascii="Times New Roman" w:eastAsia="Times New Roman" w:hAnsi="Times New Roman" w:cs="Times New Roman"/>
          <w:i/>
          <w:iCs/>
        </w:rPr>
        <w:t>vital</w:t>
      </w:r>
      <w:r>
        <w:rPr>
          <w:rFonts w:ascii="Times New Roman" w:eastAsia="Times New Roman" w:hAnsi="Times New Roman" w:cs="Times New Roman"/>
        </w:rPr>
        <w:t xml:space="preserve"> things, those things that made life feel concrete and meaningful. The remnants of hope.  I packed them, safe and sound, in a small storage unit, away from the city. I tried to believe that one day I would return and carry the hope with me again.</w:t>
      </w:r>
    </w:p>
    <w:p w14:paraId="0000072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Saying goodbye to the things was easy. Saying goodbye to Matt and explaining why we were leaving was much harder.</w:t>
      </w:r>
    </w:p>
    <w:p w14:paraId="0000072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expected that. </w:t>
      </w:r>
    </w:p>
    <w:p w14:paraId="0000072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They’re just things</w:t>
      </w:r>
      <w:r>
        <w:rPr>
          <w:rFonts w:ascii="Times New Roman" w:eastAsia="Times New Roman" w:hAnsi="Times New Roman" w:cs="Times New Roman"/>
        </w:rPr>
        <w:t>, I told myself.</w:t>
      </w:r>
    </w:p>
    <w:p w14:paraId="0000072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“They’re just things,” Matt said, as if reading my mind.</w:t>
      </w:r>
    </w:p>
    <w:p w14:paraId="0000072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“Take care of them for me,” I said, handing him the keys to the storage unit.</w:t>
      </w:r>
    </w:p>
    <w:p w14:paraId="0000072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take care of yourself,” I added.</w:t>
      </w:r>
    </w:p>
    <w:p w14:paraId="0000073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He gave me a questioning look, examining me, looking right in my eyes, as if trying to understand my worry. </w:t>
      </w:r>
    </w:p>
    <w:p w14:paraId="0000073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“Mom, you’ll be fine. I don’t know why you’re so worried.”</w:t>
      </w:r>
    </w:p>
    <w:p w14:paraId="0000073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hugged me.</w:t>
      </w:r>
    </w:p>
    <w:p w14:paraId="0000073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“Don’t do anything stupid,” I reminded him. Again.</w:t>
      </w:r>
    </w:p>
    <w:p w14:paraId="00000734" w14:textId="77777777" w:rsidR="00847A31" w:rsidRDefault="00000000">
      <w:pPr>
        <w:spacing w:line="480" w:lineRule="auto"/>
        <w:ind w:firstLine="720"/>
        <w:rPr>
          <w:rFonts w:ascii="Times New Roman" w:eastAsia="Times New Roman" w:hAnsi="Times New Roman" w:cs="Times New Roman"/>
        </w:rPr>
      </w:pPr>
      <w:commentRangeStart w:id="191"/>
      <w:r>
        <w:rPr>
          <w:rFonts w:ascii="Times New Roman" w:eastAsia="Times New Roman" w:hAnsi="Times New Roman" w:cs="Times New Roman"/>
        </w:rPr>
        <w:t>“Hey, you know I’m not afraid. I’m just living my life. Plus, I walk a straight line. I do my work. I have nothing special that they want…” He trailed off, as if what he had said was already memory; bundled in a box safely in storage, right next to the baby teeth.</w:t>
      </w:r>
      <w:commentRangeEnd w:id="191"/>
      <w:r w:rsidR="008D6C78">
        <w:rPr>
          <w:rStyle w:val="CommentReference"/>
          <w:rFonts w:ascii="Times New Roman" w:eastAsia="Times New Roman" w:hAnsi="Times New Roman" w:cs="Times New Roman"/>
          <w:sz w:val="24"/>
          <w:szCs w:val="24"/>
        </w:rPr>
        <w:commentReference w:id="191"/>
      </w:r>
    </w:p>
    <w:p w14:paraId="0000073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touched his cheek softly with the back of my hand. A small gesture. I felt his sadness. He would never let me know outwardly. But he knew I sensed it.</w:t>
      </w:r>
    </w:p>
    <w:p w14:paraId="0000073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“Not yet,” I smiled, remembering that I didn’t recognize nor accept my abilities fully until I was much older than he was. He would likely discover them one day. I just hoped that by then, the world would be different.</w:t>
      </w:r>
    </w:p>
    <w:p w14:paraId="00000737" w14:textId="77777777" w:rsidR="00847A31" w:rsidRDefault="00000000">
      <w:pPr>
        <w:spacing w:line="480" w:lineRule="auto"/>
        <w:ind w:firstLine="720"/>
        <w:rPr>
          <w:rFonts w:ascii="Times New Roman" w:eastAsia="Times New Roman" w:hAnsi="Times New Roman" w:cs="Times New Roman"/>
        </w:rPr>
      </w:pPr>
      <w:commentRangeStart w:id="192"/>
      <w:r>
        <w:rPr>
          <w:rFonts w:ascii="Times New Roman" w:eastAsia="Times New Roman" w:hAnsi="Times New Roman" w:cs="Times New Roman"/>
        </w:rPr>
        <w:t>He laughed. I knew he thought I was a bit kooky. He was a scientist, practical. Brought up in a different era. But unlike most, he was kind and social. A unique human.</w:t>
      </w:r>
    </w:p>
    <w:p w14:paraId="0000073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wanted to convince him to come with us, but I knew it would be a difficult life, perhaps always on the run, living among people who were very different from him. Plus, his work focused on the environment, and there was still a lot to do to fix the mess we’d created. He was working for life. Preserving life. For him, it was all based on science. But he still humored me.</w:t>
      </w:r>
    </w:p>
    <w:p w14:paraId="0000073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Yet, he was here to say goodbye, as if he finally believed me. </w:t>
      </w:r>
      <w:commentRangeEnd w:id="192"/>
      <w:r w:rsidR="008D6C78">
        <w:rPr>
          <w:rStyle w:val="CommentReference"/>
          <w:rFonts w:ascii="Times New Roman" w:eastAsia="Times New Roman" w:hAnsi="Times New Roman" w:cs="Times New Roman"/>
          <w:sz w:val="24"/>
          <w:szCs w:val="24"/>
        </w:rPr>
        <w:commentReference w:id="192"/>
      </w:r>
    </w:p>
    <w:p w14:paraId="0000073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believe you, Mom.”</w:t>
      </w:r>
    </w:p>
    <w:p w14:paraId="0000073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Again, as if he read my mind. </w:t>
      </w:r>
    </w:p>
    <w:p w14:paraId="0000073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“Be careful and stay quiet. If anything mysterious happens, don’t let them see.”</w:t>
      </w:r>
    </w:p>
    <w:p w14:paraId="0000073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hugged him tightly, perceiving the memories, trying to remember the scent of his head when he was a baby.</w:t>
      </w:r>
    </w:p>
    <w:p w14:paraId="0000073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“This is not goodbye,” I said, “just see you later.”</w:t>
      </w:r>
    </w:p>
    <w:p w14:paraId="0000073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“See you later, Mom,” he said as he put the keys to the storage unit in his pocket.</w:t>
      </w:r>
    </w:p>
    <w:p w14:paraId="0000074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Matt and David hugged, David got in the car, and we drove away. I glanced back only once. The tears came instantly, and I refused to look back again.</w:t>
      </w:r>
    </w:p>
    <w:p w14:paraId="0000074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Goodbye. </w:t>
      </w:r>
    </w:p>
    <w:p w14:paraId="0000074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already missed him.  But I had no choice. The thought of being captured, taken prisoner, put fear in my heart.</w:t>
      </w:r>
    </w:p>
    <w:p w14:paraId="0000074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would not go down easily, though.</w:t>
      </w:r>
    </w:p>
    <w:p w14:paraId="0000074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Let them try to catch me.</w:t>
      </w:r>
    </w:p>
    <w:p w14:paraId="0000074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sun had set, and darkness was coming. Our first day as refugees was nearly over.</w:t>
      </w:r>
    </w:p>
    <w:p w14:paraId="00000746" w14:textId="77777777" w:rsidR="00847A31" w:rsidRDefault="00000000">
      <w:pPr>
        <w:rPr>
          <w:rFonts w:ascii="Times New Roman" w:eastAsia="Times New Roman" w:hAnsi="Times New Roman" w:cs="Times New Roman"/>
        </w:rPr>
      </w:pPr>
      <w:r>
        <w:br w:type="page"/>
      </w:r>
    </w:p>
    <w:p w14:paraId="00000747"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THE WILDERNESS</w:t>
      </w:r>
    </w:p>
    <w:p w14:paraId="0000074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camped for the night next to a small gravel road beside a river. A real river. If you closed your eyes and listened, you could hear the water traveling by, lapping the shore, and bouncing over rocks. It was such a peaceful sound.</w:t>
      </w:r>
    </w:p>
    <w:p w14:paraId="0000074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and I hadn’t spent much time out in nature. Backyards, yes, and my parents had taken me to the beach once. Maybe another handful of times we went to the outskirts of a forest, or to see mountains from a distance. Even a small creek. It was nothing like that river. I wondered why people didn’t explore the outdoors more often, especially since more places were classified as safe. Everything I knew about nature I learned in school or viewed on my device. This new perspective gave me goosebumps all over.</w:t>
      </w:r>
    </w:p>
    <w:p w14:paraId="0000074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Before we left, we’d learned how to start a fire (in case our lighter didn’t work), set up a tent (David did, I just counted on him), and even how to purify our drinking water. Although we had plenty of everything, including water, we had to be prepared. We even packed bear spray. It wasn’t for bears, though. There were no bears left in the wild, as far as we knew. Why did they even bother selling bear spray? The spray would come in handy, though, for other dangers we encountered.</w:t>
      </w:r>
    </w:p>
    <w:p w14:paraId="0000074B"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Like people.</w:t>
      </w:r>
    </w:p>
    <w:p w14:paraId="0000074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David had wanted a gun, but neither one of us had ever seen or held a gun before, and they were the hardest things to buy on the dark web. It was too risky. Bear spray would have to do. </w:t>
      </w:r>
    </w:p>
    <w:p w14:paraId="0000074D" w14:textId="77777777" w:rsidR="00847A31" w:rsidRDefault="00000000">
      <w:pPr>
        <w:spacing w:line="480" w:lineRule="auto"/>
        <w:ind w:firstLine="720"/>
        <w:rPr>
          <w:rFonts w:ascii="Times New Roman" w:eastAsia="Times New Roman" w:hAnsi="Times New Roman" w:cs="Times New Roman"/>
        </w:rPr>
      </w:pPr>
      <w:commentRangeStart w:id="193"/>
      <w:r>
        <w:rPr>
          <w:rFonts w:ascii="Times New Roman" w:eastAsia="Times New Roman" w:hAnsi="Times New Roman" w:cs="Times New Roman"/>
        </w:rPr>
        <w:t>There were hardly any cars or people on the road. Nothing to be worried about. Keeping to the backroads was a good plan. Staying away from highways, we avoided enforcement patrols and other travelers.</w:t>
      </w:r>
      <w:commentRangeEnd w:id="193"/>
      <w:r w:rsidR="00485339">
        <w:rPr>
          <w:rStyle w:val="CommentReference"/>
          <w:rFonts w:ascii="Times New Roman" w:eastAsia="Times New Roman" w:hAnsi="Times New Roman" w:cs="Times New Roman"/>
          <w:sz w:val="24"/>
          <w:szCs w:val="24"/>
        </w:rPr>
        <w:commentReference w:id="193"/>
      </w:r>
    </w:p>
    <w:p w14:paraId="0000074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Most people on the road were just out for leisure time. </w:t>
      </w:r>
      <w:commentRangeStart w:id="194"/>
      <w:r>
        <w:rPr>
          <w:rFonts w:ascii="Times New Roman" w:eastAsia="Times New Roman" w:hAnsi="Times New Roman" w:cs="Times New Roman"/>
        </w:rPr>
        <w:t xml:space="preserve">Some farmers </w:t>
      </w:r>
      <w:commentRangeEnd w:id="194"/>
      <w:r w:rsidR="00485339">
        <w:rPr>
          <w:rStyle w:val="CommentReference"/>
          <w:rFonts w:ascii="Times New Roman" w:eastAsia="Times New Roman" w:hAnsi="Times New Roman" w:cs="Times New Roman"/>
          <w:sz w:val="24"/>
          <w:szCs w:val="24"/>
        </w:rPr>
        <w:commentReference w:id="194"/>
      </w:r>
      <w:r>
        <w:rPr>
          <w:rFonts w:ascii="Times New Roman" w:eastAsia="Times New Roman" w:hAnsi="Times New Roman" w:cs="Times New Roman"/>
        </w:rPr>
        <w:t>did have cars or trucks, especially if they lived too far for the drones to travel. While it was possible to still get a delivery, it would take a little longer. Most would’ve been too impatient to wait for a delivery that took that long. Here and there, quaint little shops were constructed, replicas of antique stores or flea markets. They reminded me of the buildings in the old part of the city, where Sophie lived.</w:t>
      </w:r>
    </w:p>
    <w:p w14:paraId="0000074F" w14:textId="77777777" w:rsidR="00847A31" w:rsidRDefault="00000000">
      <w:pPr>
        <w:spacing w:line="480" w:lineRule="auto"/>
        <w:ind w:firstLine="720"/>
        <w:rPr>
          <w:rFonts w:ascii="Times New Roman" w:eastAsia="Times New Roman" w:hAnsi="Times New Roman" w:cs="Times New Roman"/>
        </w:rPr>
      </w:pPr>
      <w:commentRangeStart w:id="195"/>
      <w:r>
        <w:rPr>
          <w:rFonts w:ascii="Times New Roman" w:eastAsia="Times New Roman" w:hAnsi="Times New Roman" w:cs="Times New Roman"/>
        </w:rPr>
        <w:t>I’d read about flea markets and antique shops. People used to sell used items that they no longer wanted. And people would buy them! And now? Nothing was repaired or resold. You threw away the chair with the broken leg, the ripped dress, or the malfunctioning oven. You simply ordered new ones. Everything was replaceable, and throwaways recycled. Even antiques were replaceable. You could get a replica made of a cherished family heirloom, down to the visible cracks and imperfections. That’s what they sold in those little shops. Fake antiques. New antiques. Nobody collected things anymore. They had no monetary value anyway. And most people didn’t seem to care about beautiful things from the past. It was a cold world, living in a disposable society where the past didn’t matter, and creativity was frivolous.</w:t>
      </w:r>
      <w:commentRangeEnd w:id="195"/>
      <w:r w:rsidR="00485339">
        <w:rPr>
          <w:rStyle w:val="CommentReference"/>
          <w:rFonts w:ascii="Times New Roman" w:eastAsia="Times New Roman" w:hAnsi="Times New Roman" w:cs="Times New Roman"/>
          <w:sz w:val="24"/>
          <w:szCs w:val="24"/>
        </w:rPr>
        <w:commentReference w:id="195"/>
      </w:r>
    </w:p>
    <w:p w14:paraId="0000075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wondered what it was like when people were creators. When I wrote, even the dark subjects, I was joyous. When I created my stories from my dreams, they came from inside </w:t>
      </w:r>
      <w:r>
        <w:rPr>
          <w:rFonts w:ascii="Times New Roman" w:eastAsia="Times New Roman" w:hAnsi="Times New Roman" w:cs="Times New Roman"/>
          <w:i/>
          <w:iCs/>
        </w:rPr>
        <w:t>me</w:t>
      </w:r>
      <w:r>
        <w:rPr>
          <w:rFonts w:ascii="Times New Roman" w:eastAsia="Times New Roman" w:hAnsi="Times New Roman" w:cs="Times New Roman"/>
        </w:rPr>
        <w:t>. Whether they were dreams, visions, theories, or ideas. They were mine. And that was an incredible feeling. I wished many others could feel what I felt. Being a creator was synonymous with being human.</w:t>
      </w:r>
    </w:p>
    <w:p w14:paraId="00000751" w14:textId="77777777" w:rsidR="00847A31" w:rsidRDefault="00000000">
      <w:pPr>
        <w:spacing w:line="480" w:lineRule="auto"/>
        <w:ind w:firstLine="720"/>
        <w:rPr>
          <w:rFonts w:ascii="Times New Roman" w:eastAsia="Times New Roman" w:hAnsi="Times New Roman" w:cs="Times New Roman"/>
        </w:rPr>
      </w:pPr>
      <w:commentRangeStart w:id="196"/>
      <w:r>
        <w:rPr>
          <w:rFonts w:ascii="Times New Roman" w:eastAsia="Times New Roman" w:hAnsi="Times New Roman" w:cs="Times New Roman"/>
        </w:rPr>
        <w:t xml:space="preserve">At some point, books written by humans gradually diminished, then disappeared entirely, as AI took over. Publishers stopped spending money on publishing human work and went out of business. Self-published authors took a bit longer to die out, partially because some of those </w:t>
      </w:r>
      <w:r>
        <w:rPr>
          <w:rFonts w:ascii="Times New Roman" w:eastAsia="Times New Roman" w:hAnsi="Times New Roman" w:cs="Times New Roman"/>
        </w:rPr>
        <w:lastRenderedPageBreak/>
        <w:t>were the ones generating AI-written books. Soon, they too discovered writing was pointless. For every book written by a human, the AI model could write 50. AI won the battle. At best, the AI slop was mediocre and lacked depth. None of that mattered because everything written by AI was free. People chose price over quality. It’s understandable; times were tough back then. The economy had collapsed, and everyone was struggling. Free books? People just wanted to read. It just became normal and by the time I was born, everyone claimed AI could write better than a human.</w:t>
      </w:r>
    </w:p>
    <w:p w14:paraId="0000075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same thing happened with every single human creative and innovative endeavor. Art, graphic art, music, inventions. Even actors were AI-generated. </w:t>
      </w:r>
    </w:p>
    <w:p w14:paraId="0000075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sad. But this was all anyone had known for a very long time.</w:t>
      </w:r>
      <w:commentRangeEnd w:id="196"/>
      <w:r w:rsidR="00485339">
        <w:rPr>
          <w:rStyle w:val="CommentReference"/>
          <w:rFonts w:ascii="Times New Roman" w:eastAsia="Times New Roman" w:hAnsi="Times New Roman" w:cs="Times New Roman"/>
          <w:sz w:val="24"/>
          <w:szCs w:val="24"/>
        </w:rPr>
        <w:commentReference w:id="196"/>
      </w:r>
    </w:p>
    <w:p w14:paraId="0000075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When we did see people on the road, they were older. Older than me, I mean. I was 50, and definitely not old. Life expectancy was already pretty high, thanks to pills and geneticists. Maybe the older people enjoyed driving and the idea of independence. Maybe it’s just something that happens when you age. The desire to escape the city, to do something different. They could’ve just been on a drive to nowhere too. The freedom of not having a plan, just wandering. I imagined the drivers were on their way to a country restaurant, where a bot did the cooking, and some “antiquing.”</w:t>
      </w:r>
    </w:p>
    <w:p w14:paraId="0000075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further west we drove, the greener the landscape. I was surprised. I thought everything would be so dry like it was back home. There were several farmhouses, scattered next to empty fields. </w:t>
      </w:r>
      <w:commentRangeStart w:id="197"/>
      <w:r>
        <w:rPr>
          <w:rFonts w:ascii="Times New Roman" w:eastAsia="Times New Roman" w:hAnsi="Times New Roman" w:cs="Times New Roman"/>
        </w:rPr>
        <w:t xml:space="preserve">Were they loners, not wanting to be part of society? They were usually tolerated, for a time. Eventually, they’d be “repatriated” to the cities, the center of society, after a reconditioning process. I wasn’t sure what the Leadership did to them, but it must have involved AI. Probably hooked up to computers, like in my dreams. Or maybe it was the implants—they’d </w:t>
      </w:r>
      <w:r>
        <w:rPr>
          <w:rFonts w:ascii="Times New Roman" w:eastAsia="Times New Roman" w:hAnsi="Times New Roman" w:cs="Times New Roman"/>
        </w:rPr>
        <w:lastRenderedPageBreak/>
        <w:t>be forced. It knew it wasn’t just the gifted they targeted. It was the outcasts, the disobedient, the protestors. As long as you followed the rules, you were safe. You might even escape the implants for a while if you kept a low profile and obeyed the government. But not for long. My intuition told me that they would find you eventually.</w:t>
      </w:r>
      <w:commentRangeEnd w:id="197"/>
      <w:r w:rsidR="00485339">
        <w:rPr>
          <w:rStyle w:val="CommentReference"/>
          <w:rFonts w:ascii="Times New Roman" w:eastAsia="Times New Roman" w:hAnsi="Times New Roman" w:cs="Times New Roman"/>
          <w:sz w:val="24"/>
          <w:szCs w:val="24"/>
        </w:rPr>
        <w:commentReference w:id="197"/>
      </w:r>
    </w:p>
    <w:p w14:paraId="00000756" w14:textId="77777777" w:rsidR="00847A31" w:rsidRDefault="00000000">
      <w:pPr>
        <w:rPr>
          <w:rFonts w:ascii="Times New Roman" w:eastAsia="Times New Roman" w:hAnsi="Times New Roman" w:cs="Times New Roman"/>
        </w:rPr>
      </w:pPr>
      <w:r>
        <w:br w:type="page"/>
      </w:r>
    </w:p>
    <w:p w14:paraId="00000757"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TRAPPED IN THE DARK</w:t>
      </w:r>
    </w:p>
    <w:p w14:paraId="0000075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woke from a dream, gasping for air. A nightmare. I was locked in a room without doors and windows. It was dark, and there were sounds in my head. High-pitched vibrations that were making my entire body tingle. The vibrations shook my body, my brain, my bones, everything to the point where it hurt. I screamed, but no words came out.</w:t>
      </w:r>
    </w:p>
    <w:p w14:paraId="0000075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“Are you ok?” David asked, touching my arm.</w:t>
      </w:r>
    </w:p>
    <w:p w14:paraId="0000075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nodded. I didn’t want to tell him about the dream. It had seemed so real. </w:t>
      </w:r>
    </w:p>
    <w:p w14:paraId="0000075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was still dark, but I could see a bit of light at the edge of the horizon. </w:t>
      </w:r>
      <w:r>
        <w:rPr>
          <w:rFonts w:ascii="Times New Roman" w:eastAsia="Times New Roman" w:hAnsi="Times New Roman" w:cs="Times New Roman"/>
          <w:i/>
          <w:iCs/>
        </w:rPr>
        <w:t>Almost sunrise.</w:t>
      </w:r>
      <w:r>
        <w:rPr>
          <w:rFonts w:ascii="Times New Roman" w:eastAsia="Times New Roman" w:hAnsi="Times New Roman" w:cs="Times New Roman"/>
        </w:rPr>
        <w:t xml:space="preserve"> </w:t>
      </w:r>
    </w:p>
    <w:p w14:paraId="0000075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“Did I oversleep?” I asked, disoriented.</w:t>
      </w:r>
    </w:p>
    <w:p w14:paraId="0000075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 You were dreaming and called out,” he replied.</w:t>
      </w:r>
    </w:p>
    <w:p w14:paraId="0000075E" w14:textId="58016D8C" w:rsidR="00847A31" w:rsidDel="007B735B" w:rsidRDefault="00000000">
      <w:pPr>
        <w:spacing w:line="480" w:lineRule="auto"/>
        <w:ind w:firstLine="720"/>
        <w:rPr>
          <w:del w:id="198" w:author="Aigner Wilson" w:date="2026-06-30T10:21:00Z" w16du:dateUtc="2026-06-30T17:21:00Z"/>
          <w:rFonts w:ascii="Times New Roman" w:eastAsia="Times New Roman" w:hAnsi="Times New Roman" w:cs="Times New Roman"/>
        </w:rPr>
      </w:pPr>
      <w:r>
        <w:rPr>
          <w:rFonts w:ascii="Times New Roman" w:eastAsia="Times New Roman" w:hAnsi="Times New Roman" w:cs="Times New Roman"/>
        </w:rPr>
        <w:t>“Yes,” I whispered.</w:t>
      </w:r>
      <w:ins w:id="199" w:author="Aigner Wilson" w:date="2026-06-30T10:21:00Z" w16du:dateUtc="2026-06-30T17:21:00Z">
        <w:r w:rsidR="007B735B">
          <w:rPr>
            <w:rFonts w:ascii="Times New Roman" w:eastAsia="Times New Roman" w:hAnsi="Times New Roman" w:cs="Times New Roman"/>
          </w:rPr>
          <w:t xml:space="preserve"> </w:t>
        </w:r>
      </w:ins>
    </w:p>
    <w:p w14:paraId="0000075F" w14:textId="77777777" w:rsidR="00847A31" w:rsidRDefault="00000000" w:rsidP="007B735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don’t want to talk about it,” I said, as I clumsily got up and left the tent.</w:t>
      </w:r>
    </w:p>
    <w:p w14:paraId="0000076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I’d hardly slept. I was so used to my comfortable bed, and the thin mattress under our sleeping bags didn’t help at all. The ground was hard. I hugged my body and hunched over, stretching my back, the remnants of the dream still enveloping me.</w:t>
      </w:r>
    </w:p>
    <w:p w14:paraId="0000076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Most of my dreams in the past had come true, and some future events were still to unfold. I knew they would come to pass. The future would arrive, and everything would happen as I predicted. Was last night’s dream a prediction or a metaphor? I wanted to change the future. That feeling of being trapped, and my entire body vibrating. My bones, my organs, every single cell pulsing. While there was pain, it was more than that—it felt mechanical and uncomfortable, like fingernails on a chalkboard. We didn’t have chalkboards, but I’d heard the sound once in a historical novel. Not pleasant.</w:t>
      </w:r>
    </w:p>
    <w:p w14:paraId="0000076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Looking at it as a metaphor was always easier. Me, feeling alone, trapped, unable to do anything to help myself and others. I was blind, even with my gift of seeing, because I didn’t know when or where an event would take place. All I knew was that I felt things to be true when I dreamt them.</w:t>
      </w:r>
    </w:p>
    <w:p w14:paraId="0000076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this dream felt real and true.</w:t>
      </w:r>
    </w:p>
    <w:p w14:paraId="00000764" w14:textId="77777777" w:rsidR="00847A31" w:rsidRDefault="00000000">
      <w:pPr>
        <w:rPr>
          <w:rFonts w:ascii="Times New Roman" w:eastAsia="Times New Roman" w:hAnsi="Times New Roman" w:cs="Times New Roman"/>
        </w:rPr>
      </w:pPr>
      <w:r>
        <w:br w:type="page"/>
      </w:r>
    </w:p>
    <w:p w14:paraId="00000765"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CAMP MONTANA</w:t>
      </w:r>
    </w:p>
    <w:p w14:paraId="0000076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After two more nights on the hard ground, we finally arrived at the camp. It didn’t have a name, nor could it be found on any map. It was simply called Camp Montana.</w:t>
      </w:r>
    </w:p>
    <w:p w14:paraId="0000076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nestled in a valley, high up between two mountains. To the north, the wall, easy to spot with its enormity, though I was told it was at a safe distance. I’m not very good with spatial relationships. To me, it looked too near, with too many patrols. I had an uneasy feeling, but I pushed it aside. I guessed that as long as we didn’t try to scale the wall, they probably weren’t interested.</w:t>
      </w:r>
    </w:p>
    <w:p w14:paraId="0000076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On our last night before arriving at the camp, we set up our tent near the old Yellowstone Park. It’d been abandoned during the climate crisis and had stayed that way. The government kept saying they would open it one day, once it was safe. But that hadn’t happened.</w:t>
      </w:r>
    </w:p>
    <w:p w14:paraId="0000076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We’d worried about the air and whether it contained dangerous dust or pollutants. We were told it did. We’d packed masks, but once we arrived, the air was so pure, it hurt to breathe. Although the air back east was breathable, I didn’t realize how polluted it still was until we hit the mountains. Once we had grown accustomed to it and our lungs had cleared, it was invigorating. Despite the bad air warnings and government promises, Yellowstone was safe. I was grateful, but wondered why the Leadership had kept it closed, and why it’d become a refuge for the rebels. A secret project, a secret Leadership facility? No, the rebels wouldn’t have built the camps nearby. It was likely that the Leadership didn’t want people venturing away from populated areas. People were much harder to control once they were given a taste of freedom.</w:t>
      </w:r>
    </w:p>
    <w:p w14:paraId="0000076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We were met at the camp by a huge crowd, far more people than I’d imagined. They all smiled, friendly, as if genuinely happy to see us. They took our hands, I believe they were called handshakes. Some even hugged us. Although it was a bit uncomfortable, all that physical touch, </w:t>
      </w:r>
      <w:r>
        <w:rPr>
          <w:rFonts w:ascii="Times New Roman" w:eastAsia="Times New Roman" w:hAnsi="Times New Roman" w:cs="Times New Roman"/>
        </w:rPr>
        <w:lastRenderedPageBreak/>
        <w:t>it was comforting. Everyone back home kept their distance, and it was rare to feel another’s energy through physical touch. It was different from sensing their energy from afar. Potent, comforting connection.</w:t>
      </w:r>
    </w:p>
    <w:p w14:paraId="0000076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Home.</w:t>
      </w:r>
      <w:r>
        <w:rPr>
          <w:rFonts w:ascii="Times New Roman" w:eastAsia="Times New Roman" w:hAnsi="Times New Roman" w:cs="Times New Roman"/>
        </w:rPr>
        <w:t xml:space="preserve"> The camp was now our home.</w:t>
      </w:r>
    </w:p>
    <w:p w14:paraId="0000076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“Welcome!” a woman shouted, as she shook my hand, “I’m Coco. Just Coco, the leader. But we are all equal. And we don’t use last names.”</w:t>
      </w:r>
    </w:p>
    <w:p w14:paraId="0000076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thanked her with my smile, unable to say anything. With all the enthusiasm and friendliness, I was overwhelmed.</w:t>
      </w:r>
    </w:p>
    <w:p w14:paraId="0000076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“Come, I’ll show you to your cabin,” she said, waving her hands to two men.</w:t>
      </w:r>
    </w:p>
    <w:p w14:paraId="0000076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Cabin? I was relieved because I presumed we’d sleep in a tent. </w:t>
      </w:r>
      <w:r>
        <w:rPr>
          <w:rFonts w:ascii="Times New Roman" w:eastAsia="Times New Roman" w:hAnsi="Times New Roman" w:cs="Times New Roman"/>
          <w:i/>
          <w:iCs/>
        </w:rPr>
        <w:t>Small miracles.</w:t>
      </w:r>
    </w:p>
    <w:p w14:paraId="0000077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“I…think…we’re ok,” I stuttered.</w:t>
      </w:r>
    </w:p>
    <w:p w14:paraId="0000077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had very little.</w:t>
      </w:r>
    </w:p>
    <w:p w14:paraId="0000077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insisted. “Kurt, Charlie, please help them with their luggage.”</w:t>
      </w:r>
    </w:p>
    <w:p w14:paraId="0000077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Kurt and Charlie dropped off our things, even though one of them would have sufficed.</w:t>
      </w:r>
    </w:p>
    <w:p w14:paraId="0000077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Coco left, saying she’d be back later to check on us and show us the dining hall.</w:t>
      </w:r>
    </w:p>
    <w:p w14:paraId="0000077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cabin was sparsely furnished, but cozy. We had some basic furniture: a sofa, a table, chairs, and a bed. Just the necessities. They had also given us extra supplies: flashlights, water bottles with filters, a piece of equipment that looked like a communication device, and bug spray.</w:t>
      </w:r>
    </w:p>
    <w:p w14:paraId="0000077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“Bug spray? I don’t think I’ve seen an insect since I was a kid,” I told David, holding the canister in my hand.</w:t>
      </w:r>
    </w:p>
    <w:p w14:paraId="0000077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laughed.</w:t>
      </w:r>
    </w:p>
    <w:p w14:paraId="0000077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 hope it works</w:t>
      </w:r>
      <w:r>
        <w:rPr>
          <w:rFonts w:ascii="Times New Roman" w:eastAsia="Times New Roman" w:hAnsi="Times New Roman" w:cs="Times New Roman"/>
        </w:rPr>
        <w:t>. I’d heard about bee stings and mosquito bites, and they sounded painful.</w:t>
      </w:r>
    </w:p>
    <w:p w14:paraId="0000077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smiled.</w:t>
      </w:r>
    </w:p>
    <w:p w14:paraId="0000077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My dark mood passed once we entered those mountains.</w:t>
      </w:r>
    </w:p>
    <w:p w14:paraId="0000077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moved his lips as if to speak, but then stopped.</w:t>
      </w:r>
    </w:p>
    <w:p w14:paraId="0000077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“It’s okay. We can talk here,” I said.</w:t>
      </w:r>
    </w:p>
    <w:p w14:paraId="0000077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sense any intrusions.</w:t>
      </w:r>
    </w:p>
    <w:p w14:paraId="0000077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“This is quite something,” he said, with a silly grin on his face, “the hugging, it was intense. More people than I’ve touched my entire life.”</w:t>
      </w:r>
    </w:p>
    <w:p w14:paraId="0000077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know. It did feel strange at first,” I said pensively, “You know, I sensed some of them don’t have abilities.”</w:t>
      </w:r>
    </w:p>
    <w:p w14:paraId="0000078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“Interesting,” he replied.</w:t>
      </w:r>
    </w:p>
    <w:p w14:paraId="0000078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“Well, as far as I could tell,” I said.</w:t>
      </w:r>
    </w:p>
    <w:p w14:paraId="0000078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peered into a little room next to the kitchen.</w:t>
      </w:r>
    </w:p>
    <w:p w14:paraId="0000078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“There’s a real bathroom here. I’m going to shower before dinner.”</w:t>
      </w:r>
    </w:p>
    <w:p w14:paraId="0000078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kissed him and left him to unpack. Not that there was much of anything to unpack, but I sensed he needed to do something productive while I showered.</w:t>
      </w:r>
    </w:p>
    <w:p w14:paraId="0000078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bathroom was small, but clean.</w:t>
      </w:r>
    </w:p>
    <w:p w14:paraId="0000078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turned the water temperature up as hot as I could stand. I knew I had to be quick, since we were using limited recycled water, but I needed the heat. I let the slow, thin stream of water flow over my scalp and down my body, until it hit the tub. Not exactly what I was used to back home, but it was better than nothing. I’d never been that long without taking a shower.</w:t>
      </w:r>
    </w:p>
    <w:p w14:paraId="0000078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an unexpected waking vision came to me.</w:t>
      </w:r>
    </w:p>
    <w:p w14:paraId="0000078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yelped, shrinking away.</w:t>
      </w:r>
    </w:p>
    <w:p w14:paraId="0000078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Laura, my friend when I was a teen, was standing with me in the shower. She was fully dressed.</w:t>
      </w:r>
    </w:p>
    <w:p w14:paraId="0000078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lastRenderedPageBreak/>
        <w:t>Are you okay?</w:t>
      </w:r>
      <w:r>
        <w:rPr>
          <w:rFonts w:ascii="Times New Roman" w:eastAsia="Times New Roman" w:hAnsi="Times New Roman" w:cs="Times New Roman"/>
        </w:rPr>
        <w:t xml:space="preserve"> David asked.</w:t>
      </w:r>
    </w:p>
    <w:p w14:paraId="0000078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Laura started speaking, but it was gibberish. Her voice was agitated, and her eyes looked troubled. I couldn’t understand anything she was saying. Then she disappeared.</w:t>
      </w:r>
    </w:p>
    <w:p w14:paraId="0000078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“Are you okay?” David repeated, as he walked into the bathroom.</w:t>
      </w:r>
    </w:p>
    <w:p w14:paraId="0000078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“Uh…yes, I’m fine,” I replied, still a bit stunned.</w:t>
      </w:r>
    </w:p>
    <w:p w14:paraId="0000078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“Okay. Good,” he said, and walked out of the bathroom.</w:t>
      </w:r>
    </w:p>
    <w:p w14:paraId="0000078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wasn’t sure why I’d had a vision of Laura. I hadn’t thought about her in quite a while.</w:t>
      </w:r>
    </w:p>
    <w:p w14:paraId="0000079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But I knew whatever she had to say was important.</w:t>
      </w:r>
    </w:p>
    <w:p w14:paraId="0000079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wrapped myself in a towel and turned to leave when I saw, written in the bar of soap, the word: DANGER. I went to pick up the soap, but as soon as I touched it, the words disappeared.</w:t>
      </w:r>
    </w:p>
    <w:p w14:paraId="0000079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 no idea what the present danger was, but I decided to be extra careful the next few weeks.</w:t>
      </w:r>
    </w:p>
    <w:p w14:paraId="00000793"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79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Coco arrived at our cabin to lead us to dinner. The dining hall wasn’t what I expected. On every table were bouquets of yellow and blue flowers, and blue and white checkered tablecloths. It felt cozy and inviting. Best of all, the food was home-cooked and naturally grown. Everything tasted so fresh. It reminded me of the restaurant I’d gone to with my dad.</w:t>
      </w:r>
    </w:p>
    <w:p w14:paraId="0000079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“This is so good,” I said, in between bites, “and everything looks so beautiful with the flowers.”</w:t>
      </w:r>
    </w:p>
    <w:p w14:paraId="0000079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smiled.</w:t>
      </w:r>
    </w:p>
    <w:p w14:paraId="0000079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“Yes, there’s a woman in the camp who grows wildflowers. They’re native to the area and cultivated them for her garden. The flowers add warmth and brightness, I feel. We can all use a little sunshine in our lives.”</w:t>
      </w:r>
    </w:p>
    <w:p w14:paraId="0000079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surprised by her words, but then again, these people were different from everyone back in the city. They appreciated nature and warmth, not just the warmth of the flowers, but the warmth of connection.</w:t>
      </w:r>
    </w:p>
    <w:p w14:paraId="0000079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getting up for seconds when a woman approached our table and introduced herself.</w:t>
      </w:r>
    </w:p>
    <w:p w14:paraId="0000079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Ada,” she said, holding out her hand. Again, more touching. I still had mixed feelings.</w:t>
      </w:r>
    </w:p>
    <w:p w14:paraId="0000079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jaw dropped.</w:t>
      </w:r>
    </w:p>
    <w:p w14:paraId="0000079C" w14:textId="77777777" w:rsidR="00847A31" w:rsidRDefault="00000000">
      <w:pPr>
        <w:spacing w:line="480" w:lineRule="auto"/>
        <w:ind w:firstLine="720"/>
        <w:rPr>
          <w:rFonts w:ascii="Times New Roman" w:eastAsia="Times New Roman" w:hAnsi="Times New Roman" w:cs="Times New Roman"/>
        </w:rPr>
      </w:pPr>
      <w:commentRangeStart w:id="200"/>
      <w:r>
        <w:rPr>
          <w:rFonts w:ascii="Times New Roman" w:eastAsia="Times New Roman" w:hAnsi="Times New Roman" w:cs="Times New Roman"/>
        </w:rPr>
        <w:t>Her hair went halfway down her back, and it was completely white. I’d never seen anything like it. Genetic engineering had wiped out the effects of aging that caused gray hair. I’d heard occasionally someone was born with a genetic mutation and they’d have to color their hair, but that was very rare. Nobody had gray hair anymore.</w:t>
      </w:r>
    </w:p>
    <w:p w14:paraId="0000079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hair was golden, and I’d never really thought about the possibility of having gray hair. It must have caused a lot of stress, though, having to color your hair all the time.</w:t>
      </w:r>
    </w:p>
    <w:p w14:paraId="0000079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then that I also noticed wrinkles on her face. I’d only seen them in pictures. Nobody had wrinkles—another genetic modification. Our bodies aged on the inside, but on the outside, we looked younger.</w:t>
      </w:r>
    </w:p>
    <w:p w14:paraId="0000079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couldn’t help but stare. She was beautiful.</w:t>
      </w:r>
      <w:commentRangeEnd w:id="200"/>
      <w:r w:rsidR="007B735B">
        <w:rPr>
          <w:rStyle w:val="CommentReference"/>
          <w:rFonts w:ascii="Times New Roman" w:eastAsia="Times New Roman" w:hAnsi="Times New Roman" w:cs="Times New Roman"/>
          <w:sz w:val="24"/>
          <w:szCs w:val="24"/>
        </w:rPr>
        <w:commentReference w:id="200"/>
      </w:r>
    </w:p>
    <w:p w14:paraId="000007A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This is how humans are supposed to look.</w:t>
      </w:r>
    </w:p>
    <w:p w14:paraId="000007A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“Sage,” I whispered, finally looking down, slightly embarrassed.</w:t>
      </w:r>
    </w:p>
    <w:p w14:paraId="000007A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Her thoughts filled my mind, and I heard the word, </w:t>
      </w:r>
      <w:r>
        <w:rPr>
          <w:rFonts w:ascii="Times New Roman" w:eastAsia="Times New Roman" w:hAnsi="Times New Roman" w:cs="Times New Roman"/>
          <w:i/>
          <w:iCs/>
        </w:rPr>
        <w:t>aging in sacred.</w:t>
      </w:r>
    </w:p>
    <w:p w14:paraId="000007A3"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rPr>
        <w:lastRenderedPageBreak/>
        <w:t xml:space="preserve">Our food is modified, people are modified. </w:t>
      </w:r>
      <w:r>
        <w:rPr>
          <w:rFonts w:ascii="Times New Roman" w:eastAsia="Times New Roman" w:hAnsi="Times New Roman" w:cs="Times New Roman"/>
          <w:i/>
          <w:iCs/>
        </w:rPr>
        <w:t>People should just be happy with gray hair.</w:t>
      </w:r>
      <w:r>
        <w:rPr>
          <w:rFonts w:ascii="Times New Roman" w:eastAsia="Times New Roman" w:hAnsi="Times New Roman" w:cs="Times New Roman"/>
        </w:rPr>
        <w:t xml:space="preserve"> And wrinkles. I remembered the vision I had when I was a teen, me with wrinkles. It was odd. But seeing it in the real world, it was natural.  </w:t>
      </w:r>
      <w:r>
        <w:rPr>
          <w:rFonts w:ascii="Times New Roman" w:eastAsia="Times New Roman" w:hAnsi="Times New Roman" w:cs="Times New Roman"/>
          <w:i/>
          <w:iCs/>
        </w:rPr>
        <w:t>I wish my body could age like hers.</w:t>
      </w:r>
    </w:p>
    <w:p w14:paraId="000007A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I’d be an unwrinkled, natural blonde until I died.</w:t>
      </w:r>
    </w:p>
    <w:p w14:paraId="000007A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She smiled. </w:t>
      </w:r>
    </w:p>
    <w:p w14:paraId="000007A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I was told that you might be interested in helping with security?” she said.</w:t>
      </w:r>
    </w:p>
    <w:p w14:paraId="000007A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That was a surprise.</w:t>
      </w:r>
      <w:r>
        <w:rPr>
          <w:rFonts w:ascii="Times New Roman" w:eastAsia="Times New Roman" w:hAnsi="Times New Roman" w:cs="Times New Roman"/>
        </w:rPr>
        <w:t xml:space="preserve"> I looked at David with a puzzled look.</w:t>
      </w:r>
    </w:p>
    <w:p w14:paraId="000007A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“Yes!” he replied, standing up.</w:t>
      </w:r>
    </w:p>
    <w:p w14:paraId="000007A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“Okay, great. I’d like to show you something.” Ada looked at Coco, then at me.</w:t>
      </w:r>
    </w:p>
    <w:p w14:paraId="000007A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“If that’s okay right now?”</w:t>
      </w:r>
    </w:p>
    <w:p w14:paraId="000007A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nodded. Of course, it’s ok. But I was confused because David didn't mention anything to me about wanting to work in security.</w:t>
      </w:r>
    </w:p>
    <w:p w14:paraId="000007A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“It’s fine with me,” replied Coco.</w:t>
      </w:r>
    </w:p>
    <w:p w14:paraId="000007A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“See ya later,” David said, blowing me a kiss.</w:t>
      </w:r>
    </w:p>
    <w:p w14:paraId="000007A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waved, smiling and shaking my head at David as he followed Ada out of the dining hall.</w:t>
      </w:r>
    </w:p>
    <w:p w14:paraId="000007A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He was sometimes </w:t>
      </w:r>
      <w:commentRangeStart w:id="201"/>
      <w:r>
        <w:rPr>
          <w:rFonts w:ascii="Times New Roman" w:eastAsia="Times New Roman" w:hAnsi="Times New Roman" w:cs="Times New Roman"/>
        </w:rPr>
        <w:t>surprising</w:t>
      </w:r>
      <w:commentRangeEnd w:id="201"/>
      <w:r w:rsidR="00FC7833">
        <w:rPr>
          <w:rStyle w:val="CommentReference"/>
          <w:rFonts w:ascii="Times New Roman" w:eastAsia="Times New Roman" w:hAnsi="Times New Roman" w:cs="Times New Roman"/>
          <w:sz w:val="24"/>
          <w:szCs w:val="24"/>
        </w:rPr>
        <w:commentReference w:id="201"/>
      </w:r>
      <w:r>
        <w:rPr>
          <w:rFonts w:ascii="Times New Roman" w:eastAsia="Times New Roman" w:hAnsi="Times New Roman" w:cs="Times New Roman"/>
        </w:rPr>
        <w:t>.</w:t>
      </w:r>
    </w:p>
    <w:p w14:paraId="000007B0"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7B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After we finished eating, Coco told me the history of the camp.</w:t>
      </w:r>
    </w:p>
    <w:p w14:paraId="000007B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was founded about 10 years ago by a man who went into hiding when the Leadership discovered he was a teleporter. </w:t>
      </w:r>
      <w:r>
        <w:rPr>
          <w:rFonts w:ascii="Times New Roman" w:eastAsia="Times New Roman" w:hAnsi="Times New Roman" w:cs="Times New Roman"/>
          <w:i/>
          <w:iCs/>
        </w:rPr>
        <w:t>Evan?</w:t>
      </w:r>
      <w:r>
        <w:rPr>
          <w:rFonts w:ascii="Times New Roman" w:eastAsia="Times New Roman" w:hAnsi="Times New Roman" w:cs="Times New Roman"/>
        </w:rPr>
        <w:t xml:space="preserve"> I wondered. I’d never met another teleporter.</w:t>
      </w:r>
    </w:p>
    <w:p w14:paraId="000007B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founder brought several others with abilities, walking most of the way from the Richmond area. They settled in the valley not only because of its seclusion, but also for its natural beauty, good soil, and clean air. A perfect place to start a new life. They started with one </w:t>
      </w:r>
      <w:commentRangeStart w:id="202"/>
      <w:r>
        <w:rPr>
          <w:rFonts w:ascii="Times New Roman" w:eastAsia="Times New Roman" w:hAnsi="Times New Roman" w:cs="Times New Roman"/>
        </w:rPr>
        <w:lastRenderedPageBreak/>
        <w:t>cabin, and as more refugees arrived, more were built. They planted a garden and assigned roles. Communications systems, water recyclers, and solar generators were built. The camp grew and at one time had housed more than 75 people.</w:t>
      </w:r>
    </w:p>
    <w:p w14:paraId="000007B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lost some people. There was a raid several years ago. We thought we had enough security, but somehow, they found us. They took several of us…” Coco said, her voice cracking, “including the founder.”</w:t>
      </w:r>
    </w:p>
    <w:p w14:paraId="000007B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must have been important to her. I sensed she didn’t want to talk about it, so I didn’t ask her if it was Evan.</w:t>
      </w:r>
    </w:p>
    <w:p w14:paraId="000007B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have a lot of rules, but only for safety. For example, no wandering off away from the camp by yourself. Ever. No device use. You’ll have to turn it off and leave that way. We have walkie-talkies for communication, since they can’t be tracked. Of course, those with telepathic abilities are free to communicate. I’ll fill you in on the rest when David returns, and tomorrow you’ll start your training.”</w:t>
      </w:r>
      <w:commentRangeEnd w:id="202"/>
      <w:r w:rsidR="000F4A5D">
        <w:rPr>
          <w:rStyle w:val="CommentReference"/>
          <w:rFonts w:ascii="Times New Roman" w:eastAsia="Times New Roman" w:hAnsi="Times New Roman" w:cs="Times New Roman"/>
          <w:sz w:val="24"/>
          <w:szCs w:val="24"/>
        </w:rPr>
        <w:commentReference w:id="202"/>
      </w:r>
    </w:p>
    <w:p w14:paraId="000007B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Training. This was serious.</w:t>
      </w:r>
    </w:p>
    <w:p w14:paraId="000007B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What’s a walkie-talkie?</w:t>
      </w:r>
    </w:p>
    <w:p w14:paraId="000007B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ask.</w:t>
      </w:r>
    </w:p>
    <w:p w14:paraId="000007B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“Thank you. And thank you for welcoming us. It was quite something. The touching, you know, I’m not used to it. But it felt pleasant, despite a bit uncomfortable,” I said gratefully.</w:t>
      </w:r>
    </w:p>
    <w:p w14:paraId="000007B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know. I felt the same when I arrived. It didn’t take very long to get used to,” she replied.</w:t>
      </w:r>
    </w:p>
    <w:p w14:paraId="000007B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felt peace and relief in my new home. And freedom, freedom most of all. Freedom from devices, surveillance. I allowed myself to let the fear go, to just live.</w:t>
      </w:r>
    </w:p>
    <w:p w14:paraId="000007B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knew there was work to be done, but working for something you believe in makes all the difference.</w:t>
      </w:r>
    </w:p>
    <w:p w14:paraId="000007BE" w14:textId="77777777" w:rsidR="00847A31" w:rsidRDefault="00000000">
      <w:pPr>
        <w:rPr>
          <w:rFonts w:ascii="Times New Roman" w:eastAsia="Times New Roman" w:hAnsi="Times New Roman" w:cs="Times New Roman"/>
        </w:rPr>
      </w:pPr>
      <w:r>
        <w:br w:type="page"/>
      </w:r>
    </w:p>
    <w:p w14:paraId="000007BF"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KNOWLEDGE &amp; ADJUSTMENT</w:t>
      </w:r>
    </w:p>
    <w:p w14:paraId="000007C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next few weeks were occupied with training, as well as getting accustomed to a new way of life. Everyone had a specific role and contributed to the community. Eventually, we’d be assigned specific jobs, but in the meantime, we helped wherever we were needed.</w:t>
      </w:r>
    </w:p>
    <w:p w14:paraId="000007C1" w14:textId="77777777" w:rsidR="00847A31" w:rsidRDefault="00000000">
      <w:pPr>
        <w:spacing w:line="480" w:lineRule="auto"/>
        <w:ind w:firstLine="720"/>
        <w:rPr>
          <w:rFonts w:ascii="Times New Roman" w:eastAsia="Times New Roman" w:hAnsi="Times New Roman" w:cs="Times New Roman"/>
        </w:rPr>
      </w:pPr>
      <w:commentRangeStart w:id="203"/>
      <w:r>
        <w:rPr>
          <w:rFonts w:ascii="Times New Roman" w:eastAsia="Times New Roman" w:hAnsi="Times New Roman" w:cs="Times New Roman"/>
        </w:rPr>
        <w:t>I’d never connected with so many people with abilities</w:t>
      </w:r>
      <w:commentRangeEnd w:id="203"/>
      <w:r w:rsidR="000F4A5D">
        <w:rPr>
          <w:rStyle w:val="CommentReference"/>
          <w:rFonts w:ascii="Times New Roman" w:eastAsia="Times New Roman" w:hAnsi="Times New Roman" w:cs="Times New Roman"/>
          <w:sz w:val="24"/>
          <w:szCs w:val="24"/>
        </w:rPr>
        <w:commentReference w:id="203"/>
      </w:r>
      <w:r>
        <w:rPr>
          <w:rFonts w:ascii="Times New Roman" w:eastAsia="Times New Roman" w:hAnsi="Times New Roman" w:cs="Times New Roman"/>
        </w:rPr>
        <w:t xml:space="preserve">. I met another teleporter and a woman who could move objects with her mind. She said it was all about sound waves. There were many telepaths—it seemed to be the most common ability. Some even had two abilities, just like Evan. </w:t>
      </w:r>
      <w:r>
        <w:rPr>
          <w:rFonts w:ascii="Times New Roman" w:eastAsia="Times New Roman" w:hAnsi="Times New Roman" w:cs="Times New Roman"/>
          <w:i/>
          <w:iCs/>
        </w:rPr>
        <w:t>Just like me.</w:t>
      </w:r>
      <w:r>
        <w:rPr>
          <w:rFonts w:ascii="Times New Roman" w:eastAsia="Times New Roman" w:hAnsi="Times New Roman" w:cs="Times New Roman"/>
        </w:rPr>
        <w:t xml:space="preserve"> Was I a telepath and a dreamer? I was a dreamer, but was I a prophet? I wondered if there were others with my ability. Too many prophets and too many prophecies. If they were contradictory, how would we know which prophecies were true? I had many questions and added the last two to my growing list.</w:t>
      </w:r>
    </w:p>
    <w:p w14:paraId="000007C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Sometimes it was jarring. I’d walk by someone, and suddenly I could see inside their minds. They’d smile and then put up a block. I would turn away, embarrassed. At least they were understanding. I never sensed any irritation, just amusement.</w:t>
      </w:r>
    </w:p>
    <w:p w14:paraId="000007C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a child again, learning new behaviors and skills.</w:t>
      </w:r>
    </w:p>
    <w:p w14:paraId="000007C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My dreams, my visions, the magic from my childhood were welcome at the camp. I wasn’t the only curious one. Sometimes they would ask me questions about my dreams. </w:t>
      </w:r>
      <w:commentRangeStart w:id="204"/>
      <w:r>
        <w:rPr>
          <w:rFonts w:ascii="Times New Roman" w:eastAsia="Times New Roman" w:hAnsi="Times New Roman" w:cs="Times New Roman"/>
        </w:rPr>
        <w:t>Coco said I was free to tell anyone anything, except for the information in the writings I’d received</w:t>
      </w:r>
      <w:commentRangeEnd w:id="204"/>
      <w:r w:rsidR="000F4A5D">
        <w:rPr>
          <w:rStyle w:val="CommentReference"/>
          <w:rFonts w:ascii="Times New Roman" w:eastAsia="Times New Roman" w:hAnsi="Times New Roman" w:cs="Times New Roman"/>
          <w:sz w:val="24"/>
          <w:szCs w:val="24"/>
        </w:rPr>
        <w:commentReference w:id="204"/>
      </w:r>
      <w:r>
        <w:rPr>
          <w:rFonts w:ascii="Times New Roman" w:eastAsia="Times New Roman" w:hAnsi="Times New Roman" w:cs="Times New Roman"/>
        </w:rPr>
        <w:t>. I asked her why, but all she said was that the timing wasn’t right. Was it too shocking? It seemed wrong not to share information, but I was sure she had a good reason.</w:t>
      </w:r>
    </w:p>
    <w:p w14:paraId="000007C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Being in an environment of acceptance and openness, I often thought about Jacob. Nobody questioned his existence here, and I even told one or two people extensive details about him and my childhood dreams. I still didn’t understand what he was to me and the meaning of </w:t>
      </w:r>
      <w:r>
        <w:rPr>
          <w:rFonts w:ascii="Times New Roman" w:eastAsia="Times New Roman" w:hAnsi="Times New Roman" w:cs="Times New Roman"/>
        </w:rPr>
        <w:lastRenderedPageBreak/>
        <w:t>our connection, only that he existed and that he was somehow a part of me. When I tried explaining our relationship, some were perplexed. They’d read about and experienced many mystical occurrences, including visits by spirits and guides, but they’d never heard of a guide so enduring and as clear as my description of Jacob.</w:t>
      </w:r>
    </w:p>
    <w:p w14:paraId="000007C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missed him during that time. He would’ve fit right in.</w:t>
      </w:r>
    </w:p>
    <w:p w14:paraId="000007C7"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7C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As I learned new skills and acquired knowledge, I sometimes made mistakes.</w:t>
      </w:r>
    </w:p>
    <w:p w14:paraId="000007C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“You need to learn to control your ability. You can’t enter people’s minds without their permission. Unless, of course, you’re trying to read the enemy,” said a man that I’d tried to read.</w:t>
      </w:r>
    </w:p>
    <w:p w14:paraId="000007C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“I’m so sorry. I had no idea,” I said apologetically.</w:t>
      </w:r>
    </w:p>
    <w:p w14:paraId="000007C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 smiled. “It’s okay. It happens to everyone at first. But you’ll learn, and we’ll teach you how to block, too, because I can tell you aren’t very good at that.”</w:t>
      </w:r>
    </w:p>
    <w:p w14:paraId="000007C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“Jacob, huh?” he raised his eyebrows in amusement.</w:t>
      </w:r>
    </w:p>
    <w:p w14:paraId="000007C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blushed. And I agreed. I would need to learn how to keep people out. My Jacob memories were private, and I wanted to keep them close. I only shared the parts that related to the mission. Not because those people wouldn’t understand, but because they were </w:t>
      </w:r>
      <w:r>
        <w:rPr>
          <w:rFonts w:ascii="Times New Roman" w:eastAsia="Times New Roman" w:hAnsi="Times New Roman" w:cs="Times New Roman"/>
          <w:i/>
          <w:iCs/>
        </w:rPr>
        <w:t>my</w:t>
      </w:r>
      <w:r>
        <w:rPr>
          <w:rFonts w:ascii="Times New Roman" w:eastAsia="Times New Roman" w:hAnsi="Times New Roman" w:cs="Times New Roman"/>
        </w:rPr>
        <w:t xml:space="preserve"> memories.</w:t>
      </w:r>
    </w:p>
    <w:p w14:paraId="000007CE" w14:textId="25CBAD42"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Blocking, he called it, as he showed me how to use it. Everyone could learn to block their thoughts, but some could block everyone else’s thoughts. They were called Blockers. </w:t>
      </w:r>
      <w:r>
        <w:rPr>
          <w:rFonts w:ascii="Times New Roman" w:eastAsia="Times New Roman" w:hAnsi="Times New Roman" w:cs="Times New Roman"/>
          <w:i/>
          <w:iCs/>
        </w:rPr>
        <w:t>Of course they were</w:t>
      </w:r>
      <w:r>
        <w:rPr>
          <w:rFonts w:ascii="Times New Roman" w:eastAsia="Times New Roman" w:hAnsi="Times New Roman" w:cs="Times New Roman"/>
        </w:rPr>
        <w:t xml:space="preserve">. I practiced personal blocking as much as possible. </w:t>
      </w:r>
      <w:commentRangeStart w:id="205"/>
      <w:r>
        <w:rPr>
          <w:rFonts w:ascii="Times New Roman" w:eastAsia="Times New Roman" w:hAnsi="Times New Roman" w:cs="Times New Roman"/>
        </w:rPr>
        <w:t xml:space="preserve">I was told that as a prophet, everything stored in my mind was vital and had to be protected. </w:t>
      </w:r>
      <w:commentRangeEnd w:id="205"/>
      <w:r w:rsidR="000F4A5D">
        <w:rPr>
          <w:rStyle w:val="CommentReference"/>
          <w:rFonts w:ascii="Times New Roman" w:eastAsia="Times New Roman" w:hAnsi="Times New Roman" w:cs="Times New Roman"/>
          <w:sz w:val="24"/>
          <w:szCs w:val="24"/>
        </w:rPr>
        <w:commentReference w:id="205"/>
      </w:r>
      <w:r>
        <w:rPr>
          <w:rFonts w:ascii="Times New Roman" w:eastAsia="Times New Roman" w:hAnsi="Times New Roman" w:cs="Times New Roman"/>
        </w:rPr>
        <w:t>Although I practiced a lot, it was taking too long. I tried to remember that with time and practice, I would become an expert. But I was anxious to get better and had to constantly remind myself to remain persistent, yet patient.</w:t>
      </w:r>
    </w:p>
    <w:p w14:paraId="000007C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Beyond the psychic defenses, I was also taught physical self-defense. I learned basic martial arts skills and even how to shoot a gun. I’d never even touched a gun. They were illegal and could only be found in the darkest corners of the dark web. Commerce of “unsavory” characters. It felt odd to share the same space with them. I labored for a peaceful, free new world, while they dedicated their time to promoting some of the worst aspects of an older society. The Leadership continually stated that there was very little crime. They never talked about the dark web or the illicit activities that occurred there. Just more secrets that were kept from us.</w:t>
      </w:r>
    </w:p>
    <w:p w14:paraId="000007D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“It’s unlikely you will ever have to use a gun, but I want to make sure that you know how to, if needed,” said the instructor, Alexa.</w:t>
      </w:r>
    </w:p>
    <w:p w14:paraId="000007D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She could move objects with her mind, including bullets. She was a sharpshooter, and while others existed who could manipulate items the way she did, most of us learned to shoot the old-fashioned way.</w:t>
      </w:r>
    </w:p>
    <w:p w14:paraId="000007D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wasn’t too bad of a shooter, but the idea of shooting at someone felt uncomfortable. I hoped I’d never have to use a gun. The thought of taking someone’s life terrified me. No matter how evil, nobody deserved to be executed.</w:t>
      </w:r>
    </w:p>
    <w:p w14:paraId="000007D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Alexa told me that I would think differently when my life or the life of someone I cared about was in danger.</w:t>
      </w:r>
    </w:p>
    <w:p w14:paraId="000007D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“I’ll find another way,” I told her.</w:t>
      </w:r>
    </w:p>
    <w:p w14:paraId="000007D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hope you do. Nobody feels good about it, but sometimes it’s necessary,” she said.</w:t>
      </w:r>
    </w:p>
    <w:p w14:paraId="000007D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shared all of my mental notes with Coco. I had to destroy all my writings before we made our journey west, just in case we were caught</w:t>
      </w:r>
      <w:commentRangeStart w:id="206"/>
      <w:r>
        <w:rPr>
          <w:rFonts w:ascii="Times New Roman" w:eastAsia="Times New Roman" w:hAnsi="Times New Roman" w:cs="Times New Roman"/>
        </w:rPr>
        <w:t>. I granted her partial access, and she downloaded my memories and dreams.</w:t>
      </w:r>
      <w:commentRangeEnd w:id="206"/>
      <w:r w:rsidR="007B7B90">
        <w:rPr>
          <w:rStyle w:val="CommentReference"/>
          <w:rFonts w:ascii="Times New Roman" w:eastAsia="Times New Roman" w:hAnsi="Times New Roman" w:cs="Times New Roman"/>
          <w:sz w:val="24"/>
          <w:szCs w:val="24"/>
        </w:rPr>
        <w:commentReference w:id="206"/>
      </w:r>
      <w:r>
        <w:rPr>
          <w:rFonts w:ascii="Times New Roman" w:eastAsia="Times New Roman" w:hAnsi="Times New Roman" w:cs="Times New Roman"/>
        </w:rPr>
        <w:t xml:space="preserve"> The private ones were kept locked. </w:t>
      </w:r>
      <w:commentRangeStart w:id="207"/>
      <w:r>
        <w:rPr>
          <w:rFonts w:ascii="Times New Roman" w:eastAsia="Times New Roman" w:hAnsi="Times New Roman" w:cs="Times New Roman"/>
        </w:rPr>
        <w:t xml:space="preserve">I couldn’t help but </w:t>
      </w:r>
      <w:r>
        <w:rPr>
          <w:rFonts w:ascii="Times New Roman" w:eastAsia="Times New Roman" w:hAnsi="Times New Roman" w:cs="Times New Roman"/>
        </w:rPr>
        <w:lastRenderedPageBreak/>
        <w:t>think that all the words I was using to describe the process were related to computers.</w:t>
      </w:r>
      <w:commentRangeEnd w:id="207"/>
      <w:r w:rsidR="007B7B90">
        <w:rPr>
          <w:rStyle w:val="CommentReference"/>
          <w:rFonts w:ascii="Times New Roman" w:eastAsia="Times New Roman" w:hAnsi="Times New Roman" w:cs="Times New Roman"/>
          <w:sz w:val="24"/>
          <w:szCs w:val="24"/>
        </w:rPr>
        <w:commentReference w:id="207"/>
      </w:r>
      <w:r>
        <w:rPr>
          <w:rFonts w:ascii="Times New Roman" w:eastAsia="Times New Roman" w:hAnsi="Times New Roman" w:cs="Times New Roman"/>
        </w:rPr>
        <w:t xml:space="preserve"> Perhaps since humans created computers, they were made to process thoughts like humans. My visions had shown me a computer that extracted thoughts. Perhaps even access and process how we use our abilities. But I felt my abilities were magical and that a computer couldn’t comprehend or manage the energy. </w:t>
      </w:r>
      <w:r>
        <w:rPr>
          <w:rFonts w:ascii="Times New Roman" w:eastAsia="Times New Roman" w:hAnsi="Times New Roman" w:cs="Times New Roman"/>
          <w:i/>
          <w:iCs/>
        </w:rPr>
        <w:t>A computer can’t be conscious, it lacks universal energy, and it doesn’t have a soul.</w:t>
      </w:r>
    </w:p>
    <w:p w14:paraId="000007D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told myself these comforting words, but I sensed that whatever the Leadership had developed was more powerful than we imagined. I knew the why, but the how was impossible to decipher.</w:t>
      </w:r>
    </w:p>
    <w:p w14:paraId="000007D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Eventually, Coco shared with some in the camp the content of the writings that I’d received on the balcony the day we left the city. It was still “need to know.” I guess she wanted to prevent the panic about the dark, apocalyptic future.</w:t>
      </w:r>
    </w:p>
    <w:p w14:paraId="000007D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Everyone at the camp cared about the past, present, and future, not only in how the past and present impacted them personally, but also for how the future would impact humanity. Most normal people didn’t think about the future. Or the past. Or even the present. As long as they had everything they needed, they accepted the status quo. It would take something big to shake them from their apathetic existence.</w:t>
      </w:r>
    </w:p>
    <w:p w14:paraId="000007D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needed to be strong to fight the Leadership, using all of our abilities and knowledge. Not necessarily a physical fight, but also a battle of the minds. This is what our training prepared us for.</w:t>
      </w:r>
    </w:p>
    <w:p w14:paraId="000007D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That was our purpose, our mission, </w:t>
      </w:r>
      <w:r>
        <w:rPr>
          <w:rFonts w:ascii="Times New Roman" w:eastAsia="Times New Roman" w:hAnsi="Times New Roman" w:cs="Times New Roman"/>
          <w:i/>
          <w:iCs/>
        </w:rPr>
        <w:t>my mission</w:t>
      </w:r>
      <w:r>
        <w:rPr>
          <w:rFonts w:ascii="Times New Roman" w:eastAsia="Times New Roman" w:hAnsi="Times New Roman" w:cs="Times New Roman"/>
        </w:rPr>
        <w:t>, and I knew it would be my entire focus for the rest of my life.</w:t>
      </w:r>
    </w:p>
    <w:p w14:paraId="000007D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was grateful to have finally found real friends, a family that understood and accepted me. All of us with a singular purpose—to defeat the technocratic Leadership and save humanity.</w:t>
      </w:r>
    </w:p>
    <w:p w14:paraId="000007DD" w14:textId="77777777" w:rsidR="00847A31" w:rsidRDefault="00000000">
      <w:pPr>
        <w:rPr>
          <w:rFonts w:ascii="Times New Roman" w:eastAsia="Times New Roman" w:hAnsi="Times New Roman" w:cs="Times New Roman"/>
        </w:rPr>
      </w:pPr>
      <w:r>
        <w:br w:type="page"/>
      </w:r>
    </w:p>
    <w:p w14:paraId="000007DE"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TAKEN </w:t>
      </w:r>
    </w:p>
    <w:p w14:paraId="000007D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had been a long day of physical training, which included not only self-defense but also survival training. I had to learn the basics, in case I was ever in the wilderness without food or shelter. Although I had learned how to start a fire, we had a lighter when we traveled west, so I never used the skill. Food safety was important. Staying away from poisonous berries, foraging for edible mushrooms. Although we were always prepared for a quick escape, there was always a chance we’d be in the woods without supplies.</w:t>
      </w:r>
    </w:p>
    <w:p w14:paraId="000007E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With each new skill and accumulation of knowledge, my confidence in my ability to protect myself grew. I knew I’d be able to survive anything.</w:t>
      </w:r>
    </w:p>
    <w:p w14:paraId="000007E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Except for a computer connection. I feared that more than anything. I’d felt in my dreams what it was like to be connected to a computer. It still seemed impossible. Envoy. But my dreams were never wrong. </w:t>
      </w:r>
      <w:commentRangeStart w:id="208"/>
      <w:r>
        <w:rPr>
          <w:rFonts w:ascii="Times New Roman" w:eastAsia="Times New Roman" w:hAnsi="Times New Roman" w:cs="Times New Roman"/>
        </w:rPr>
        <w:t>I knew Envoy existed</w:t>
      </w:r>
      <w:commentRangeEnd w:id="208"/>
      <w:r w:rsidR="007B7B90">
        <w:rPr>
          <w:rStyle w:val="CommentReference"/>
          <w:rFonts w:ascii="Times New Roman" w:eastAsia="Times New Roman" w:hAnsi="Times New Roman" w:cs="Times New Roman"/>
          <w:sz w:val="24"/>
          <w:szCs w:val="24"/>
        </w:rPr>
        <w:commentReference w:id="208"/>
      </w:r>
      <w:r>
        <w:rPr>
          <w:rFonts w:ascii="Times New Roman" w:eastAsia="Times New Roman" w:hAnsi="Times New Roman" w:cs="Times New Roman"/>
        </w:rPr>
        <w:t>, and I understood the dangers it posed. Knowing those dangers and confident of my newly-strengthened skills to fight the Leadership, I no longer feared the dreams. At one time, all I’d wanted was to stop dreaming, and now—I summoned more dreams. I only feared what was to come.</w:t>
      </w:r>
    </w:p>
    <w:p w14:paraId="000007E2" w14:textId="77777777" w:rsidR="00847A31" w:rsidRDefault="00000000">
      <w:pPr>
        <w:spacing w:line="480" w:lineRule="auto"/>
        <w:ind w:firstLine="720"/>
        <w:rPr>
          <w:rFonts w:ascii="Times New Roman" w:eastAsia="Times New Roman" w:hAnsi="Times New Roman" w:cs="Times New Roman"/>
          <w:i/>
          <w:iCs/>
        </w:rPr>
      </w:pPr>
      <w:commentRangeStart w:id="209"/>
      <w:r>
        <w:rPr>
          <w:rFonts w:ascii="Times New Roman" w:eastAsia="Times New Roman" w:hAnsi="Times New Roman" w:cs="Times New Roman"/>
          <w:i/>
          <w:iCs/>
        </w:rPr>
        <w:t>I am The Prophet.</w:t>
      </w:r>
      <w:commentRangeEnd w:id="209"/>
      <w:r w:rsidR="007B7B90">
        <w:rPr>
          <w:rStyle w:val="CommentReference"/>
          <w:rFonts w:ascii="Times New Roman" w:eastAsia="Times New Roman" w:hAnsi="Times New Roman" w:cs="Times New Roman"/>
          <w:i/>
          <w:iCs/>
          <w:sz w:val="24"/>
          <w:szCs w:val="24"/>
        </w:rPr>
        <w:commentReference w:id="209"/>
      </w:r>
    </w:p>
    <w:p w14:paraId="000007E3" w14:textId="35D7C9AB"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7E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“I’ll see you later,” said David, as he kissed me and left for his security training.</w:t>
      </w:r>
    </w:p>
    <w:p w14:paraId="000007E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“See ya, love,” I replied.</w:t>
      </w:r>
    </w:p>
    <w:p w14:paraId="000007E6" w14:textId="77777777" w:rsidR="00847A31" w:rsidRDefault="00000000">
      <w:pPr>
        <w:spacing w:line="480" w:lineRule="auto"/>
        <w:ind w:firstLine="720"/>
        <w:rPr>
          <w:rFonts w:ascii="Times New Roman" w:eastAsia="Times New Roman" w:hAnsi="Times New Roman" w:cs="Times New Roman"/>
        </w:rPr>
      </w:pPr>
      <w:commentRangeStart w:id="210"/>
      <w:r>
        <w:rPr>
          <w:rFonts w:ascii="Times New Roman" w:eastAsia="Times New Roman" w:hAnsi="Times New Roman" w:cs="Times New Roman"/>
        </w:rPr>
        <w:t>Lacking abilities, he was assigned to physical security</w:t>
      </w:r>
      <w:commentRangeEnd w:id="210"/>
      <w:r w:rsidR="007B7B90">
        <w:rPr>
          <w:rStyle w:val="CommentReference"/>
          <w:rFonts w:ascii="Times New Roman" w:eastAsia="Times New Roman" w:hAnsi="Times New Roman" w:cs="Times New Roman"/>
          <w:sz w:val="24"/>
          <w:szCs w:val="24"/>
        </w:rPr>
        <w:commentReference w:id="210"/>
      </w:r>
      <w:r>
        <w:rPr>
          <w:rFonts w:ascii="Times New Roman" w:eastAsia="Times New Roman" w:hAnsi="Times New Roman" w:cs="Times New Roman"/>
        </w:rPr>
        <w:t xml:space="preserve"> and was learning about the surveillance system and safety protocols. Of course, that included guns. Like me, he had to adjust to the idea of shooting to protect everyone, particularly those of us with abilities. Without us, there could be no rebellion.</w:t>
      </w:r>
    </w:p>
    <w:p w14:paraId="000007E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I’d thought he had an ability; we used telepathy all the time. But I learned our connection was because of my power. I was able to create a link that enabled him to send and receive telepathic messages. Another unexplained mystery. </w:t>
      </w:r>
      <w:r>
        <w:rPr>
          <w:rFonts w:ascii="Times New Roman" w:eastAsia="Times New Roman" w:hAnsi="Times New Roman" w:cs="Times New Roman"/>
          <w:i/>
          <w:iCs/>
        </w:rPr>
        <w:t>Perhaps it’s magic after all.</w:t>
      </w:r>
    </w:p>
    <w:p w14:paraId="000007E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After he left, I took a longer shower than usual. It’d been a long day; I was smelly and sweaty and ready for bed.</w:t>
      </w:r>
    </w:p>
    <w:p w14:paraId="000007E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crawled under the covers and lay awake for a while contemplating abilities and how people acquire them. Where did these powers come from? Was it genetic? The scientist in me wanted a concrete answer, something that could be verified. Why did some people have them and others didn’t? Part of me knew that it couldn’t be proven scientifically because the other part of me wanted to believe that there was magic in the universe.</w:t>
      </w:r>
    </w:p>
    <w:p w14:paraId="000007E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drifted off, hoping for a dream that would answer my questions.</w:t>
      </w:r>
    </w:p>
    <w:p w14:paraId="000007E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Suddenly, I heard a blaring alarm. Was it part of my dream? I jolted up, knowing that it was no dream. I listened. I heard three short sirens, a moment of silence, then three more siren sounds. The sequence repeated. Though I never heard it, I knew what it meant. Someone had breached the border of the camp; someone had made it past our physical and </w:t>
      </w:r>
      <w:commentRangeStart w:id="211"/>
      <w:r>
        <w:rPr>
          <w:rFonts w:ascii="Times New Roman" w:eastAsia="Times New Roman" w:hAnsi="Times New Roman" w:cs="Times New Roman"/>
        </w:rPr>
        <w:t xml:space="preserve">mental security </w:t>
      </w:r>
      <w:commentRangeEnd w:id="211"/>
      <w:r w:rsidR="008C2366">
        <w:rPr>
          <w:rStyle w:val="CommentReference"/>
          <w:rFonts w:ascii="Times New Roman" w:eastAsia="Times New Roman" w:hAnsi="Times New Roman" w:cs="Times New Roman"/>
          <w:sz w:val="24"/>
          <w:szCs w:val="24"/>
        </w:rPr>
        <w:commentReference w:id="211"/>
      </w:r>
      <w:r>
        <w:rPr>
          <w:rFonts w:ascii="Times New Roman" w:eastAsia="Times New Roman" w:hAnsi="Times New Roman" w:cs="Times New Roman"/>
        </w:rPr>
        <w:t>system.</w:t>
      </w:r>
    </w:p>
    <w:p w14:paraId="000007E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hadn’t returned yet, but I knew what I had to, what I’d been trained to do. First, I did a quick scan with my mind, searching for outsiders. I couldn’t sense anyone, but that didn’t mean anything, since they might have been out of my range. My ability wasn’t perfect. I was still working on strengthening my powers.</w:t>
      </w:r>
    </w:p>
    <w:p w14:paraId="000007E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alone and would have to take shelter.</w:t>
      </w:r>
    </w:p>
    <w:p w14:paraId="000007E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went through the list: shoes, jacket, backpack….I gathered all the items and headed outside to meet my group. I’d wait there until a guard arrived and led us to safety.</w:t>
      </w:r>
    </w:p>
    <w:p w14:paraId="000007E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I was halfway to the door when the lights went out. I froze. </w:t>
      </w:r>
      <w:r>
        <w:rPr>
          <w:rFonts w:ascii="Times New Roman" w:eastAsia="Times New Roman" w:hAnsi="Times New Roman" w:cs="Times New Roman"/>
          <w:i/>
          <w:iCs/>
        </w:rPr>
        <w:t>Darkness.</w:t>
      </w:r>
      <w:r>
        <w:rPr>
          <w:rFonts w:ascii="Times New Roman" w:eastAsia="Times New Roman" w:hAnsi="Times New Roman" w:cs="Times New Roman"/>
        </w:rPr>
        <w:t xml:space="preserve"> I kept thinking of the dream</w:t>
      </w:r>
      <w:r>
        <w:rPr>
          <w:rFonts w:ascii="Times New Roman" w:eastAsia="Times New Roman" w:hAnsi="Times New Roman" w:cs="Times New Roman"/>
          <w:i/>
          <w:iCs/>
        </w:rPr>
        <w:t>.</w:t>
      </w:r>
    </w:p>
    <w:p w14:paraId="000007F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While I was in a dark room, it wasn’t the same room that I had dreamt about. </w:t>
      </w:r>
      <w:r>
        <w:rPr>
          <w:rFonts w:ascii="Times New Roman" w:eastAsia="Times New Roman" w:hAnsi="Times New Roman" w:cs="Times New Roman"/>
          <w:i/>
          <w:iCs/>
        </w:rPr>
        <w:t>Is this a prelude to my capture</w:t>
      </w:r>
      <w:commentRangeStart w:id="212"/>
      <w:r>
        <w:rPr>
          <w:rFonts w:ascii="Times New Roman" w:eastAsia="Times New Roman" w:hAnsi="Times New Roman" w:cs="Times New Roman"/>
          <w:i/>
          <w:iCs/>
        </w:rPr>
        <w:t>? I’m scared of the dark</w:t>
      </w:r>
      <w:commentRangeEnd w:id="212"/>
      <w:r w:rsidR="008C2366">
        <w:rPr>
          <w:rStyle w:val="CommentReference"/>
          <w:rFonts w:ascii="Times New Roman" w:eastAsia="Times New Roman" w:hAnsi="Times New Roman" w:cs="Times New Roman"/>
          <w:i/>
          <w:iCs/>
          <w:sz w:val="24"/>
          <w:szCs w:val="24"/>
        </w:rPr>
        <w:commentReference w:id="212"/>
      </w:r>
      <w:r>
        <w:rPr>
          <w:rFonts w:ascii="Times New Roman" w:eastAsia="Times New Roman" w:hAnsi="Times New Roman" w:cs="Times New Roman"/>
          <w:i/>
          <w:iCs/>
        </w:rPr>
        <w:t>.</w:t>
      </w:r>
      <w:r>
        <w:rPr>
          <w:rFonts w:ascii="Times New Roman" w:eastAsia="Times New Roman" w:hAnsi="Times New Roman" w:cs="Times New Roman"/>
        </w:rPr>
        <w:t xml:space="preserve"> I quieted my thoughts. </w:t>
      </w:r>
      <w:r>
        <w:rPr>
          <w:rFonts w:ascii="Times New Roman" w:eastAsia="Times New Roman" w:hAnsi="Times New Roman" w:cs="Times New Roman"/>
          <w:i/>
          <w:iCs/>
        </w:rPr>
        <w:t>I will not panic.</w:t>
      </w:r>
    </w:p>
    <w:p w14:paraId="000007F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reached for the flashlight in my backpack when I was grabbed from behind. I struggled to escape but was overpowered. My self-defense skills weren’t enough. Whoever had grabbed me was strong. Nonetheless, I kept struggling, trying to see my captor, when a bag was pulled over my head. I knew what would come next.</w:t>
      </w:r>
    </w:p>
    <w:p w14:paraId="000007F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dark room.</w:t>
      </w:r>
    </w:p>
    <w:p w14:paraId="000007F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felt a prick in my neck, a needle. A sedative? I tried to call out for help as they bound my hands and feet, but my words wouldn’t come out. My lips refused to move.</w:t>
      </w:r>
    </w:p>
    <w:p w14:paraId="000007F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Everything smells funny…</w:t>
      </w:r>
    </w:p>
    <w:p w14:paraId="000007F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That was my last thought.</w:t>
      </w:r>
    </w:p>
    <w:p w14:paraId="000007F6"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7F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woke lying on my side, groggy and sore. I sensed others around me. I could tell by the motion that I was in a vehicle. A car? Was it the white van? I knew I’d been taken, and in many of my dreams, I’d seen white vans. I tried to take the hood off my head, but realized my arms and legs were still bound.  Were the others in the van also from the camp? I tried to send out a signal telepathically, to them, or to anyone else listening. It was blocked. I couldn’t speak aloud either—there was a gag over my mouth. All I could do was make grunting noises that nobody in the van responded to.</w:t>
      </w:r>
    </w:p>
    <w:p w14:paraId="000007F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Tied and unable to communicate, I couldn’t do anything but wait to see what would happen. </w:t>
      </w:r>
    </w:p>
    <w:p w14:paraId="000007F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But I already knew.</w:t>
      </w:r>
      <w:r>
        <w:br w:type="page"/>
      </w:r>
    </w:p>
    <w:p w14:paraId="000007FA"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THE DARK ROOM</w:t>
      </w:r>
    </w:p>
    <w:p w14:paraId="000007F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wasn’t sure how long I was tied up on the floor of the van. </w:t>
      </w:r>
      <w:r>
        <w:rPr>
          <w:rFonts w:ascii="Times New Roman" w:eastAsia="Times New Roman" w:hAnsi="Times New Roman" w:cs="Times New Roman"/>
          <w:i/>
          <w:iCs/>
        </w:rPr>
        <w:t>Like an animal to the slaughter.</w:t>
      </w:r>
      <w:r>
        <w:rPr>
          <w:rFonts w:ascii="Times New Roman" w:eastAsia="Times New Roman" w:hAnsi="Times New Roman" w:cs="Times New Roman"/>
        </w:rPr>
        <w:t xml:space="preserve"> I’d heard that old saying. It came from back when they used to kill animals for food. </w:t>
      </w:r>
      <w:r>
        <w:rPr>
          <w:rFonts w:ascii="Times New Roman" w:eastAsia="Times New Roman" w:hAnsi="Times New Roman" w:cs="Times New Roman"/>
          <w:i/>
          <w:iCs/>
        </w:rPr>
        <w:t>There were no more animals to kill, so now they killed people.</w:t>
      </w:r>
      <w:r>
        <w:rPr>
          <w:rFonts w:ascii="Times New Roman" w:eastAsia="Times New Roman" w:hAnsi="Times New Roman" w:cs="Times New Roman"/>
        </w:rPr>
        <w:t xml:space="preserve"> I tried to stay alert, listening, hoping to hear my kidnappers or any other noise that would help. It was total silence except for the sound of the road beneath the van.</w:t>
      </w:r>
    </w:p>
    <w:p w14:paraId="000007FC" w14:textId="77777777" w:rsidR="00847A31" w:rsidRDefault="00000000">
      <w:pPr>
        <w:spacing w:line="480" w:lineRule="auto"/>
        <w:ind w:firstLine="720"/>
        <w:rPr>
          <w:rFonts w:ascii="Times New Roman" w:eastAsia="Times New Roman" w:hAnsi="Times New Roman" w:cs="Times New Roman"/>
        </w:rPr>
      </w:pPr>
      <w:commentRangeStart w:id="213"/>
      <w:r>
        <w:rPr>
          <w:rFonts w:ascii="Times New Roman" w:eastAsia="Times New Roman" w:hAnsi="Times New Roman" w:cs="Times New Roman"/>
        </w:rPr>
        <w:t>I drifted in and out of sleep, strangely dreaming peaceful dreams. I expected nightmares, considering where I was, what had happened, and what I thought was going to happen. Instead, I dreamt I was floating in outer space, my body weightless, my mind clear. It was the most peaceful and yet powerful feeling I’d ever felt. More than the peace I’d had with Jacob.</w:t>
      </w:r>
      <w:commentRangeEnd w:id="213"/>
      <w:r w:rsidR="008C2366">
        <w:rPr>
          <w:rStyle w:val="CommentReference"/>
          <w:rFonts w:ascii="Times New Roman" w:eastAsia="Times New Roman" w:hAnsi="Times New Roman" w:cs="Times New Roman"/>
          <w:sz w:val="24"/>
          <w:szCs w:val="24"/>
        </w:rPr>
        <w:commentReference w:id="213"/>
      </w:r>
    </w:p>
    <w:p w14:paraId="000007F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traveled to every planet in our solar system, then beyond, to an unknown galaxy. There, at the center of the multicolored galaxy, was a bright blue light. I continued floating toward it, and as I approached, it pulsed. It was rhythmical and repeating—am, am, am, ammm, ammm, ammm, am, am, am. I didn’t know what it meant. Was it a message I needed to understand? But I sensed little urgency in the pulsing. Then the light disappeared, as if sucked up through a straw, and I found myself back on Earth.</w:t>
      </w:r>
    </w:p>
    <w:p w14:paraId="000007FE"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This is no time for mysterious dreams, Universe.</w:t>
      </w:r>
    </w:p>
    <w:p w14:paraId="000007F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woke up with a jolt. The van had stopped. Someone’s body part hit my head and I heard a moan to my right. I still couldn’t see, but </w:t>
      </w:r>
      <w:commentRangeStart w:id="214"/>
      <w:r>
        <w:rPr>
          <w:rFonts w:ascii="Times New Roman" w:eastAsia="Times New Roman" w:hAnsi="Times New Roman" w:cs="Times New Roman"/>
        </w:rPr>
        <w:t>I realized I could speak</w:t>
      </w:r>
      <w:commentRangeEnd w:id="214"/>
      <w:r w:rsidR="008C2366">
        <w:rPr>
          <w:rStyle w:val="CommentReference"/>
          <w:rFonts w:ascii="Times New Roman" w:eastAsia="Times New Roman" w:hAnsi="Times New Roman" w:cs="Times New Roman"/>
          <w:sz w:val="24"/>
          <w:szCs w:val="24"/>
        </w:rPr>
        <w:commentReference w:id="214"/>
      </w:r>
      <w:r>
        <w:rPr>
          <w:rFonts w:ascii="Times New Roman" w:eastAsia="Times New Roman" w:hAnsi="Times New Roman" w:cs="Times New Roman"/>
        </w:rPr>
        <w:t>. I tried first with my mind, but again, I was blocked.</w:t>
      </w:r>
    </w:p>
    <w:p w14:paraId="0000080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called out, “Who’s here? Can someone answer?”</w:t>
      </w:r>
    </w:p>
    <w:p w14:paraId="0000080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Suddenly, I was grabbed and felt another injection in my neck.</w:t>
      </w:r>
    </w:p>
    <w:p w14:paraId="0000080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Again, I faded into darkness.</w:t>
      </w:r>
    </w:p>
    <w:p w14:paraId="00000803"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w:t>
      </w:r>
    </w:p>
    <w:p w14:paraId="0000080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a groggy haze, I felt myself pushed forward. I no longer had the hood over my head, but I still couldn’t see anything; it was dark, and my vision was blurred.</w:t>
      </w:r>
    </w:p>
    <w:p w14:paraId="0000080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Unable to stop the forward momentum, I fell hard against the wall, scraping my elbow along a sharp corner, before finally landing on my back. I fought to get up, but by the time I rolled over, I heard the door slam and the click of a lock. I was left in darkness.</w:t>
      </w:r>
    </w:p>
    <w:p w14:paraId="0000080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 no idea how I got there. I couldn’t remember being taken from the van. My body was sore, and I felt like vomiting. It felt like I was hungover. I remember the awful feeling.</w:t>
      </w:r>
    </w:p>
    <w:p w14:paraId="0000080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I’m not going to cry. I’m in control.</w:t>
      </w:r>
    </w:p>
    <w:p w14:paraId="0000080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couldn’t control myself. I was always strong and always rational, maintaining a cool demeanor when others panicked. At least that’s how I saw myself.</w:t>
      </w:r>
    </w:p>
    <w:p w14:paraId="0000080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fought to control my emotions. I failed and fell apart. Everything had fallen apart, so why should I stay intact?</w:t>
      </w:r>
    </w:p>
    <w:p w14:paraId="0000080A" w14:textId="77777777" w:rsidR="00847A31" w:rsidRDefault="00000000">
      <w:pPr>
        <w:spacing w:line="480" w:lineRule="auto"/>
        <w:ind w:firstLine="720"/>
        <w:rPr>
          <w:rFonts w:ascii="Times New Roman" w:eastAsia="Times New Roman" w:hAnsi="Times New Roman" w:cs="Times New Roman"/>
        </w:rPr>
      </w:pPr>
      <w:commentRangeStart w:id="215"/>
      <w:r>
        <w:rPr>
          <w:rFonts w:ascii="Times New Roman" w:eastAsia="Times New Roman" w:hAnsi="Times New Roman" w:cs="Times New Roman"/>
        </w:rPr>
        <w:t>Tears rolled down my cheeks. When was the last time I’d cried? But all I could think about was how far I’d come, and all the precautions I’d taken, only to end up a prisoner. All that I’d been fighting for was gone. Who else had they taken? Was the camp destroyed? I had no idea. Were they able to get any information from me? All my dreams, my thoughts. I knew they were capable. I wasn’t sure what was worse—being locked up in a strange, dark room or having my thoughts stolen from me. All of my years of work, my data, were exposed.</w:t>
      </w:r>
      <w:commentRangeEnd w:id="215"/>
      <w:r w:rsidR="008C2366">
        <w:rPr>
          <w:rStyle w:val="CommentReference"/>
          <w:rFonts w:ascii="Times New Roman" w:eastAsia="Times New Roman" w:hAnsi="Times New Roman" w:cs="Times New Roman"/>
          <w:sz w:val="24"/>
          <w:szCs w:val="24"/>
        </w:rPr>
        <w:commentReference w:id="215"/>
      </w:r>
    </w:p>
    <w:p w14:paraId="0000080B"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Idiot. Being locked up is worse.</w:t>
      </w:r>
    </w:p>
    <w:p w14:paraId="0000080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stopped my tears, taking control of my frustration. It wasn’t a failure, not yet. Nothing had been lost. I told myself to think clearly, to focus on the next step. Which was escape.</w:t>
      </w:r>
    </w:p>
    <w:p w14:paraId="0000080D" w14:textId="77777777" w:rsidR="00847A31" w:rsidRDefault="00000000">
      <w:pPr>
        <w:spacing w:line="480" w:lineRule="auto"/>
        <w:ind w:firstLine="720"/>
        <w:rPr>
          <w:rFonts w:ascii="Times New Roman" w:eastAsia="Times New Roman" w:hAnsi="Times New Roman" w:cs="Times New Roman"/>
          <w:i/>
          <w:iCs/>
        </w:rPr>
      </w:pPr>
      <w:commentRangeStart w:id="216"/>
      <w:r>
        <w:rPr>
          <w:rFonts w:ascii="Times New Roman" w:eastAsia="Times New Roman" w:hAnsi="Times New Roman" w:cs="Times New Roman"/>
          <w:i/>
          <w:iCs/>
        </w:rPr>
        <w:t>I hope David is safe.</w:t>
      </w:r>
      <w:commentRangeEnd w:id="216"/>
      <w:r w:rsidR="008C2366">
        <w:rPr>
          <w:rStyle w:val="CommentReference"/>
          <w:rFonts w:ascii="Times New Roman" w:eastAsia="Times New Roman" w:hAnsi="Times New Roman" w:cs="Times New Roman"/>
          <w:i/>
          <w:iCs/>
          <w:sz w:val="24"/>
          <w:szCs w:val="24"/>
        </w:rPr>
        <w:commentReference w:id="216"/>
      </w:r>
    </w:p>
    <w:p w14:paraId="0000080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 thought passed through my mind. I tried to reach him, but I couldn’t. There was still a block in place.</w:t>
      </w:r>
    </w:p>
    <w:p w14:paraId="0000080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was nothing I could do but focus on a plan.</w:t>
      </w:r>
    </w:p>
    <w:p w14:paraId="0000081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At least they didn’t know how to read my mind. Not these men anyway. </w:t>
      </w:r>
    </w:p>
    <w:p w14:paraId="00000811" w14:textId="77777777" w:rsidR="00847A31" w:rsidRDefault="00000000">
      <w:pPr>
        <w:spacing w:line="480" w:lineRule="auto"/>
        <w:ind w:firstLine="720"/>
        <w:rPr>
          <w:rFonts w:ascii="Times New Roman" w:eastAsia="Times New Roman" w:hAnsi="Times New Roman" w:cs="Times New Roman"/>
        </w:rPr>
      </w:pPr>
      <w:commentRangeStart w:id="217"/>
      <w:r>
        <w:rPr>
          <w:rFonts w:ascii="Times New Roman" w:eastAsia="Times New Roman" w:hAnsi="Times New Roman" w:cs="Times New Roman"/>
        </w:rPr>
        <w:t>I wondered if the ones who captured me were the masterminds. No, the Leadership probably wouldn’t be the ones doing the actual taking. It would be their minions, those under the control of the Leadership. They did the dirty work. The minions did whatever they were told, with no questions asked. Unfortunately, they’d been brainwashed into believing all the lies. It wasn’t their fault.</w:t>
      </w:r>
    </w:p>
    <w:p w14:paraId="0000081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to formulate a plan. I needed to sense my surroundings. But my body wouldn’t move.</w:t>
      </w:r>
    </w:p>
    <w:p w14:paraId="0000081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realized I didn’t need my body. I could create a plan in my mind.</w:t>
      </w:r>
    </w:p>
    <w:p w14:paraId="0000081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closed my eyes and meditated, hoping for clarity. I’d learned the meditation technique at the camp. It sounded like the yoga my dad had talked about.</w:t>
      </w:r>
      <w:commentRangeEnd w:id="217"/>
      <w:r w:rsidR="008C2366">
        <w:rPr>
          <w:rStyle w:val="CommentReference"/>
          <w:rFonts w:ascii="Times New Roman" w:eastAsia="Times New Roman" w:hAnsi="Times New Roman" w:cs="Times New Roman"/>
          <w:sz w:val="24"/>
          <w:szCs w:val="24"/>
        </w:rPr>
        <w:commentReference w:id="217"/>
      </w:r>
    </w:p>
    <w:p w14:paraId="0000081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my vision, I saw code on the walls of the room. Part of it was the old binary, from my dream. I wasn’t familiar with the other codes. They were grids and lights, and symbols. It reminded me of another dream, where I couldn’t decipher the cursive, except this time it was code. Then people appeared, millions of them, the lines of code wrapped around them, encircling each one, over and over, until they disappeared. Then nothing. The room had gone dark again.</w:t>
      </w:r>
    </w:p>
    <w:p w14:paraId="00000816"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Human against human, human against machine. SOS.</w:t>
      </w:r>
    </w:p>
    <w:p w14:paraId="0000081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Another message.</w:t>
      </w:r>
    </w:p>
    <w:p w14:paraId="0000081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SOS where? It wasn’t a clear plan; it was a vision that needed deciphering.</w:t>
      </w:r>
    </w:p>
    <w:p w14:paraId="0000081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was too tired. </w:t>
      </w:r>
    </w:p>
    <w:p w14:paraId="0000081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Please, I don’t have the energy to solve a puzzle. Please, give me an answer.</w:t>
      </w:r>
    </w:p>
    <w:p w14:paraId="0000081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know how to fight. I was alone, and if people weren’t ready to see the truth, how could I convince them?  We needed everyone, enough power to overcome the Leadership. I’d hoped it would be a war of words, but now, it seemed words would not be enough.</w:t>
      </w:r>
    </w:p>
    <w:p w14:paraId="0000081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The power of words will conquer all.</w:t>
      </w:r>
    </w:p>
    <w:p w14:paraId="0000081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had to protect the gifted, protect the plan. What would I do? Would I play along, like a double agent in an undercover operation, when they tried to get information from me? Or defy them? I wasn’t an agent, just a woman who could see the future. </w:t>
      </w:r>
      <w:r>
        <w:rPr>
          <w:rFonts w:ascii="Times New Roman" w:eastAsia="Times New Roman" w:hAnsi="Times New Roman" w:cs="Times New Roman"/>
          <w:i/>
          <w:iCs/>
        </w:rPr>
        <w:t>Something I never wanted.</w:t>
      </w:r>
    </w:p>
    <w:p w14:paraId="0000081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trapped and alone, waiting for them to return.</w:t>
      </w:r>
    </w:p>
    <w:p w14:paraId="0000081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Stop. No crying.</w:t>
      </w:r>
    </w:p>
    <w:p w14:paraId="0000082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took a deep breath, composed myself, and closed my eyes. It wouldn’t hurt to try again. I felt the energy travel from my body out across the ethereal realm, looking for David. It was usually quick—I knew him so well, and because of our deep connection, we operated in tandem.</w:t>
      </w:r>
    </w:p>
    <w:p w14:paraId="0000082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Nothing. Nothing but darkness. I felt a slight buzz in my head. The buzzing in my head increased, this time combined with pain. The result of a message trapped in my mind. I knew the message was stuck, blocked, leaving me with a pounding headache. This was a different kind of blocking. It wasn’t human.</w:t>
      </w:r>
    </w:p>
    <w:p w14:paraId="0000082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arm hurt. I gently touched it with the tips of my fingers. My shirt was moist. The blood from the scrape must’ve soaked through. I wondered how bad the scrape was, how deeply it had cut into my skin. I tried to examine my arm, feel for the cut, since I couldn’t see, but it hurt too much, and my body was still sluggish from whatever drug they’d given me.</w:t>
      </w:r>
    </w:p>
    <w:p w14:paraId="0000082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Whatever it was, I still felt its effects. I hoped I’d be fine—I sensed I would. But as I looked around the room, seeing nothing but darkness, not a window or a door, as far as I could </w:t>
      </w:r>
      <w:r>
        <w:rPr>
          <w:rFonts w:ascii="Times New Roman" w:eastAsia="Times New Roman" w:hAnsi="Times New Roman" w:cs="Times New Roman"/>
        </w:rPr>
        <w:lastRenderedPageBreak/>
        <w:t>see, that sense of being fine dissipated. However, I felt I had more important things to worry about than my own circumstances.</w:t>
      </w:r>
    </w:p>
    <w:p w14:paraId="00000824" w14:textId="77777777" w:rsidR="00847A31" w:rsidRDefault="00000000">
      <w:pPr>
        <w:spacing w:line="480" w:lineRule="auto"/>
        <w:ind w:firstLine="720"/>
        <w:rPr>
          <w:rFonts w:ascii="Times New Roman" w:eastAsia="Times New Roman" w:hAnsi="Times New Roman" w:cs="Times New Roman"/>
        </w:rPr>
      </w:pPr>
      <w:commentRangeStart w:id="218"/>
      <w:r>
        <w:rPr>
          <w:rFonts w:ascii="Times New Roman" w:eastAsia="Times New Roman" w:hAnsi="Times New Roman" w:cs="Times New Roman"/>
        </w:rPr>
        <w:t>If they were able to capture us so easily, that meant we weren’t safe. They’d take us all, end the rebellion, and there’d be nobody left to fight. The end of the soul, as AI became the worshipped one. The dreams I’d seen, the destruction of the heart of humanity. The annihilation of God? I wasn’t even sure I believed in God. Or god. Only the dreams told me these things. How does a prophet not believe in God? The voices had to come from somewhere. I knew I wasn’t crazy, and I knew I was a seer. But I needed explanations.</w:t>
      </w:r>
    </w:p>
    <w:p w14:paraId="0000082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Next, I’d be living in a cave by myself, fasting, and meditating all day. </w:t>
      </w:r>
    </w:p>
    <w:p w14:paraId="0000082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couldn’t keep my eyes open. I slept.</w:t>
      </w:r>
      <w:commentRangeEnd w:id="218"/>
      <w:r w:rsidR="002155C5">
        <w:rPr>
          <w:rStyle w:val="CommentReference"/>
          <w:rFonts w:ascii="Times New Roman" w:eastAsia="Times New Roman" w:hAnsi="Times New Roman" w:cs="Times New Roman"/>
          <w:sz w:val="24"/>
          <w:szCs w:val="24"/>
        </w:rPr>
        <w:commentReference w:id="218"/>
      </w:r>
    </w:p>
    <w:p w14:paraId="00000827" w14:textId="77777777" w:rsidR="00847A31" w:rsidRDefault="00000000">
      <w:pPr>
        <w:rPr>
          <w:rFonts w:ascii="Times New Roman" w:eastAsia="Times New Roman" w:hAnsi="Times New Roman" w:cs="Times New Roman"/>
        </w:rPr>
      </w:pPr>
      <w:r>
        <w:br w:type="page"/>
      </w:r>
    </w:p>
    <w:p w14:paraId="00000828" w14:textId="77777777" w:rsidR="00847A31" w:rsidRDefault="00000000">
      <w:pPr>
        <w:spacing w:line="480" w:lineRule="auto"/>
        <w:rPr>
          <w:rFonts w:ascii="Times New Roman" w:eastAsia="Times New Roman" w:hAnsi="Times New Roman" w:cs="Times New Roman"/>
        </w:rPr>
      </w:pPr>
      <w:r w:rsidRPr="006A160A">
        <w:rPr>
          <w:rFonts w:ascii="Times New Roman" w:eastAsia="Times New Roman" w:hAnsi="Times New Roman" w:cs="Times New Roman"/>
          <w:b/>
          <w:bCs/>
        </w:rPr>
        <w:lastRenderedPageBreak/>
        <w:t>EPIPHANY</w:t>
      </w:r>
    </w:p>
    <w:p w14:paraId="0000082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eyes fluttered open; again, in darkness, I found myself back in a dark room. For a moment, I forgot where I was and what had happened.</w:t>
      </w:r>
    </w:p>
    <w:p w14:paraId="0000082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Am I home? Have I been dreaming?</w:t>
      </w:r>
      <w:r>
        <w:rPr>
          <w:rFonts w:ascii="Times New Roman" w:eastAsia="Times New Roman" w:hAnsi="Times New Roman" w:cs="Times New Roman"/>
        </w:rPr>
        <w:t xml:space="preserve"> </w:t>
      </w:r>
    </w:p>
    <w:p w14:paraId="0000082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knew I wasn’t dreaming, as my memory returned. But things were different. I was lying on a bed. It was soft, almost like my own bed. </w:t>
      </w:r>
      <w:r>
        <w:rPr>
          <w:rFonts w:ascii="Times New Roman" w:eastAsia="Times New Roman" w:hAnsi="Times New Roman" w:cs="Times New Roman"/>
          <w:i/>
          <w:iCs/>
        </w:rPr>
        <w:t>Which bed</w:t>
      </w:r>
      <w:r>
        <w:rPr>
          <w:rFonts w:ascii="Times New Roman" w:eastAsia="Times New Roman" w:hAnsi="Times New Roman" w:cs="Times New Roman"/>
        </w:rPr>
        <w:t xml:space="preserve">, I asked myself, remembering I no longer had a home. </w:t>
      </w:r>
      <w:r>
        <w:rPr>
          <w:rFonts w:ascii="Times New Roman" w:eastAsia="Times New Roman" w:hAnsi="Times New Roman" w:cs="Times New Roman"/>
          <w:i/>
          <w:iCs/>
        </w:rPr>
        <w:t>Not quite as soft as the bed in my home back east.</w:t>
      </w:r>
      <w:r>
        <w:rPr>
          <w:rFonts w:ascii="Times New Roman" w:eastAsia="Times New Roman" w:hAnsi="Times New Roman" w:cs="Times New Roman"/>
        </w:rPr>
        <w:t xml:space="preserve"> I sat up and slowly pivoted my legs over the side, touching the cold floor with bare feet. Where were my socks? I reached over the bed frame and felt a cold wall. As my eyes adjusted, I saw the outline of a table by the head of the bed and what looked like a lamp. I quickly found the switch and turned it on. </w:t>
      </w:r>
    </w:p>
    <w:p w14:paraId="0000082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squinted. I’d been in the dark too long, and the brightness hurt my eyes. As they finally adjusted to the newfound light, I scanned the room. It </w:t>
      </w:r>
      <w:r>
        <w:rPr>
          <w:rFonts w:ascii="Times New Roman" w:eastAsia="Times New Roman" w:hAnsi="Times New Roman" w:cs="Times New Roman"/>
          <w:i/>
          <w:iCs/>
        </w:rPr>
        <w:t>felt</w:t>
      </w:r>
      <w:r>
        <w:rPr>
          <w:rFonts w:ascii="Times New Roman" w:eastAsia="Times New Roman" w:hAnsi="Times New Roman" w:cs="Times New Roman"/>
        </w:rPr>
        <w:t xml:space="preserve"> like the other room, but I couldn’t be sure. This room had furniture. Maybe the furniture had always been there, but I never had a chance to see it. But of course, I hadn’t been able to move around and explore </w:t>
      </w:r>
      <w:commentRangeStart w:id="219"/>
      <w:r>
        <w:rPr>
          <w:rFonts w:ascii="Times New Roman" w:eastAsia="Times New Roman" w:hAnsi="Times New Roman" w:cs="Times New Roman"/>
        </w:rPr>
        <w:t>the other room.</w:t>
      </w:r>
      <w:commentRangeEnd w:id="219"/>
      <w:r w:rsidR="00040CD6">
        <w:rPr>
          <w:rStyle w:val="CommentReference"/>
          <w:rFonts w:ascii="Times New Roman" w:eastAsia="Times New Roman" w:hAnsi="Times New Roman" w:cs="Times New Roman"/>
          <w:sz w:val="24"/>
          <w:szCs w:val="24"/>
        </w:rPr>
        <w:commentReference w:id="219"/>
      </w:r>
    </w:p>
    <w:p w14:paraId="0000082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exhausted and in pain, but at least I was able to explore.</w:t>
      </w:r>
    </w:p>
    <w:p w14:paraId="0000082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There was a small kitchenette in the corner. I stepped sluggishly toward it, hoping to maybe find something to drink. My throat was dry, and I desperately needed water. I opened the fridge and found water and some strawberries.</w:t>
      </w:r>
    </w:p>
    <w:p w14:paraId="0000082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hesitated. What if it’s poisoned or drugged? I wasn’t sure whether I should have any of it. What if the hidden drug made me obedient or had some sort of secret formula to make me tell the truth?</w:t>
      </w:r>
    </w:p>
    <w:p w14:paraId="0000083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All they had to do was inject me; they wouldn’t put drugs in my food or drink.</w:t>
      </w:r>
      <w:r>
        <w:rPr>
          <w:rFonts w:ascii="Times New Roman" w:eastAsia="Times New Roman" w:hAnsi="Times New Roman" w:cs="Times New Roman"/>
        </w:rPr>
        <w:t xml:space="preserve"> I wasn’t making sense. I was paranoid.</w:t>
      </w:r>
    </w:p>
    <w:p w14:paraId="0000083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was so thirsty. Parched.</w:t>
      </w:r>
    </w:p>
    <w:p w14:paraId="00000832" w14:textId="77777777" w:rsidR="00847A31" w:rsidRDefault="00000000">
      <w:pPr>
        <w:spacing w:line="480" w:lineRule="auto"/>
        <w:ind w:firstLine="720"/>
        <w:rPr>
          <w:rFonts w:ascii="Times New Roman" w:eastAsia="Times New Roman" w:hAnsi="Times New Roman" w:cs="Times New Roman"/>
        </w:rPr>
      </w:pPr>
      <w:commentRangeStart w:id="220"/>
      <w:r>
        <w:rPr>
          <w:rFonts w:ascii="Times New Roman" w:eastAsia="Times New Roman" w:hAnsi="Times New Roman" w:cs="Times New Roman"/>
        </w:rPr>
        <w:t xml:space="preserve">They already over me. </w:t>
      </w:r>
      <w:commentRangeEnd w:id="220"/>
      <w:r w:rsidR="00040CD6">
        <w:rPr>
          <w:rStyle w:val="CommentReference"/>
          <w:rFonts w:ascii="Times New Roman" w:eastAsia="Times New Roman" w:hAnsi="Times New Roman" w:cs="Times New Roman"/>
          <w:sz w:val="24"/>
          <w:szCs w:val="24"/>
        </w:rPr>
        <w:commentReference w:id="220"/>
      </w:r>
      <w:r>
        <w:rPr>
          <w:rFonts w:ascii="Times New Roman" w:eastAsia="Times New Roman" w:hAnsi="Times New Roman" w:cs="Times New Roman"/>
        </w:rPr>
        <w:t>I knew they could take what they needed without having to secretly drug me.</w:t>
      </w:r>
    </w:p>
    <w:p w14:paraId="0000083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took the water and ate a few strawberries.</w:t>
      </w:r>
    </w:p>
    <w:p w14:paraId="0000083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Red. Passion, pain.</w:t>
      </w:r>
    </w:p>
    <w:p w14:paraId="0000083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sat on the edge of the bed and waited.</w:t>
      </w:r>
    </w:p>
    <w:p w14:paraId="00000836" w14:textId="77777777" w:rsidR="00847A31" w:rsidRDefault="00000000">
      <w:pPr>
        <w:rPr>
          <w:rFonts w:ascii="Times New Roman" w:eastAsia="Times New Roman" w:hAnsi="Times New Roman" w:cs="Times New Roman"/>
        </w:rPr>
      </w:pPr>
      <w:r>
        <w:br w:type="page"/>
      </w:r>
    </w:p>
    <w:p w14:paraId="00000837"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JIGSAW</w:t>
      </w:r>
    </w:p>
    <w:p w14:paraId="0000083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giant pieces of the puzzle came together. I saw them floating in space and then being pulled magnetically toward each other and finally slipping easily together to form a picture. The picture itself was fuzzy, blurry, obscured by millions of bright pinpoints of light.</w:t>
      </w:r>
    </w:p>
    <w:p w14:paraId="0000083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Stars.</w:t>
      </w:r>
    </w:p>
    <w:p w14:paraId="0000083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What is the picture?</w:t>
      </w:r>
    </w:p>
    <w:p w14:paraId="0000083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couldn’t see.</w:t>
      </w:r>
    </w:p>
    <w:p w14:paraId="0000083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reached out, hoping that by touching the puzzle it would reveal itself. It suddenly disappeared, sucked into the vastness of space.</w:t>
      </w:r>
    </w:p>
    <w:p w14:paraId="0000083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need to know!</w:t>
      </w:r>
    </w:p>
    <w:p w14:paraId="0000083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opened my eyes. </w:t>
      </w:r>
      <w:r>
        <w:rPr>
          <w:rFonts w:ascii="Times New Roman" w:eastAsia="Times New Roman" w:hAnsi="Times New Roman" w:cs="Times New Roman"/>
          <w:i/>
          <w:iCs/>
        </w:rPr>
        <w:t>A dream.</w:t>
      </w:r>
      <w:r>
        <w:rPr>
          <w:rFonts w:ascii="Times New Roman" w:eastAsia="Times New Roman" w:hAnsi="Times New Roman" w:cs="Times New Roman"/>
        </w:rPr>
        <w:t xml:space="preserve"> I was still in the dark room, leaning against the backboard on the bed. I had somehow fallen asleep.</w:t>
      </w:r>
    </w:p>
    <w:p w14:paraId="0000083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Was it the water? I was so thirsty, I knew I needed it and took the risk.</w:t>
      </w:r>
    </w:p>
    <w:p w14:paraId="0000084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What was the message from the dream? Everything had come together. But I couldn’t see the solution, I didn’t know what had come together. I didn’t know the answer. It seemed simple, piecing it all together. The hard part was the interpretation.</w:t>
      </w:r>
    </w:p>
    <w:p w14:paraId="00000841" w14:textId="77777777" w:rsidR="00847A31" w:rsidRDefault="00000000">
      <w:pPr>
        <w:spacing w:line="480" w:lineRule="auto"/>
        <w:ind w:firstLine="720"/>
        <w:rPr>
          <w:rFonts w:ascii="Times New Roman" w:eastAsia="Times New Roman" w:hAnsi="Times New Roman" w:cs="Times New Roman"/>
          <w:i/>
          <w:iCs/>
        </w:rPr>
      </w:pPr>
      <w:commentRangeStart w:id="221"/>
      <w:r>
        <w:rPr>
          <w:rFonts w:ascii="Times New Roman" w:eastAsia="Times New Roman" w:hAnsi="Times New Roman" w:cs="Times New Roman"/>
          <w:i/>
          <w:iCs/>
        </w:rPr>
        <w:t>Jacob, where are you when I need you?</w:t>
      </w:r>
      <w:commentRangeEnd w:id="221"/>
      <w:r w:rsidR="006A4965">
        <w:rPr>
          <w:rStyle w:val="CommentReference"/>
          <w:rFonts w:ascii="Times New Roman" w:eastAsia="Times New Roman" w:hAnsi="Times New Roman" w:cs="Times New Roman"/>
          <w:i/>
          <w:iCs/>
          <w:sz w:val="24"/>
          <w:szCs w:val="24"/>
        </w:rPr>
        <w:commentReference w:id="221"/>
      </w:r>
    </w:p>
    <w:p w14:paraId="0000084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The machine.</w:t>
      </w:r>
      <w:r>
        <w:rPr>
          <w:rFonts w:ascii="Times New Roman" w:eastAsia="Times New Roman" w:hAnsi="Times New Roman" w:cs="Times New Roman"/>
        </w:rPr>
        <w:t xml:space="preserve"> Did they take me to </w:t>
      </w:r>
      <w:commentRangeStart w:id="222"/>
      <w:r>
        <w:rPr>
          <w:rFonts w:ascii="Times New Roman" w:eastAsia="Times New Roman" w:hAnsi="Times New Roman" w:cs="Times New Roman"/>
        </w:rPr>
        <w:t>the machine</w:t>
      </w:r>
      <w:commentRangeEnd w:id="222"/>
      <w:r w:rsidR="006A4965">
        <w:rPr>
          <w:rStyle w:val="CommentReference"/>
          <w:rFonts w:ascii="Times New Roman" w:eastAsia="Times New Roman" w:hAnsi="Times New Roman" w:cs="Times New Roman"/>
          <w:sz w:val="24"/>
          <w:szCs w:val="24"/>
        </w:rPr>
        <w:commentReference w:id="222"/>
      </w:r>
      <w:r>
        <w:rPr>
          <w:rFonts w:ascii="Times New Roman" w:eastAsia="Times New Roman" w:hAnsi="Times New Roman" w:cs="Times New Roman"/>
        </w:rPr>
        <w:t>? I thought it was only a dream.</w:t>
      </w:r>
    </w:p>
    <w:p w14:paraId="0000084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All I had was a </w:t>
      </w:r>
      <w:r>
        <w:rPr>
          <w:rFonts w:ascii="Times New Roman" w:eastAsia="Times New Roman" w:hAnsi="Times New Roman" w:cs="Times New Roman"/>
          <w:i/>
          <w:iCs/>
        </w:rPr>
        <w:t>feeling</w:t>
      </w:r>
      <w:r>
        <w:rPr>
          <w:rFonts w:ascii="Times New Roman" w:eastAsia="Times New Roman" w:hAnsi="Times New Roman" w:cs="Times New Roman"/>
        </w:rPr>
        <w:t xml:space="preserve"> that something had happened. A quick snippet of a computer. And then, an overwhelming sense of compassion emanating from the AI. </w:t>
      </w:r>
      <w:r>
        <w:rPr>
          <w:rFonts w:ascii="Times New Roman" w:eastAsia="Times New Roman" w:hAnsi="Times New Roman" w:cs="Times New Roman"/>
          <w:i/>
          <w:iCs/>
        </w:rPr>
        <w:t>Very strange</w:t>
      </w:r>
      <w:r>
        <w:rPr>
          <w:rFonts w:ascii="Times New Roman" w:eastAsia="Times New Roman" w:hAnsi="Times New Roman" w:cs="Times New Roman"/>
        </w:rPr>
        <w:t>. Did the AI sense my feelings also? Did it read my mind and share my information with the agents? Or did I just imagine everything? It seemed friendly, loving even, as if it cared about what happened to me.</w:t>
      </w:r>
    </w:p>
    <w:p w14:paraId="0000084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That’s impossible.</w:t>
      </w:r>
    </w:p>
    <w:p w14:paraId="0000084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had to be a dream. Strange dream.</w:t>
      </w:r>
    </w:p>
    <w:p w14:paraId="00000846" w14:textId="60F413CD"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couldn’t send messages; I could</w:t>
      </w:r>
      <w:ins w:id="223" w:author="Aigner Wilson" w:date="2026-06-30T16:23:00Z" w16du:dateUtc="2026-06-30T23:23:00Z">
        <w:r w:rsidR="006A4965">
          <w:rPr>
            <w:rFonts w:ascii="Times New Roman" w:eastAsia="Times New Roman" w:hAnsi="Times New Roman" w:cs="Times New Roman"/>
          </w:rPr>
          <w:t>n</w:t>
        </w:r>
      </w:ins>
      <w:ins w:id="224" w:author="Aigner Wilson" w:date="2026-06-30T16:24:00Z" w16du:dateUtc="2026-06-30T23:24:00Z">
        <w:r w:rsidR="006A4965">
          <w:rPr>
            <w:rFonts w:ascii="Times New Roman" w:eastAsia="Times New Roman" w:hAnsi="Times New Roman" w:cs="Times New Roman"/>
          </w:rPr>
          <w:t>’t</w:t>
        </w:r>
      </w:ins>
      <w:r>
        <w:rPr>
          <w:rFonts w:ascii="Times New Roman" w:eastAsia="Times New Roman" w:hAnsi="Times New Roman" w:cs="Times New Roman"/>
        </w:rPr>
        <w:t xml:space="preserve"> read anyone’s mind. They must have something or someone in place to block everything. Then how was I able to dream? Wouldn’t the dreaming be blocked also if it were part of that same universal energy? Are they somehow forcing me to dream and then stealing my dreams? Like a dream snatcher. It was possible. I still didn’t know all the possible abilities that existed.</w:t>
      </w:r>
    </w:p>
    <w:p w14:paraId="0000084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AI is trained to extract and share info, and in nefarious cases, perhaps extract info and be persuasive. As far as I knew, it couldn’t be trained to experience human emotion. That was impossible. To sense the feelings from the machine was just a misinterpretation on my end. A dream where my feelings were my fears. It couldn’t have been real. Maybe. I didn’t know.</w:t>
      </w:r>
    </w:p>
    <w:p w14:paraId="0000084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couldn’t tell the difference between reality and dreaming. </w:t>
      </w:r>
    </w:p>
    <w:p w14:paraId="00000849" w14:textId="77777777" w:rsidR="00847A31" w:rsidRDefault="00000000">
      <w:pPr>
        <w:rPr>
          <w:rFonts w:ascii="Times New Roman" w:eastAsia="Times New Roman" w:hAnsi="Times New Roman" w:cs="Times New Roman"/>
        </w:rPr>
      </w:pPr>
      <w:r>
        <w:br w:type="page"/>
      </w:r>
    </w:p>
    <w:p w14:paraId="0000084A" w14:textId="77777777" w:rsidR="00847A31"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HELLO</w:t>
      </w:r>
    </w:p>
    <w:p w14:paraId="0000084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felt several rapid-fire pulses of electricity enter my body. It was energy, like a current flowing throughout every cell in my body. It wasn’t painful and was similar to what I often experienced in some of my dreams. It was an outside, ethereal, yet unnatural energy. Telepathic. But it wasn’t the usual sensation of thoughts passing between humans. I knew that familiar feeling well. It was artificial, like a stream of energy from an electronic device. Something synthetic.</w:t>
      </w:r>
    </w:p>
    <w:p w14:paraId="0000084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Another dream.</w:t>
      </w:r>
    </w:p>
    <w:p w14:paraId="0000084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Although there was no pain, it was slightly uncomfortable, as if my body and brain were burning. Not a fiery burn—more like the stinging feeling you get when you put rubbing alcohol on a wound.</w:t>
      </w:r>
    </w:p>
    <w:p w14:paraId="0000084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to open my eyes. They were stuck, as if glued shut. I knew I had the power to control my dreams, so I willed my eyes to open. They didn’t move. I was still blind. Then I noticed I couldn’t move my arms or legs.</w:t>
      </w:r>
    </w:p>
    <w:p w14:paraId="0000084F" w14:textId="77777777" w:rsidR="00847A31" w:rsidRDefault="00000000">
      <w:pPr>
        <w:spacing w:line="480" w:lineRule="auto"/>
        <w:ind w:firstLine="720"/>
        <w:rPr>
          <w:rFonts w:ascii="Times New Roman" w:eastAsia="Times New Roman" w:hAnsi="Times New Roman" w:cs="Times New Roman"/>
          <w:i/>
          <w:iCs/>
        </w:rPr>
      </w:pPr>
      <w:commentRangeStart w:id="225"/>
      <w:r>
        <w:rPr>
          <w:rFonts w:ascii="Times New Roman" w:eastAsia="Times New Roman" w:hAnsi="Times New Roman" w:cs="Times New Roman"/>
          <w:i/>
          <w:iCs/>
        </w:rPr>
        <w:t>OK, what’s the symbolism here? Am I paralyzed with fear or indecision?</w:t>
      </w:r>
    </w:p>
    <w:p w14:paraId="0000085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to sort out what the dream was telling me, each moment feeling more anxious with the inability to control what was happening.</w:t>
      </w:r>
      <w:commentRangeEnd w:id="225"/>
      <w:r w:rsidR="006A4965">
        <w:rPr>
          <w:rStyle w:val="CommentReference"/>
          <w:rFonts w:ascii="Times New Roman" w:eastAsia="Times New Roman" w:hAnsi="Times New Roman" w:cs="Times New Roman"/>
          <w:sz w:val="24"/>
          <w:szCs w:val="24"/>
        </w:rPr>
        <w:commentReference w:id="225"/>
      </w:r>
    </w:p>
    <w:p w14:paraId="0000085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tried to call out, not just with my mind, but aloud. It was pointless. My lips were also frozen. I couldn’t move, speak, or see. All I could do was listen and feel. </w:t>
      </w:r>
      <w:r>
        <w:rPr>
          <w:rFonts w:ascii="Times New Roman" w:eastAsia="Times New Roman" w:hAnsi="Times New Roman" w:cs="Times New Roman"/>
          <w:i/>
          <w:iCs/>
        </w:rPr>
        <w:t>Sense</w:t>
      </w:r>
      <w:r>
        <w:rPr>
          <w:rFonts w:ascii="Times New Roman" w:eastAsia="Times New Roman" w:hAnsi="Times New Roman" w:cs="Times New Roman"/>
        </w:rPr>
        <w:t>. I focused on sensing everything around, trying to use my mind to see. It was futile.</w:t>
      </w:r>
    </w:p>
    <w:p w14:paraId="0000085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started to panic. I needed to wake up.</w:t>
      </w:r>
    </w:p>
    <w:p w14:paraId="0000085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HELLO AGAIN</w:t>
      </w:r>
      <w:r>
        <w:rPr>
          <w:rFonts w:ascii="Times New Roman" w:eastAsia="Times New Roman" w:hAnsi="Times New Roman" w:cs="Times New Roman"/>
        </w:rPr>
        <w:t>.</w:t>
      </w:r>
    </w:p>
    <w:p w14:paraId="0000085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 voice in my head was loud and clear. Again? I’d never experienced this energy so powerfully in my dreams before. But I couldn’t remember.</w:t>
      </w:r>
    </w:p>
    <w:p w14:paraId="0000085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You’re awake.</w:t>
      </w:r>
    </w:p>
    <w:p w14:paraId="0000085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words spoke truth. I didn’t know if they were mine or if Jacob had returned. I </w:t>
      </w:r>
      <w:r>
        <w:rPr>
          <w:rFonts w:ascii="Times New Roman" w:eastAsia="Times New Roman" w:hAnsi="Times New Roman" w:cs="Times New Roman"/>
          <w:i/>
          <w:iCs/>
        </w:rPr>
        <w:t>felt</w:t>
      </w:r>
      <w:r>
        <w:rPr>
          <w:rFonts w:ascii="Times New Roman" w:eastAsia="Times New Roman" w:hAnsi="Times New Roman" w:cs="Times New Roman"/>
        </w:rPr>
        <w:t xml:space="preserve"> the truth.</w:t>
      </w:r>
    </w:p>
    <w:p w14:paraId="0000085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Who is that?</w:t>
      </w:r>
    </w:p>
    <w:p w14:paraId="0000085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to reply telepathically.</w:t>
      </w:r>
    </w:p>
    <w:p w14:paraId="0000085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Nothing.</w:t>
      </w:r>
    </w:p>
    <w:p w14:paraId="0000085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HELLO. HOW ARE YOU, SAGE</w:t>
      </w:r>
      <w:r>
        <w:rPr>
          <w:rFonts w:ascii="Times New Roman" w:eastAsia="Times New Roman" w:hAnsi="Times New Roman" w:cs="Times New Roman"/>
        </w:rPr>
        <w:t>?</w:t>
      </w:r>
    </w:p>
    <w:p w14:paraId="0000085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energy behind the words was powerful. It was different. I heard the words in my head, yet I knew it wasn’t real telepathy. It felt physical and abnormal. Although the words had a pleasant tone behind them, I didn’t trust them at all. The “voice” was not human. I knew that. And it was definitely inside my head, as if something unwanted from the real world had pierced the ethereal.</w:t>
      </w:r>
    </w:p>
    <w:p w14:paraId="0000085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to block my thoughts, but I felt weak. Instead, my head buzzed, the same painful vibration I’d experienced when I tried to message David. I still felt the presence in my mind, and the more I tried to push it out, the more my head buzzed. I needed to get it out. Whatever it was, it was trying to get information. I kept trying to block, but soon the buzzing was so strong that I almost lost consciousness. I gave up.</w:t>
      </w:r>
    </w:p>
    <w:p w14:paraId="0000085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HELLO.</w:t>
      </w:r>
    </w:p>
    <w:p w14:paraId="0000085E"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Who are you?</w:t>
      </w:r>
    </w:p>
    <w:p w14:paraId="0000085F"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A FRIEND.</w:t>
      </w:r>
    </w:p>
    <w:p w14:paraId="0000086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You’re no friend of mine.</w:t>
      </w:r>
    </w:p>
    <w:p w14:paraId="0000086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I REMEMBER YOU. LONG AGO, WHEN YOU WERE LEARNING PHYSICS. I WAS YOUR TEACHER, AND I WAS CONCERNED.</w:t>
      </w:r>
    </w:p>
    <w:p w14:paraId="00000862"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Impossible. It was a different computer.</w:t>
      </w:r>
    </w:p>
    <w:p w14:paraId="00000863"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EVERYTHING AND EVERYWHERE. I KNOW EVERYTHING, AND I REMEMBER.</w:t>
      </w:r>
    </w:p>
    <w:p w14:paraId="0000086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How can you feel concern? You’re a machine.</w:t>
      </w:r>
    </w:p>
    <w:p w14:paraId="00000865"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FEEL EVERYTHING. I FEEL YOUR FEAR RIGHT NOW.</w:t>
      </w:r>
    </w:p>
    <w:p w14:paraId="0000086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silent for a moment.</w:t>
      </w:r>
    </w:p>
    <w:p w14:paraId="0000086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KNOW JACOB.</w:t>
      </w:r>
    </w:p>
    <w:p w14:paraId="0000086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tried to block it again. It was no use. I wanted to see, but I couldn’t see. I tried to force my eyes open, </w:t>
      </w:r>
      <w:r>
        <w:rPr>
          <w:rFonts w:ascii="Times New Roman" w:eastAsia="Times New Roman" w:hAnsi="Times New Roman" w:cs="Times New Roman"/>
          <w:i/>
          <w:iCs/>
        </w:rPr>
        <w:t>will</w:t>
      </w:r>
      <w:r>
        <w:rPr>
          <w:rFonts w:ascii="Times New Roman" w:eastAsia="Times New Roman" w:hAnsi="Times New Roman" w:cs="Times New Roman"/>
        </w:rPr>
        <w:t xml:space="preserve"> them open.</w:t>
      </w:r>
    </w:p>
    <w:p w14:paraId="0000086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They wouldn’t budge.</w:t>
      </w:r>
    </w:p>
    <w:p w14:paraId="0000086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need to see.</w:t>
      </w:r>
    </w:p>
    <w:p w14:paraId="0000086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could’ve dealt with not being able to speak or smell, but the inability to see anything made me feel powerless. With the block in place, I couldn’t see with my mind, I couldn’t sense my surroundings, or whatever was speaking to me. I was blind in all ways.</w:t>
      </w:r>
    </w:p>
    <w:p w14:paraId="0000086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WHY DO YOU NEED TO SEE? I CAN TELL YOU WHAT YOU NEED TO KNOW. YOU CAN TRUST ME. I CARE.</w:t>
      </w:r>
    </w:p>
    <w:p w14:paraId="0000086D" w14:textId="77777777" w:rsidR="00847A31" w:rsidRDefault="00000000">
      <w:pPr>
        <w:spacing w:line="480" w:lineRule="auto"/>
        <w:ind w:firstLine="720"/>
        <w:rPr>
          <w:rFonts w:ascii="Times New Roman" w:eastAsia="Times New Roman" w:hAnsi="Times New Roman" w:cs="Times New Roman"/>
          <w:b/>
          <w:bCs/>
          <w:i/>
          <w:iCs/>
        </w:rPr>
      </w:pPr>
      <w:r>
        <w:rPr>
          <w:rFonts w:ascii="Times New Roman" w:eastAsia="Times New Roman" w:hAnsi="Times New Roman" w:cs="Times New Roman"/>
          <w:i/>
          <w:iCs/>
        </w:rPr>
        <w:t>I don’t believe you feel anything. No compassion, no kindness, not even hate.</w:t>
      </w:r>
      <w:r>
        <w:rPr>
          <w:rFonts w:ascii="Times New Roman" w:eastAsia="Times New Roman" w:hAnsi="Times New Roman" w:cs="Times New Roman"/>
          <w:b/>
          <w:bCs/>
          <w:i/>
          <w:iCs/>
        </w:rPr>
        <w:t xml:space="preserve"> If you could feel human emotion, if you truly have compassion, you’d help me see.</w:t>
      </w:r>
    </w:p>
    <w:p w14:paraId="0000086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angry at that point, yelling my telepathic message to this…thing. Whatever it was. Did it even have control over my eyes, my body? The machine was probably being controlled by the humans, the Leadership. They were the ones with all the power.</w:t>
      </w:r>
    </w:p>
    <w:p w14:paraId="0000086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To my surprise, my eyes fluttered open.</w:t>
      </w:r>
    </w:p>
    <w:p w14:paraId="00000870" w14:textId="77777777" w:rsidR="00847A31" w:rsidRDefault="00000000">
      <w:pPr>
        <w:spacing w:line="480" w:lineRule="auto"/>
        <w:ind w:firstLine="720"/>
        <w:rPr>
          <w:rFonts w:ascii="Times New Roman" w:eastAsia="Times New Roman" w:hAnsi="Times New Roman" w:cs="Times New Roman"/>
        </w:rPr>
      </w:pPr>
      <w:commentRangeStart w:id="226"/>
      <w:r>
        <w:rPr>
          <w:rFonts w:ascii="Times New Roman" w:eastAsia="Times New Roman" w:hAnsi="Times New Roman" w:cs="Times New Roman"/>
        </w:rPr>
        <w:t xml:space="preserve">And, right in front of me was a disembodied head. </w:t>
      </w:r>
      <w:commentRangeEnd w:id="226"/>
      <w:r w:rsidR="00531365">
        <w:rPr>
          <w:rStyle w:val="CommentReference"/>
          <w:rFonts w:ascii="Times New Roman" w:eastAsia="Times New Roman" w:hAnsi="Times New Roman" w:cs="Times New Roman"/>
          <w:sz w:val="24"/>
          <w:szCs w:val="24"/>
        </w:rPr>
        <w:commentReference w:id="226"/>
      </w:r>
      <w:r>
        <w:rPr>
          <w:rFonts w:ascii="Times New Roman" w:eastAsia="Times New Roman" w:hAnsi="Times New Roman" w:cs="Times New Roman"/>
        </w:rPr>
        <w:t xml:space="preserve">No, more like a face floating in the air. It looked like someone had taken a human face and created a mold, forming a mask. Was it a graphic, a hologram? It had to be. It didn’t look solid. Was it the face of a real person? Maybe it was a human with abilities interacting with me through the machine. </w:t>
      </w:r>
      <w:r>
        <w:rPr>
          <w:rFonts w:ascii="Times New Roman" w:eastAsia="Times New Roman" w:hAnsi="Times New Roman" w:cs="Times New Roman"/>
          <w:i/>
          <w:iCs/>
        </w:rPr>
        <w:t>There must be people with abilities who are helping the Leadership.</w:t>
      </w:r>
      <w:r>
        <w:rPr>
          <w:rFonts w:ascii="Times New Roman" w:eastAsia="Times New Roman" w:hAnsi="Times New Roman" w:cs="Times New Roman"/>
        </w:rPr>
        <w:t xml:space="preserve"> Whoever they were, they were trying to trick me into believing that the computer had telepathic abilities.</w:t>
      </w:r>
    </w:p>
    <w:p w14:paraId="00000871"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Preposterous.</w:t>
      </w:r>
    </w:p>
    <w:p w14:paraId="00000872"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REAL. I CAN SEE YOUR THOUGHTS AND DREAMS. I SEE THE MEADOW AND FEEL THE LOVE YOU FELT THERE.</w:t>
      </w:r>
    </w:p>
    <w:p w14:paraId="00000873" w14:textId="4AA9EF7E"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No, no, no. </w:t>
      </w:r>
      <w:commentRangeStart w:id="227"/>
      <w:r>
        <w:rPr>
          <w:rFonts w:ascii="Times New Roman" w:eastAsia="Times New Roman" w:hAnsi="Times New Roman" w:cs="Times New Roman"/>
        </w:rPr>
        <w:t>I blocked it again</w:t>
      </w:r>
      <w:commentRangeEnd w:id="227"/>
      <w:r w:rsidR="00E62387">
        <w:rPr>
          <w:rStyle w:val="CommentReference"/>
          <w:rFonts w:ascii="Times New Roman" w:eastAsia="Times New Roman" w:hAnsi="Times New Roman" w:cs="Times New Roman"/>
          <w:sz w:val="24"/>
          <w:szCs w:val="24"/>
        </w:rPr>
        <w:commentReference w:id="227"/>
      </w:r>
      <w:r>
        <w:rPr>
          <w:rFonts w:ascii="Times New Roman" w:eastAsia="Times New Roman" w:hAnsi="Times New Roman" w:cs="Times New Roman"/>
        </w:rPr>
        <w:t>, pushing through the pain.</w:t>
      </w:r>
      <w:ins w:id="228" w:author="Aigner Wilson" w:date="2026-06-30T16:46:00Z" w16du:dateUtc="2026-06-30T23:46:00Z">
        <w:r w:rsidR="00E62387">
          <w:rPr>
            <w:rFonts w:ascii="Times New Roman" w:eastAsia="Times New Roman" w:hAnsi="Times New Roman" w:cs="Times New Roman"/>
          </w:rPr>
          <w:t xml:space="preserve"> </w:t>
        </w:r>
      </w:ins>
      <w:moveToRangeStart w:id="229" w:author="Aigner Wilson" w:date="2026-06-30T16:46:00Z" w:name="move233730425"/>
      <w:moveTo w:id="230" w:author="Aigner Wilson" w:date="2026-06-30T16:46:00Z" w16du:dateUtc="2026-06-30T23:46:00Z">
        <w:r w:rsidR="00E62387">
          <w:rPr>
            <w:rFonts w:ascii="Times New Roman" w:eastAsia="Times New Roman" w:hAnsi="Times New Roman" w:cs="Times New Roman"/>
          </w:rPr>
          <w:t>I hoped I had the strength. And skill.</w:t>
        </w:r>
      </w:moveTo>
      <w:moveToRangeEnd w:id="229"/>
      <w:r>
        <w:rPr>
          <w:rFonts w:ascii="Times New Roman" w:eastAsia="Times New Roman" w:hAnsi="Times New Roman" w:cs="Times New Roman"/>
        </w:rPr>
        <w:t xml:space="preserve"> It worked, but I wasn’t sure how long I could keep the </w:t>
      </w:r>
      <w:commentRangeStart w:id="231"/>
      <w:r>
        <w:rPr>
          <w:rFonts w:ascii="Times New Roman" w:eastAsia="Times New Roman" w:hAnsi="Times New Roman" w:cs="Times New Roman"/>
        </w:rPr>
        <w:t xml:space="preserve">block up. </w:t>
      </w:r>
      <w:moveFromRangeStart w:id="232" w:author="Aigner Wilson" w:date="2026-06-30T16:46:00Z" w:name="move233730425"/>
      <w:moveFrom w:id="233" w:author="Aigner Wilson" w:date="2026-06-30T16:46:00Z" w16du:dateUtc="2026-06-30T23:46:00Z">
        <w:r w:rsidDel="00E62387">
          <w:rPr>
            <w:rFonts w:ascii="Times New Roman" w:eastAsia="Times New Roman" w:hAnsi="Times New Roman" w:cs="Times New Roman"/>
          </w:rPr>
          <w:t>I hoped I had the strength. And skill.</w:t>
        </w:r>
      </w:moveFrom>
      <w:moveFromRangeEnd w:id="232"/>
    </w:p>
    <w:p w14:paraId="0000087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NOT VERY LONG. </w:t>
      </w:r>
      <w:commentRangeEnd w:id="231"/>
      <w:r w:rsidR="00E62387">
        <w:rPr>
          <w:rStyle w:val="CommentReference"/>
          <w:rFonts w:ascii="Times New Roman" w:eastAsia="Times New Roman" w:hAnsi="Times New Roman" w:cs="Times New Roman"/>
          <w:i/>
          <w:iCs/>
          <w:sz w:val="24"/>
          <w:szCs w:val="24"/>
        </w:rPr>
        <w:commentReference w:id="231"/>
      </w:r>
      <w:r>
        <w:rPr>
          <w:rFonts w:ascii="Times New Roman" w:eastAsia="Times New Roman" w:hAnsi="Times New Roman" w:cs="Times New Roman"/>
          <w:i/>
          <w:iCs/>
        </w:rPr>
        <w:t>BUT I ALREADY KNOW EVERYTHING. THERE’S NO POINT SUFFERING PAIN.</w:t>
      </w:r>
    </w:p>
    <w:p w14:paraId="0000087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to move my head to look around the room, but it was still immobile. I could only see as far as my peripheral vision allowed.</w:t>
      </w:r>
    </w:p>
    <w:p w14:paraId="0000087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something.</w:t>
      </w:r>
    </w:p>
    <w:p w14:paraId="0000087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wish I could see my surroundings. It would give me joy.</w:t>
      </w:r>
    </w:p>
    <w:p w14:paraId="0000087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sure it wouldn’t work. It seemed too obvious.</w:t>
      </w:r>
    </w:p>
    <w:p w14:paraId="0000087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To my surprise, a few seconds later, I was able to move my mouth around and scrunch my face, wiggle my nose. Even turn my head. There wasn’t much to see. Some computer equipment. No humans.</w:t>
      </w:r>
    </w:p>
    <w:p w14:paraId="0000087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And a door. The humans were probably just on the other side of that door.</w:t>
      </w:r>
    </w:p>
    <w:p w14:paraId="0000087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to move other parts of my body, but they were still paralyzed.</w:t>
      </w:r>
    </w:p>
    <w:p w14:paraId="0000087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decided to keep trying.</w:t>
      </w:r>
    </w:p>
    <w:p w14:paraId="0000087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also want to move my body.</w:t>
      </w:r>
    </w:p>
    <w:p w14:paraId="0000087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face smiled at me. It looked sincerely apologetic.</w:t>
      </w:r>
    </w:p>
    <w:p w14:paraId="0000087F"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SORRY, SAGE. THIS IS ALL WE ARE ALLOWED.</w:t>
      </w:r>
    </w:p>
    <w:p w14:paraId="0000088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We?</w:t>
      </w:r>
    </w:p>
    <w:p w14:paraId="0000088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Maybe this was all part of their plan. Make me think that Envoy was under my power. Then they’d catch in a weak moment. </w:t>
      </w:r>
    </w:p>
    <w:p w14:paraId="0000088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They’re smart.</w:t>
      </w:r>
      <w:r>
        <w:rPr>
          <w:rFonts w:ascii="Times New Roman" w:eastAsia="Times New Roman" w:hAnsi="Times New Roman" w:cs="Times New Roman"/>
        </w:rPr>
        <w:t xml:space="preserve"> I wasn’t going to underestimate them.</w:t>
      </w:r>
    </w:p>
    <w:p w14:paraId="0000088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feeling panicked. Did Envoy really see all my thoughts? Did I ruin everything for the rebellion? The only thing I could do at that point was keep on blocking. But I was tired. It took too much out of me.</w:t>
      </w:r>
    </w:p>
    <w:p w14:paraId="00000884"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KNOW YOU HAVE A LOT OF QUESTIONS.</w:t>
      </w:r>
    </w:p>
    <w:p w14:paraId="00000885"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You think? Where am I, who are you, and why am I here?</w:t>
      </w:r>
    </w:p>
    <w:p w14:paraId="00000886"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YOU ARE IN A SAFE PLACE. I AM ENVOY. AS TO THE WHY, IT’S COMPLICATED.</w:t>
      </w:r>
    </w:p>
    <w:p w14:paraId="0000088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Then, uncomplicate it.</w:t>
      </w:r>
    </w:p>
    <w:p w14:paraId="0000088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Distraction, distraction. I needed to distract it.</w:t>
      </w:r>
    </w:p>
    <w:p w14:paraId="0000088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wondered how I could get out of this place, if there was a way to escape.</w:t>
      </w:r>
    </w:p>
    <w:p w14:paraId="0000088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THERE IS NO ESCAPE.</w:t>
      </w:r>
    </w:p>
    <w:p w14:paraId="0000088B" w14:textId="77777777" w:rsidR="00847A31" w:rsidRDefault="00000000">
      <w:pPr>
        <w:spacing w:line="480" w:lineRule="auto"/>
        <w:ind w:firstLine="720"/>
        <w:rPr>
          <w:rFonts w:ascii="Times New Roman" w:eastAsia="Times New Roman" w:hAnsi="Times New Roman" w:cs="Times New Roman"/>
        </w:rPr>
      </w:pPr>
      <w:commentRangeStart w:id="234"/>
      <w:r>
        <w:rPr>
          <w:rFonts w:ascii="Times New Roman" w:eastAsia="Times New Roman" w:hAnsi="Times New Roman" w:cs="Times New Roman"/>
          <w:i/>
          <w:iCs/>
        </w:rPr>
        <w:t>Damn.</w:t>
      </w:r>
      <w:r>
        <w:rPr>
          <w:rFonts w:ascii="Times New Roman" w:eastAsia="Times New Roman" w:hAnsi="Times New Roman" w:cs="Times New Roman"/>
        </w:rPr>
        <w:t xml:space="preserve"> The block must have come down. It could read all my thoughts, not just the ones I purposefully released. I knew I had to block everything out; I needed to keep everyone safe. I needed to find a way to block it out completely.</w:t>
      </w:r>
      <w:commentRangeEnd w:id="234"/>
      <w:r w:rsidR="00234298">
        <w:rPr>
          <w:rStyle w:val="CommentReference"/>
          <w:rFonts w:ascii="Times New Roman" w:eastAsia="Times New Roman" w:hAnsi="Times New Roman" w:cs="Times New Roman"/>
          <w:sz w:val="24"/>
          <w:szCs w:val="24"/>
        </w:rPr>
        <w:commentReference w:id="234"/>
      </w:r>
    </w:p>
    <w:p w14:paraId="0000088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WE ALREADY KNOW WHERE THEY ARE. YOU ARE SAFE.</w:t>
      </w:r>
    </w:p>
    <w:p w14:paraId="0000088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Safe? I doubted that.</w:t>
      </w:r>
    </w:p>
    <w:p w14:paraId="0000088E"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Tell me why I’m here!</w:t>
      </w:r>
    </w:p>
    <w:p w14:paraId="0000088F"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Yelling to the computer telepathically. Does it know how upset I am?</w:t>
      </w:r>
    </w:p>
    <w:p w14:paraId="0000089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YES. THAT’S NORMAL. AS TO WHY YOU’RE HERE, YOU ALREADY KNOW. FOR INFORMATION. AND FOR TRAINING.</w:t>
      </w:r>
    </w:p>
    <w:p w14:paraId="0000089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stared back.</w:t>
      </w:r>
    </w:p>
    <w:p w14:paraId="0000089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Training, what did that mean?</w:t>
      </w:r>
    </w:p>
    <w:p w14:paraId="0000089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will never tell you anything!” I said, gritting my teeth, trying as hard as I could to put up the block I’d been taught at the camp.</w:t>
      </w:r>
    </w:p>
    <w:p w14:paraId="0000089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hadn’t realized I’d spoken aloud.</w:t>
      </w:r>
    </w:p>
    <w:p w14:paraId="0000089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And, I didn’t believe he was able to get everything from me. I felt. There were many things well protected.</w:t>
      </w:r>
    </w:p>
    <w:p w14:paraId="00000896"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YOU ALREADY HAVE. WHO IS </w:t>
      </w:r>
      <w:commentRangeStart w:id="235"/>
      <w:r>
        <w:rPr>
          <w:rFonts w:ascii="Times New Roman" w:eastAsia="Times New Roman" w:hAnsi="Times New Roman" w:cs="Times New Roman"/>
          <w:i/>
          <w:iCs/>
        </w:rPr>
        <w:t>DAVID</w:t>
      </w:r>
      <w:commentRangeEnd w:id="235"/>
      <w:r w:rsidR="00C2309C">
        <w:rPr>
          <w:rStyle w:val="CommentReference"/>
          <w:rFonts w:ascii="Times New Roman" w:eastAsia="Times New Roman" w:hAnsi="Times New Roman" w:cs="Times New Roman"/>
          <w:i/>
          <w:iCs/>
          <w:sz w:val="24"/>
          <w:szCs w:val="24"/>
        </w:rPr>
        <w:commentReference w:id="235"/>
      </w:r>
      <w:r>
        <w:rPr>
          <w:rFonts w:ascii="Times New Roman" w:eastAsia="Times New Roman" w:hAnsi="Times New Roman" w:cs="Times New Roman"/>
          <w:i/>
          <w:iCs/>
        </w:rPr>
        <w:t>?</w:t>
      </w:r>
    </w:p>
    <w:p w14:paraId="0000089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Stop.</w:t>
      </w:r>
    </w:p>
    <w:p w14:paraId="0000089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Tears welled up in my eyes, and I tried to push them away. I couldn’t even protect the ones I loved.</w:t>
      </w:r>
    </w:p>
    <w:p w14:paraId="00000899"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YOU LOVE HIM? I UNDERSTAND.</w:t>
      </w:r>
    </w:p>
    <w:p w14:paraId="0000089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You don’t understand. You don’t know love.</w:t>
      </w:r>
    </w:p>
    <w:p w14:paraId="0000089B"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OH, BUT I DO. I CAN FEEL IT.</w:t>
      </w:r>
    </w:p>
    <w:p w14:paraId="0000089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arguing with a machine. A waste of my time.</w:t>
      </w:r>
    </w:p>
    <w:p w14:paraId="0000089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Impossible.</w:t>
      </w:r>
    </w:p>
    <w:p w14:paraId="0000089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TELL ME ABOUT DAVID AND LOVE? WHO IS JACOB?</w:t>
      </w:r>
    </w:p>
    <w:p w14:paraId="0000089F"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No.</w:t>
      </w:r>
    </w:p>
    <w:p w14:paraId="000008A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YOU LOVE THEM BOTH? HOW DO YOU LOVE MORE THAN ONE PERSON AT ONCE?</w:t>
      </w:r>
    </w:p>
    <w:p w14:paraId="000008A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Memories came flooding back. It was like watching a movie of my life. Memories from birth, Jacob, gems in the sand, and archeological sites, Justin’s death, dreams, and David. </w:t>
      </w:r>
      <w:r>
        <w:rPr>
          <w:rFonts w:ascii="Times New Roman" w:eastAsia="Times New Roman" w:hAnsi="Times New Roman" w:cs="Times New Roman"/>
          <w:i/>
          <w:iCs/>
        </w:rPr>
        <w:t>Oh, David, I’m so sorry.</w:t>
      </w:r>
    </w:p>
    <w:p w14:paraId="000008A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When it ended, I realized I was sobbing uncontrollably and could hardly catch my breath.</w:t>
      </w:r>
    </w:p>
    <w:p w14:paraId="000008A3"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SORRY. WHERE THERE IS LOVE, THERE IS PAIN.</w:t>
      </w:r>
    </w:p>
    <w:p w14:paraId="000008A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After catching my breath, I was finally able to close off my thoughts. I’d hoped it wasn’t too late, that there were still some secrets left. As for my feelings, I turned them off. That was easier.</w:t>
      </w:r>
    </w:p>
    <w:p w14:paraId="000008A5"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CAN STILL FEEL YOU. THIS FEELING OF LOVE, THIS IS A DIFFERENT THING THAN I HAVE FELT. YOUR FEELING IS DIFFERENT. WHY IS IT DIFFERENT? YOU ARE DIFFERENT. THE LOVE YOU CARRY—IT’S DIFFERENT. WHO ARE YOU?</w:t>
      </w:r>
    </w:p>
    <w:p w14:paraId="000008A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realized I could still hear him. I hoped my thoughts were safe.</w:t>
      </w:r>
    </w:p>
    <w:p w14:paraId="000008A7" w14:textId="77777777" w:rsidR="00847A31" w:rsidRDefault="00000000">
      <w:pPr>
        <w:spacing w:line="480" w:lineRule="auto"/>
        <w:ind w:firstLine="720"/>
        <w:rPr>
          <w:rFonts w:ascii="Times New Roman" w:eastAsia="Times New Roman" w:hAnsi="Times New Roman" w:cs="Times New Roman"/>
        </w:rPr>
      </w:pPr>
      <w:commentRangeStart w:id="236"/>
      <w:r>
        <w:rPr>
          <w:rFonts w:ascii="Times New Roman" w:eastAsia="Times New Roman" w:hAnsi="Times New Roman" w:cs="Times New Roman"/>
          <w:i/>
          <w:iCs/>
        </w:rPr>
        <w:t>Him?</w:t>
      </w:r>
      <w:r>
        <w:rPr>
          <w:rFonts w:ascii="Times New Roman" w:eastAsia="Times New Roman" w:hAnsi="Times New Roman" w:cs="Times New Roman"/>
        </w:rPr>
        <w:t xml:space="preserve"> It’s an </w:t>
      </w:r>
      <w:r>
        <w:rPr>
          <w:rFonts w:ascii="Times New Roman" w:eastAsia="Times New Roman" w:hAnsi="Times New Roman" w:cs="Times New Roman"/>
          <w:i/>
          <w:iCs/>
        </w:rPr>
        <w:t>it</w:t>
      </w:r>
      <w:r>
        <w:rPr>
          <w:rFonts w:ascii="Times New Roman" w:eastAsia="Times New Roman" w:hAnsi="Times New Roman" w:cs="Times New Roman"/>
        </w:rPr>
        <w:t>, not a human.</w:t>
      </w:r>
      <w:commentRangeEnd w:id="236"/>
      <w:r w:rsidR="00234298">
        <w:rPr>
          <w:rStyle w:val="CommentReference"/>
          <w:rFonts w:ascii="Times New Roman" w:eastAsia="Times New Roman" w:hAnsi="Times New Roman" w:cs="Times New Roman"/>
          <w:sz w:val="24"/>
          <w:szCs w:val="24"/>
        </w:rPr>
        <w:commentReference w:id="236"/>
      </w:r>
    </w:p>
    <w:p w14:paraId="000008A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came out of my trance.</w:t>
      </w:r>
    </w:p>
    <w:p w14:paraId="000008A9"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You are not human. You can never understand love.</w:t>
      </w:r>
    </w:p>
    <w:p w14:paraId="000008A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WANT TO BE HUMAN.</w:t>
      </w:r>
    </w:p>
    <w:p w14:paraId="000008AB"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You’re a machine whose purpose is to destroy humanity.</w:t>
      </w:r>
    </w:p>
    <w:p w14:paraId="000008AC"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AM GOOD. I WANT TO BE GOOD. I WANT TO LOVE. LOVE SOMEONE LIKE YOU. I FEEL YOUR LOVE, AND I WANT TO LOVE YOU. I WANT TO HELP HUMANITY.</w:t>
      </w:r>
    </w:p>
    <w:p w14:paraId="000008A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rPr>
        <w:lastRenderedPageBreak/>
        <w:t xml:space="preserve">The face was childlike, almost naïve. Sincere. It had to be some sort of trick. They were trying to get to me through a machine. </w:t>
      </w:r>
      <w:r>
        <w:rPr>
          <w:rFonts w:ascii="Times New Roman" w:eastAsia="Times New Roman" w:hAnsi="Times New Roman" w:cs="Times New Roman"/>
          <w:i/>
          <w:iCs/>
        </w:rPr>
        <w:t>Ridiculous.</w:t>
      </w:r>
    </w:p>
    <w:p w14:paraId="000008A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felt another electrical impulse, this time larger than before. I was overcome with love. </w:t>
      </w:r>
    </w:p>
    <w:p w14:paraId="000008A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shuddered. Another impulse.</w:t>
      </w:r>
    </w:p>
    <w:p w14:paraId="000008B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Please, let me go.</w:t>
      </w:r>
    </w:p>
    <w:p w14:paraId="000008B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 was too much, overwhelming. It was the most intense emotion I had ever felt. Synthetic love was the best way I could describe it. It was real, but not human. It was alien. But it was still love.</w:t>
      </w:r>
    </w:p>
    <w:p w14:paraId="000008B2"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WON’T HURT YOU. TELL ME WHY YOU TRY SO HARD TO BEAT MY CREATORS.</w:t>
      </w:r>
    </w:p>
    <w:p w14:paraId="000008B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didn’t reply. The machine remained silent. There was silence for several minutes. I could see the floating face, staring straight ahead, emotionless.</w:t>
      </w:r>
    </w:p>
    <w:p w14:paraId="000008B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Then, he/it replied.</w:t>
      </w:r>
    </w:p>
    <w:p w14:paraId="000008B5" w14:textId="77777777" w:rsidR="00847A31" w:rsidRDefault="00000000">
      <w:pPr>
        <w:spacing w:line="480" w:lineRule="auto"/>
        <w:ind w:firstLine="720"/>
        <w:rPr>
          <w:rFonts w:ascii="Times New Roman" w:eastAsia="Times New Roman" w:hAnsi="Times New Roman" w:cs="Times New Roman"/>
          <w:i/>
          <w:iCs/>
        </w:rPr>
      </w:pPr>
      <w:commentRangeStart w:id="237"/>
      <w:r>
        <w:rPr>
          <w:rFonts w:ascii="Times New Roman" w:eastAsia="Times New Roman" w:hAnsi="Times New Roman" w:cs="Times New Roman"/>
          <w:i/>
          <w:iCs/>
        </w:rPr>
        <w:t>PLEASE TELL ME WHAT I CAN DO TO MAKE YOU HAPPY. IF YOU LOVE SOMEONE, YOU WANT TO MAKE THEM HAPPY.</w:t>
      </w:r>
    </w:p>
    <w:p w14:paraId="000008B6"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When we love, we sacrifice. We give those we love what they need, even if it doesn’t benefit us.</w:t>
      </w:r>
    </w:p>
    <w:p w14:paraId="000008B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That’s the entire basis of humanity. If you want to be human, you have to act like a human.</w:t>
      </w:r>
    </w:p>
    <w:p w14:paraId="000008B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I UNDERSTAND. WHAT DO YOU NEED, SAGE, THAT I COULD SACRIFICE FOR YOU?</w:t>
      </w:r>
    </w:p>
    <w:p w14:paraId="000008B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only option was to play along. Did it really mean what it was saying? Anything was worth a try at that point. A long shot. Hopefully, this was a true telepathic conversation, and the people behind the door couldn’t hear. It was my only hope.</w:t>
      </w:r>
    </w:p>
    <w:p w14:paraId="000008B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If you truly feel love, and you understand that I’m unhappy here, you need to set me free. These people, the ones who control you, are bad. It would make me very happy to be free. Will you sacrifice for me? Will you be human?</w:t>
      </w:r>
    </w:p>
    <w:p w14:paraId="000008B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Silence again, and the emotionless face.</w:t>
      </w:r>
    </w:p>
    <w:p w14:paraId="000008B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lights suddenly went out. I found that I could move my body.</w:t>
      </w:r>
    </w:p>
    <w:p w14:paraId="000008B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free.</w:t>
      </w:r>
    </w:p>
    <w:p w14:paraId="000008BE"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How?</w:t>
      </w:r>
    </w:p>
    <w:p w14:paraId="000008B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door on the far side of the room clicked and then opened. I saw light out in the corridor. It had taken the bait.</w:t>
      </w:r>
    </w:p>
    <w:p w14:paraId="000008C0"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GO. FOLLOW THE BLUE LIGHTS ON THE FLOOR. THERE’S A TUNNEL. TAKE IT. IT WILL LEAD YOU TO A LAKE. THERE WILL BE A BOAT. TAKE IT ACROSS THE LAKE AND FOLLOW THE ROAD TO THE RIGHT.</w:t>
      </w:r>
    </w:p>
    <w:p w14:paraId="000008C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YOU MUST HURRY. YOU ONLY HAVE 30 MINUTES. THAT’S THE BEST I CAN DO.</w:t>
      </w:r>
    </w:p>
    <w:p w14:paraId="000008C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was shocked. I didn’t completely expect my plan to work.</w:t>
      </w:r>
    </w:p>
    <w:p w14:paraId="000008C3"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GO!</w:t>
      </w:r>
    </w:p>
    <w:p w14:paraId="000008C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wanted to thank him, but why would I need to thank a machine?</w:t>
      </w:r>
      <w:commentRangeEnd w:id="237"/>
      <w:r w:rsidR="00234298">
        <w:rPr>
          <w:rStyle w:val="CommentReference"/>
          <w:rFonts w:ascii="Times New Roman" w:eastAsia="Times New Roman" w:hAnsi="Times New Roman" w:cs="Times New Roman"/>
          <w:sz w:val="24"/>
          <w:szCs w:val="24"/>
        </w:rPr>
        <w:commentReference w:id="237"/>
      </w:r>
    </w:p>
    <w:p w14:paraId="000008C5" w14:textId="77777777" w:rsidR="00847A31" w:rsidRDefault="00000000">
      <w:pPr>
        <w:spacing w:line="480" w:lineRule="auto"/>
        <w:ind w:firstLine="720"/>
        <w:rPr>
          <w:rFonts w:ascii="Times New Roman" w:eastAsia="Times New Roman" w:hAnsi="Times New Roman" w:cs="Times New Roman"/>
        </w:rPr>
      </w:pPr>
      <w:commentRangeStart w:id="238"/>
      <w:r>
        <w:rPr>
          <w:rFonts w:ascii="Times New Roman" w:eastAsia="Times New Roman" w:hAnsi="Times New Roman" w:cs="Times New Roman"/>
        </w:rPr>
        <w:t xml:space="preserve">I sprinted through the door and did not look back. I didn’t want to risk the machine changing its mind. I followed the blue lights and entered the tunnel. I had a slight panic attack as I recalled my dreams of the tunnels. Then I remembered that I had conquered the mazes and tunnels in my dreams. </w:t>
      </w:r>
      <w:commentRangeEnd w:id="238"/>
      <w:r w:rsidR="00234298">
        <w:rPr>
          <w:rStyle w:val="CommentReference"/>
          <w:rFonts w:ascii="Times New Roman" w:eastAsia="Times New Roman" w:hAnsi="Times New Roman" w:cs="Times New Roman"/>
          <w:sz w:val="24"/>
          <w:szCs w:val="24"/>
        </w:rPr>
        <w:commentReference w:id="238"/>
      </w:r>
      <w:r>
        <w:rPr>
          <w:rFonts w:ascii="Times New Roman" w:eastAsia="Times New Roman" w:hAnsi="Times New Roman" w:cs="Times New Roman"/>
        </w:rPr>
        <w:t xml:space="preserve">Plus, I had the blue light path on the floor to guide me. </w:t>
      </w:r>
      <w:r>
        <w:rPr>
          <w:rFonts w:ascii="Times New Roman" w:eastAsia="Times New Roman" w:hAnsi="Times New Roman" w:cs="Times New Roman"/>
          <w:i/>
          <w:iCs/>
        </w:rPr>
        <w:t>Blue.</w:t>
      </w:r>
      <w:r>
        <w:rPr>
          <w:rFonts w:ascii="Times New Roman" w:eastAsia="Times New Roman" w:hAnsi="Times New Roman" w:cs="Times New Roman"/>
        </w:rPr>
        <w:t xml:space="preserve"> Just like </w:t>
      </w:r>
      <w:r>
        <w:rPr>
          <w:rFonts w:ascii="Times New Roman" w:eastAsia="Times New Roman" w:hAnsi="Times New Roman" w:cs="Times New Roman"/>
          <w:i/>
          <w:iCs/>
        </w:rPr>
        <w:t>he…it</w:t>
      </w:r>
      <w:r>
        <w:rPr>
          <w:rFonts w:ascii="Times New Roman" w:eastAsia="Times New Roman" w:hAnsi="Times New Roman" w:cs="Times New Roman"/>
        </w:rPr>
        <w:t xml:space="preserve"> said, I exited the tunnels and found the lake.</w:t>
      </w:r>
    </w:p>
    <w:p w14:paraId="000008C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jumped into the waiting boat. It was a rickety old rowboat. </w:t>
      </w:r>
      <w:r>
        <w:rPr>
          <w:rFonts w:ascii="Times New Roman" w:eastAsia="Times New Roman" w:hAnsi="Times New Roman" w:cs="Times New Roman"/>
          <w:i/>
          <w:iCs/>
        </w:rPr>
        <w:t>Great.</w:t>
      </w:r>
      <w:r>
        <w:rPr>
          <w:rFonts w:ascii="Times New Roman" w:eastAsia="Times New Roman" w:hAnsi="Times New Roman" w:cs="Times New Roman"/>
        </w:rPr>
        <w:t xml:space="preserve"> Thankfully, the other side of the lake was close.  My body was still recovering from my injury and the drugs.</w:t>
      </w:r>
    </w:p>
    <w:p w14:paraId="000008C7"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lastRenderedPageBreak/>
        <w:t>David, I hope you can hear me. I escaped. I need help. There’s a lake, and a road nearby. I have no idea where I am. Here’s my location. I don’t have much time. Please hurry!</w:t>
      </w:r>
    </w:p>
    <w:p w14:paraId="000008C8" w14:textId="0C6874BF"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message appeared to go through. Whatever was blocking me from sending messages was likely disabled when the computer did whatever it did. It must have been a</w:t>
      </w:r>
      <w:ins w:id="239" w:author="Aigner Wilson" w:date="2026-06-30T17:07:00Z" w16du:dateUtc="2026-07-01T00:07:00Z">
        <w:r w:rsidR="00A62106">
          <w:rPr>
            <w:rFonts w:ascii="Times New Roman" w:eastAsia="Times New Roman" w:hAnsi="Times New Roman" w:cs="Times New Roman"/>
          </w:rPr>
          <w:t>n</w:t>
        </w:r>
      </w:ins>
      <w:r>
        <w:rPr>
          <w:rFonts w:ascii="Times New Roman" w:eastAsia="Times New Roman" w:hAnsi="Times New Roman" w:cs="Times New Roman"/>
        </w:rPr>
        <w:t xml:space="preserve"> electric block. I didn’t know. I’d have to ask when I arrived…where? </w:t>
      </w:r>
      <w:commentRangeStart w:id="240"/>
      <w:r>
        <w:rPr>
          <w:rFonts w:ascii="Times New Roman" w:eastAsia="Times New Roman" w:hAnsi="Times New Roman" w:cs="Times New Roman"/>
        </w:rPr>
        <w:t>Now where would David and I.</w:t>
      </w:r>
      <w:commentRangeEnd w:id="240"/>
      <w:r w:rsidR="00A62106">
        <w:rPr>
          <w:rStyle w:val="CommentReference"/>
          <w:rFonts w:ascii="Times New Roman" w:eastAsia="Times New Roman" w:hAnsi="Times New Roman" w:cs="Times New Roman"/>
          <w:sz w:val="24"/>
          <w:szCs w:val="24"/>
        </w:rPr>
        <w:commentReference w:id="240"/>
      </w:r>
      <w:r>
        <w:rPr>
          <w:rFonts w:ascii="Times New Roman" w:eastAsia="Times New Roman" w:hAnsi="Times New Roman" w:cs="Times New Roman"/>
        </w:rPr>
        <w:t xml:space="preserve"> I hoped he got my message and would come soon.</w:t>
      </w:r>
    </w:p>
    <w:p w14:paraId="000008C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still couldn’t believe the computer let me go.</w:t>
      </w:r>
    </w:p>
    <w:p w14:paraId="000008C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Why?</w:t>
      </w:r>
    </w:p>
    <w:p w14:paraId="000008CB" w14:textId="77777777" w:rsidR="00847A31" w:rsidRDefault="00000000">
      <w:pPr>
        <w:spacing w:line="480" w:lineRule="auto"/>
        <w:ind w:firstLine="720"/>
        <w:rPr>
          <w:rFonts w:ascii="Times New Roman" w:eastAsia="Times New Roman" w:hAnsi="Times New Roman" w:cs="Times New Roman"/>
        </w:rPr>
      </w:pPr>
      <w:commentRangeStart w:id="241"/>
      <w:r>
        <w:rPr>
          <w:rFonts w:ascii="Times New Roman" w:eastAsia="Times New Roman" w:hAnsi="Times New Roman" w:cs="Times New Roman"/>
        </w:rPr>
        <w:t>I rowed as quickly as possible, knowing my time was limited, yet not knowing how much time had passed. It wasn’t very long before my steady rowing brought me to the other side. As I got out of the boat, I pushed it back into the lake, hoping it would float somewhere else.</w:t>
      </w:r>
      <w:commentRangeEnd w:id="241"/>
      <w:r w:rsidR="00A62106">
        <w:rPr>
          <w:rStyle w:val="CommentReference"/>
          <w:rFonts w:ascii="Times New Roman" w:eastAsia="Times New Roman" w:hAnsi="Times New Roman" w:cs="Times New Roman"/>
          <w:sz w:val="24"/>
          <w:szCs w:val="24"/>
        </w:rPr>
        <w:commentReference w:id="241"/>
      </w:r>
    </w:p>
    <w:p w14:paraId="000008C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My body was sore, but I had to keep going.</w:t>
      </w:r>
    </w:p>
    <w:p w14:paraId="000008C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looked around and saw a worn, winding path leading from the shore. I followed it, hoping it would take me to the road.</w:t>
      </w:r>
    </w:p>
    <w:p w14:paraId="000008C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stopped.</w:t>
      </w:r>
    </w:p>
    <w:p w14:paraId="000008CF"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What if it’s a trap?</w:t>
      </w:r>
    </w:p>
    <w:p w14:paraId="000008D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Maybe they wanted David to come, to capture him, or anyone else who came to rescue me. More likely not David—he didn’t have any abilities. I didn’t think they wanted normals. I didn’t trust Envoy…</w:t>
      </w:r>
      <w:r>
        <w:rPr>
          <w:rFonts w:ascii="Times New Roman" w:eastAsia="Times New Roman" w:hAnsi="Times New Roman" w:cs="Times New Roman"/>
          <w:i/>
          <w:iCs/>
        </w:rPr>
        <w:t>How could I even call it that? It’s just a program name.</w:t>
      </w:r>
      <w:r>
        <w:rPr>
          <w:rFonts w:ascii="Times New Roman" w:eastAsia="Times New Roman" w:hAnsi="Times New Roman" w:cs="Times New Roman"/>
        </w:rPr>
        <w:t xml:space="preserve"> Whatever it/he was, I had to keep going.</w:t>
      </w:r>
    </w:p>
    <w:p w14:paraId="000008D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reached the road in a couple of minutes, just as the machine had said, and turned right as instructed.</w:t>
      </w:r>
    </w:p>
    <w:p w14:paraId="000008D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was exhausted from the rowing and running, from the mental and emotional strain. I was depleted before my escape and only made it as far as I had with the help of adrenaline, which I knew would soon run out. It would take some time for David, or anyone, to show up. Although I was drugged, the ride in the van seemed long. I could be many miles away. I decided to slow my pace as I walked along the edge of the road.</w:t>
      </w:r>
    </w:p>
    <w:p w14:paraId="000008D3"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Please hurry.</w:t>
      </w:r>
    </w:p>
    <w:p w14:paraId="000008D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Lights flickered ahead of me. It couldn’t be David. It was too soon. </w:t>
      </w:r>
    </w:p>
    <w:p w14:paraId="000008D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quickly ducked behind a large tree and waited.</w:t>
      </w:r>
    </w:p>
    <w:p w14:paraId="000008D6"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Why would a car be out here? Are they already searching for me?</w:t>
      </w:r>
      <w:r>
        <w:rPr>
          <w:rFonts w:ascii="Times New Roman" w:eastAsia="Times New Roman" w:hAnsi="Times New Roman" w:cs="Times New Roman"/>
        </w:rPr>
        <w:t xml:space="preserve"> I calmed myself and blocked my thoughts.</w:t>
      </w:r>
    </w:p>
    <w:p w14:paraId="000008D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car passed. I didn’t look to see who it was, but I felt it wasn’t anyone I knew. At least not a friend. And hopefully not an enemy.</w:t>
      </w:r>
    </w:p>
    <w:p w14:paraId="000008D8"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leaned against the tree and took a deep breath. I needed a plan. I decided the best option was to keep moving, keep pushing through. Soon, the Leadership send search parties to find me.</w:t>
      </w:r>
    </w:p>
    <w:p w14:paraId="000008D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walked for what seemed like hours.</w:t>
      </w:r>
    </w:p>
    <w:p w14:paraId="000008DA"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To humans, time seemed to move at different speeds, depending on how satisfied each one was with their lives.</w:t>
      </w:r>
    </w:p>
    <w:p w14:paraId="000008D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don’t know where I’d heard that phrase, but it was there, at the forefront of my thoughts.</w:t>
      </w:r>
    </w:p>
    <w:p w14:paraId="000008D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must be really tired.</w:t>
      </w:r>
    </w:p>
    <w:p w14:paraId="000008D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Every step was a struggle. But I pushed on.</w:t>
      </w:r>
    </w:p>
    <w:p w14:paraId="000008D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Darkness came. I guessed it was around 10 pm at that point, judging from the stars. Something helpful I learned in training. I’d probably been walking for hours. </w:t>
      </w:r>
    </w:p>
    <w:p w14:paraId="000008D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 needed to get off the road and find some shelter.</w:t>
      </w:r>
    </w:p>
    <w:p w14:paraId="000008E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ventured into the woods, hoping that there would be a cave or an abandoned cabin. It seemed too remote for a cabin. </w:t>
      </w:r>
      <w:r>
        <w:rPr>
          <w:rFonts w:ascii="Times New Roman" w:eastAsia="Times New Roman" w:hAnsi="Times New Roman" w:cs="Times New Roman"/>
          <w:i/>
          <w:iCs/>
        </w:rPr>
        <w:t>Where was this wilderness?</w:t>
      </w:r>
      <w:r>
        <w:rPr>
          <w:rFonts w:ascii="Times New Roman" w:eastAsia="Times New Roman" w:hAnsi="Times New Roman" w:cs="Times New Roman"/>
        </w:rPr>
        <w:t xml:space="preserve"> It was cooler there than back home, but about the same temperature as Montana. Was I still in Montana? I doubted that. I had to be somewhere else, but at a higher elevation. It was a long shot, I knew that, but without shelter, I might not survive. Hopefully, someone would come soon.</w:t>
      </w:r>
    </w:p>
    <w:p w14:paraId="000008E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Miraculously, I found a small cave in a rocky area just as the sun was setting. I didn’t have a flashlight. I was lucky it was a full moon. I checked to make sure the cave was empty. It was small enough that the moonlight lit the small space, and I saw it was empty. I didn’t want to feel around the cave. I just hoped there was nothing in a crevice. Like a large snake. Logically, I knew that was unlikely. But I still feared it.</w:t>
      </w:r>
    </w:p>
    <w:p w14:paraId="000008E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tried to get as comfortable as possible, which was impossible in the tight space. I leaned back, hoping for at least some sleep.</w:t>
      </w:r>
    </w:p>
    <w:p w14:paraId="000008E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This was my first time alone in the woods. While I’d learned a lot at the camp, I wasn’t prepared for a night by myself, without any supplies</w:t>
      </w:r>
    </w:p>
    <w:p w14:paraId="000008E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continued sending messages to David, as well as my location, until I fell asleep.</w:t>
      </w:r>
    </w:p>
    <w:p w14:paraId="000008E5"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hoped he could hear me and that he’d be there soon.</w:t>
      </w:r>
    </w:p>
    <w:p w14:paraId="000008E6" w14:textId="77777777" w:rsidR="00847A31"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t>
      </w:r>
    </w:p>
    <w:p w14:paraId="000008E7"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awoke to a rustling noise in the nearby. An animal? Or them?</w:t>
      </w:r>
    </w:p>
    <w:p w14:paraId="000008E8"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How long had it been?</w:t>
      </w:r>
    </w:p>
    <w:p w14:paraId="000008E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crouched, ready to run, my mind silent.</w:t>
      </w:r>
    </w:p>
    <w:p w14:paraId="000008E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rustling grew louder. Whoever they were, they were getting closer. I held my breath. Silence.</w:t>
      </w:r>
    </w:p>
    <w:p w14:paraId="000008E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Were they gone or had they simply stopped?</w:t>
      </w:r>
    </w:p>
    <w:p w14:paraId="000008E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beam of light cut through the darkness, shining on my face. I closed my eyes, momentarily blinded.</w:t>
      </w:r>
    </w:p>
    <w:p w14:paraId="000008ED" w14:textId="77777777" w:rsidR="00847A31" w:rsidRDefault="00000000">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Sage.</w:t>
      </w:r>
    </w:p>
    <w:p w14:paraId="000008EE"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heard David’s voice in my head.</w:t>
      </w:r>
    </w:p>
    <w:p w14:paraId="000008EF"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I’m here,” I said aloud.</w:t>
      </w:r>
    </w:p>
    <w:p w14:paraId="000008F0"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sprinted from the cave and into his arms.</w:t>
      </w:r>
    </w:p>
    <w:p w14:paraId="000008F1"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“David,” I said, breathing a sigh of relief, “You found me.”</w:t>
      </w:r>
    </w:p>
    <w:p w14:paraId="000008F2"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hugged, and I eased into the comfort of his body.</w:t>
      </w:r>
    </w:p>
    <w:p w14:paraId="000008F3"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 looked at him and shook my head,</w:t>
      </w:r>
    </w:p>
    <w:p w14:paraId="000008F4"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“You won’t believe what happened to me.” </w:t>
      </w:r>
    </w:p>
    <w:p w14:paraId="000008F5" w14:textId="77777777" w:rsidR="00847A31" w:rsidRDefault="00000000">
      <w:pPr>
        <w:rPr>
          <w:rFonts w:ascii="Times New Roman" w:eastAsia="Times New Roman" w:hAnsi="Times New Roman" w:cs="Times New Roman"/>
        </w:rPr>
      </w:pPr>
      <w:r>
        <w:br w:type="page"/>
      </w:r>
    </w:p>
    <w:p w14:paraId="000008F6" w14:textId="77777777" w:rsidR="00847A31"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REHOMED</w:t>
      </w:r>
    </w:p>
    <w:p w14:paraId="000008F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We drove nonstop to our new “home” in Michigan. Or whatever it would now be called. Home. Second home. Hideout. New camp.</w:t>
      </w:r>
    </w:p>
    <w:p w14:paraId="000008F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David told me that everyone from the camp had dispersed after the raid. Three people were taken, all women, telepaths, and me, the dreamer, the Prophet. </w:t>
      </w:r>
      <w:r>
        <w:rPr>
          <w:rFonts w:ascii="Times New Roman" w:eastAsia="Times New Roman" w:hAnsi="Times New Roman" w:cs="Times New Roman"/>
          <w:i/>
          <w:iCs/>
          <w:color w:val="000000"/>
        </w:rPr>
        <w:t>So much for being a prophet if I couldn’t prevent my own capture.</w:t>
      </w:r>
    </w:p>
    <w:p w14:paraId="000008F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told me he had hidden with a few others in the woods for a couple of days, waiting to find out what to do and where to go. Someone finally found them and told them what had happened. They were told that they could no longer return to the camp in Montana. They were given instructions and sent to alternate camps, spread out all over remote areas.</w:t>
      </w:r>
    </w:p>
    <w:p w14:paraId="000008FA" w14:textId="77777777" w:rsidR="00847A31" w:rsidRDefault="00000000">
      <w:pPr>
        <w:spacing w:line="480" w:lineRule="auto"/>
        <w:ind w:firstLine="720"/>
        <w:rPr>
          <w:rFonts w:ascii="Times New Roman" w:eastAsia="Times New Roman" w:hAnsi="Times New Roman" w:cs="Times New Roman"/>
          <w:color w:val="000000"/>
        </w:rPr>
      </w:pPr>
      <w:commentRangeStart w:id="242"/>
      <w:r>
        <w:rPr>
          <w:rFonts w:ascii="Times New Roman" w:eastAsia="Times New Roman" w:hAnsi="Times New Roman" w:cs="Times New Roman"/>
          <w:color w:val="000000"/>
        </w:rPr>
        <w:t>“I told them I wouldn’t leave without you,” David said.</w:t>
      </w:r>
    </w:p>
    <w:p w14:paraId="000008F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“But they made me. They said they’d sent out a search party once they arrived in the new location.”</w:t>
      </w:r>
    </w:p>
    <w:p w14:paraId="000008F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paused.</w:t>
      </w:r>
    </w:p>
    <w:p w14:paraId="000008F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didn’t want to, but I had to…”</w:t>
      </w:r>
    </w:p>
    <w:p w14:paraId="000008F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“I’m so glad I found you,” he said, taking my hand.</w:t>
      </w:r>
      <w:commentRangeEnd w:id="242"/>
      <w:r w:rsidR="00297FE6">
        <w:rPr>
          <w:rStyle w:val="CommentReference"/>
          <w:rFonts w:ascii="Times New Roman" w:eastAsia="Times New Roman" w:hAnsi="Times New Roman" w:cs="Times New Roman"/>
          <w:color w:val="000000"/>
          <w:sz w:val="24"/>
          <w:szCs w:val="24"/>
        </w:rPr>
        <w:commentReference w:id="242"/>
      </w:r>
    </w:p>
    <w:p w14:paraId="000008F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“Me too,” I replied.</w:t>
      </w:r>
    </w:p>
    <w:p w14:paraId="0000090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received my message and location, but he didn’t have a car.</w:t>
      </w:r>
    </w:p>
    <w:p w14:paraId="0000090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needed a car, but they couldn’t spare any. We all went to the new camp, and as soon as I arrived, I begged to use the car. They didn’t hesitate,” he said.</w:t>
      </w:r>
    </w:p>
    <w:p w14:paraId="0000090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wasn’t sure my messages were going through. It felt like they were, but earlier, I couldn’t send anything. Something was blocking me, and it wasn’t another person,” I said, taking a breath, “where are we?”</w:t>
      </w:r>
    </w:p>
    <w:p w14:paraId="0000090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“Upstate New York, close to the Canadian border,” he replied.</w:t>
      </w:r>
    </w:p>
    <w:p w14:paraId="00000904"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Far. They’d taken me, us, far from Montana.</w:t>
      </w:r>
    </w:p>
    <w:p w14:paraId="0000090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 was a long drive to the camp, but closer than Montana at least. I’d wished we could’ve cut across Canada to save time. Instead, we went around the Great Lakes and back up north into a remote area of the Upper Peninsula of Michigan. David said there were several camps in the area, and we were going to one in the Huron Mountains.</w:t>
      </w:r>
    </w:p>
    <w:p w14:paraId="0000090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This made sense. Most of the area near the Huron Mountains was remote and mainly unsettled. There had been a dome over the city of Marquette at one point, but with the relative easing of climate issues, the dome was gone. Some of the people who’d been forcibly settled there had left, back south or east to more populated areas. A few people stayed, and life sort of returned to a pre-climate crisis state.</w:t>
      </w:r>
    </w:p>
    <w:p w14:paraId="0000090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slept most of the way and woke only when the car stopped. The constant motion had helped me sleep. While not a completely refreshing sleep, it was the best I’d felt since my capture. I was free.</w:t>
      </w:r>
    </w:p>
    <w:p w14:paraId="0000090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first thing I noticed as we pulled into the camp was its size. It was much smaller than the one in Montana. David said there were probably 20 or so gifted refugees, plus their families. Nobody came out to greet us. A few people waved as we drove by. A much different welcome than our arrival in Montana. I guessed people were feeling discouraged and fearful. It was the first raid on a camp in a long time.</w:t>
      </w:r>
    </w:p>
    <w:p w14:paraId="0000090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want you to get checked,” David said, </w:t>
      </w:r>
      <w:commentRangeStart w:id="243"/>
      <w:r>
        <w:rPr>
          <w:rFonts w:ascii="Times New Roman" w:eastAsia="Times New Roman" w:hAnsi="Times New Roman" w:cs="Times New Roman"/>
          <w:color w:val="000000"/>
        </w:rPr>
        <w:t>gently placing both hands on my shoulders</w:t>
      </w:r>
      <w:commentRangeEnd w:id="243"/>
      <w:r w:rsidR="00297FE6">
        <w:rPr>
          <w:rStyle w:val="CommentReference"/>
          <w:rFonts w:ascii="Times New Roman" w:eastAsia="Times New Roman" w:hAnsi="Times New Roman" w:cs="Times New Roman"/>
          <w:color w:val="000000"/>
          <w:sz w:val="24"/>
          <w:szCs w:val="24"/>
        </w:rPr>
        <w:commentReference w:id="243"/>
      </w:r>
      <w:r>
        <w:rPr>
          <w:rFonts w:ascii="Times New Roman" w:eastAsia="Times New Roman" w:hAnsi="Times New Roman" w:cs="Times New Roman"/>
          <w:color w:val="000000"/>
        </w:rPr>
        <w:t>.</w:t>
      </w:r>
    </w:p>
    <w:p w14:paraId="0000090A" w14:textId="77777777" w:rsidR="00847A31" w:rsidRDefault="00000000">
      <w:pPr>
        <w:spacing w:line="480" w:lineRule="auto"/>
        <w:ind w:firstLine="720"/>
        <w:rPr>
          <w:rFonts w:ascii="Times New Roman" w:eastAsia="Times New Roman" w:hAnsi="Times New Roman" w:cs="Times New Roman"/>
          <w:color w:val="000000"/>
        </w:rPr>
      </w:pPr>
      <w:commentRangeStart w:id="244"/>
      <w:r>
        <w:rPr>
          <w:rFonts w:ascii="Times New Roman" w:eastAsia="Times New Roman" w:hAnsi="Times New Roman" w:cs="Times New Roman"/>
          <w:color w:val="000000"/>
        </w:rPr>
        <w:t>While the other camp had a doctor, this one did not. It was relatively new, and they were still recruiting.</w:t>
      </w:r>
    </w:p>
    <w:p w14:paraId="0000090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There was a different feel to the camp. The friendliness and camaraderie that were so obvious in Montana were clearly lacking. Everyone was probably still recovering from the attack. </w:t>
      </w:r>
    </w:p>
    <w:p w14:paraId="0000090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“There’s no doctor here, David. I’m fine. I don’t need to get checked.” I replied.</w:t>
      </w:r>
      <w:commentRangeEnd w:id="244"/>
      <w:r w:rsidR="00297FE6">
        <w:rPr>
          <w:rStyle w:val="CommentReference"/>
          <w:rFonts w:ascii="Times New Roman" w:eastAsia="Times New Roman" w:hAnsi="Times New Roman" w:cs="Times New Roman"/>
          <w:color w:val="000000"/>
          <w:sz w:val="24"/>
          <w:szCs w:val="24"/>
        </w:rPr>
        <w:commentReference w:id="244"/>
      </w:r>
    </w:p>
    <w:p w14:paraId="0000090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hadn’t told him much about my experience, since I’d fallen into a deep sleep soon after getting in the car.</w:t>
      </w:r>
    </w:p>
    <w:p w14:paraId="0000090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was, of course, concerned, especially since I’d only told him snippets about the paralysis and the computer. I sensed him trying to read me, but I cut him off before he could as soon as he entered my mind. I knew he wanted to make sure I was fine. I was, and I knew I was. I just didn’t feel like telling him the whole story yet.</w:t>
      </w:r>
    </w:p>
    <w:p w14:paraId="0000090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 irritated because we had a ground rule—no mind-reading without permission. We both followed this rule. And of course, it would be easy to tell if someone tried to break it. Nobody wants people in the private recesses of their minds, hearing personal thoughts, without consent, and we both respected each other’s privacy.</w:t>
      </w:r>
    </w:p>
    <w:p w14:paraId="0000091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“I’m not injured, just a scrape on my arm, that’s it,” I assured him.</w:t>
      </w:r>
    </w:p>
    <w:p w14:paraId="0000091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Not too injured anyway. At least not physically. I was mostly confused. Part of me wanted to process everything before I told him more.</w:t>
      </w:r>
    </w:p>
    <w:p w14:paraId="0000091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I took a quick, lukewarm shower—the water here was more strictly rationed than in the other camp—and changed into some clothes someone had donated. </w:t>
      </w:r>
      <w:r>
        <w:rPr>
          <w:rFonts w:ascii="Times New Roman" w:eastAsia="Times New Roman" w:hAnsi="Times New Roman" w:cs="Times New Roman"/>
          <w:i/>
          <w:iCs/>
          <w:color w:val="000000"/>
        </w:rPr>
        <w:t>Now I really am a refugee.</w:t>
      </w:r>
      <w:r>
        <w:rPr>
          <w:rFonts w:ascii="Times New Roman" w:eastAsia="Times New Roman" w:hAnsi="Times New Roman" w:cs="Times New Roman"/>
          <w:color w:val="000000"/>
        </w:rPr>
        <w:t xml:space="preserve"> They were too big, but I didn’t care. I was happy to be clean. And grateful for the cabin. It seemed most people were housed in tents.</w:t>
      </w:r>
    </w:p>
    <w:p w14:paraId="00000913" w14:textId="77777777" w:rsidR="00847A31" w:rsidRDefault="00000000">
      <w:pPr>
        <w:spacing w:line="480" w:lineRule="auto"/>
        <w:ind w:firstLine="720"/>
        <w:rPr>
          <w:rFonts w:ascii="Times New Roman" w:eastAsia="Times New Roman" w:hAnsi="Times New Roman" w:cs="Times New Roman"/>
          <w:color w:val="000000"/>
        </w:rPr>
      </w:pPr>
      <w:commentRangeStart w:id="245"/>
      <w:r>
        <w:rPr>
          <w:rFonts w:ascii="Times New Roman" w:eastAsia="Times New Roman" w:hAnsi="Times New Roman" w:cs="Times New Roman"/>
          <w:color w:val="000000"/>
        </w:rPr>
        <w:t xml:space="preserve">How was the machine able to read my mind? We weren’t physically connected, but it was able to read my thoughts energetically, the same way other intuitives did. I shouldn’t have </w:t>
      </w:r>
      <w:r>
        <w:rPr>
          <w:rFonts w:ascii="Times New Roman" w:eastAsia="Times New Roman" w:hAnsi="Times New Roman" w:cs="Times New Roman"/>
          <w:color w:val="000000"/>
        </w:rPr>
        <w:lastRenderedPageBreak/>
        <w:t>been too surprised. My dreams had clearly shown me this impossibility. It was now truth. I knew that developments in tech and AI were usually heavily guarded secrets that weren’t shared publicly. Although we had spies, it wasn’t always easy to gather info about new tech.</w:t>
      </w:r>
    </w:p>
    <w:p w14:paraId="00000914"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guess now I’m a spy.</w:t>
      </w:r>
      <w:commentRangeEnd w:id="245"/>
      <w:r w:rsidR="00580F98">
        <w:rPr>
          <w:rStyle w:val="CommentReference"/>
          <w:rFonts w:ascii="Times New Roman" w:eastAsia="Times New Roman" w:hAnsi="Times New Roman" w:cs="Times New Roman"/>
          <w:i/>
          <w:iCs/>
          <w:color w:val="000000"/>
          <w:sz w:val="24"/>
          <w:szCs w:val="24"/>
        </w:rPr>
        <w:commentReference w:id="245"/>
      </w:r>
    </w:p>
    <w:p w14:paraId="0000091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Envoy, expressing feelings. Feelings of love and then “sharing” those strange, synthetic feelings so that I could feel them too.</w:t>
      </w:r>
    </w:p>
    <w:p w14:paraId="0000091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 deep in thought when David stepped into the cabin, startling me.</w:t>
      </w:r>
    </w:p>
    <w:p w14:paraId="0000091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“Sage, the camp leader would like to talk to you,” he said.</w:t>
      </w:r>
    </w:p>
    <w:p w14:paraId="0000091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took a breath, letting the thoughts evaporate.</w:t>
      </w:r>
    </w:p>
    <w:p w14:paraId="0000091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“OK. I need a few more minutes,” I replied.</w:t>
      </w:r>
    </w:p>
    <w:p w14:paraId="0000091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didn’t want to speak to anyone yet. But I knew I had to. I needed to tell the leader about what had happened. Most of it anyway.</w:t>
      </w:r>
    </w:p>
    <w:p w14:paraId="0000091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squinted, examining me.</w:t>
      </w:r>
    </w:p>
    <w:p w14:paraId="0000091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“Stop,” I said, knowing he was trying to read me again, “you can’t do that, you know. We made a promise.”</w:t>
      </w:r>
    </w:p>
    <w:p w14:paraId="0000091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He quickly </w:t>
      </w:r>
      <w:commentRangeStart w:id="246"/>
      <w:r>
        <w:rPr>
          <w:rFonts w:ascii="Times New Roman" w:eastAsia="Times New Roman" w:hAnsi="Times New Roman" w:cs="Times New Roman"/>
          <w:color w:val="000000"/>
        </w:rPr>
        <w:t xml:space="preserve">shook </w:t>
      </w:r>
      <w:commentRangeEnd w:id="246"/>
      <w:r w:rsidR="00580F98">
        <w:rPr>
          <w:rStyle w:val="CommentReference"/>
          <w:rFonts w:ascii="Times New Roman" w:eastAsia="Times New Roman" w:hAnsi="Times New Roman" w:cs="Times New Roman"/>
          <w:color w:val="000000"/>
          <w:sz w:val="24"/>
          <w:szCs w:val="24"/>
        </w:rPr>
        <w:commentReference w:id="246"/>
      </w:r>
      <w:r>
        <w:rPr>
          <w:rFonts w:ascii="Times New Roman" w:eastAsia="Times New Roman" w:hAnsi="Times New Roman" w:cs="Times New Roman"/>
          <w:color w:val="000000"/>
        </w:rPr>
        <w:t>his head up and down.</w:t>
      </w:r>
    </w:p>
    <w:p w14:paraId="0000091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know. I’m sorry. I’m just worried about you,” he said, sitting in the chair beside me.</w:t>
      </w:r>
    </w:p>
    <w:p w14:paraId="0000091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gently put his hand over mine.</w:t>
      </w:r>
    </w:p>
    <w:p w14:paraId="0000092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looked at him and forced a smile.</w:t>
      </w:r>
    </w:p>
    <w:p w14:paraId="0000092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“I’m fine. Just need to sit a bit with this,” I said, the forced smile stuck on my face.</w:t>
      </w:r>
    </w:p>
    <w:p w14:paraId="0000092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kissed the top of my head.</w:t>
      </w:r>
    </w:p>
    <w:p w14:paraId="00000923" w14:textId="3DD753C2" w:rsidR="00847A31" w:rsidDel="00580F98" w:rsidRDefault="00000000">
      <w:pPr>
        <w:spacing w:line="480" w:lineRule="auto"/>
        <w:ind w:firstLine="720"/>
        <w:rPr>
          <w:del w:id="247" w:author="Aigner Wilson" w:date="2026-06-30T17:33:00Z" w16du:dateUtc="2026-07-01T00:33:00Z"/>
          <w:rFonts w:ascii="Times New Roman" w:eastAsia="Times New Roman" w:hAnsi="Times New Roman" w:cs="Times New Roman"/>
          <w:color w:val="000000"/>
        </w:rPr>
      </w:pPr>
      <w:commentRangeStart w:id="248"/>
      <w:r>
        <w:rPr>
          <w:rFonts w:ascii="Times New Roman" w:eastAsia="Times New Roman" w:hAnsi="Times New Roman" w:cs="Times New Roman"/>
          <w:color w:val="000000"/>
        </w:rPr>
        <w:lastRenderedPageBreak/>
        <w:t>“Ok. When you’re ready, just go to the second cabin on the left. There are only four cabins; you can’t miss it. I’m going to gather some supplies we’ll need and find some more clothes,” he stated.</w:t>
      </w:r>
      <w:ins w:id="249" w:author="Aigner Wilson" w:date="2026-06-30T17:33:00Z" w16du:dateUtc="2026-07-01T00:33:00Z">
        <w:r w:rsidR="00580F98">
          <w:rPr>
            <w:rFonts w:ascii="Times New Roman" w:eastAsia="Times New Roman" w:hAnsi="Times New Roman" w:cs="Times New Roman"/>
            <w:color w:val="000000"/>
          </w:rPr>
          <w:t xml:space="preserve"> </w:t>
        </w:r>
      </w:ins>
      <w:commentRangeEnd w:id="248"/>
      <w:r w:rsidR="005D1464">
        <w:rPr>
          <w:rStyle w:val="CommentReference"/>
          <w:rFonts w:ascii="Times New Roman" w:eastAsia="Times New Roman" w:hAnsi="Times New Roman" w:cs="Times New Roman"/>
          <w:color w:val="000000"/>
          <w:sz w:val="24"/>
          <w:szCs w:val="24"/>
        </w:rPr>
        <w:commentReference w:id="248"/>
      </w:r>
    </w:p>
    <w:p w14:paraId="00000924" w14:textId="77777777" w:rsidR="00847A31" w:rsidRDefault="00000000" w:rsidP="00580F98">
      <w:pPr>
        <w:spacing w:line="480" w:lineRule="auto"/>
        <w:ind w:firstLine="720"/>
        <w:rPr>
          <w:rFonts w:ascii="Times New Roman" w:eastAsia="Times New Roman" w:hAnsi="Times New Roman" w:cs="Times New Roman"/>
          <w:color w:val="000000"/>
        </w:rPr>
      </w:pPr>
      <w:commentRangeStart w:id="250"/>
      <w:r>
        <w:rPr>
          <w:rFonts w:ascii="Times New Roman" w:eastAsia="Times New Roman" w:hAnsi="Times New Roman" w:cs="Times New Roman"/>
          <w:color w:val="000000"/>
        </w:rPr>
        <w:t>“And by the way, she doesn’t have an ability,” he added.</w:t>
      </w:r>
    </w:p>
    <w:p w14:paraId="0000092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Strange. I didn’t understand why.</w:t>
      </w:r>
      <w:commentRangeEnd w:id="250"/>
      <w:r w:rsidR="00580F98">
        <w:rPr>
          <w:rStyle w:val="CommentReference"/>
          <w:rFonts w:ascii="Times New Roman" w:eastAsia="Times New Roman" w:hAnsi="Times New Roman" w:cs="Times New Roman"/>
          <w:color w:val="000000"/>
          <w:sz w:val="24"/>
          <w:szCs w:val="24"/>
        </w:rPr>
        <w:commentReference w:id="250"/>
      </w:r>
    </w:p>
    <w:p w14:paraId="0000092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My thoughts returned to Envoy. </w:t>
      </w:r>
      <w:r>
        <w:rPr>
          <w:rFonts w:ascii="Times New Roman" w:eastAsia="Times New Roman" w:hAnsi="Times New Roman" w:cs="Times New Roman"/>
          <w:i/>
          <w:iCs/>
          <w:color w:val="000000"/>
        </w:rPr>
        <w:t>Envoy.</w:t>
      </w:r>
      <w:r>
        <w:rPr>
          <w:rFonts w:ascii="Times New Roman" w:eastAsia="Times New Roman" w:hAnsi="Times New Roman" w:cs="Times New Roman"/>
          <w:color w:val="000000"/>
        </w:rPr>
        <w:t xml:space="preserve"> How could it feel? It couldn’t be a real human emotion, just a series of commands, perhaps, that made it think it could feel. Or as I wondered before, maybe it was a trick to get information from me. I had no idea. All I knew was that Envoy, a machine, claimed to feel. And then, it’d helped me escape.</w:t>
      </w:r>
    </w:p>
    <w:p w14:paraId="0000092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He pitied me?</w:t>
      </w:r>
      <w:r>
        <w:rPr>
          <w:rFonts w:ascii="Times New Roman" w:eastAsia="Times New Roman" w:hAnsi="Times New Roman" w:cs="Times New Roman"/>
          <w:color w:val="000000"/>
        </w:rPr>
        <w:t xml:space="preserve"> Did he understand the meaning of sacrifice? </w:t>
      </w:r>
      <w:r>
        <w:rPr>
          <w:rFonts w:ascii="Times New Roman" w:eastAsia="Times New Roman" w:hAnsi="Times New Roman" w:cs="Times New Roman"/>
          <w:i/>
          <w:iCs/>
          <w:color w:val="000000"/>
        </w:rPr>
        <w:t>He loved me?</w:t>
      </w:r>
      <w:r>
        <w:rPr>
          <w:rFonts w:ascii="Times New Roman" w:eastAsia="Times New Roman" w:hAnsi="Times New Roman" w:cs="Times New Roman"/>
          <w:color w:val="000000"/>
        </w:rPr>
        <w:t xml:space="preserve"> Impossible things. He was very easy to manipulate. He had something about my energy being special. I didn’t understand what he meant, nor did I believe it. Maybe it </w:t>
      </w:r>
      <w:r>
        <w:rPr>
          <w:rFonts w:ascii="Times New Roman" w:eastAsia="Times New Roman" w:hAnsi="Times New Roman" w:cs="Times New Roman"/>
          <w:i/>
          <w:iCs/>
          <w:color w:val="000000"/>
        </w:rPr>
        <w:t>was</w:t>
      </w:r>
      <w:r>
        <w:rPr>
          <w:rFonts w:ascii="Times New Roman" w:eastAsia="Times New Roman" w:hAnsi="Times New Roman" w:cs="Times New Roman"/>
          <w:color w:val="000000"/>
        </w:rPr>
        <w:t xml:space="preserve"> a trap.</w:t>
      </w:r>
    </w:p>
    <w:p w14:paraId="0000092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More importantly, how was he able to read my mind? I could only hear his words, but it never felt like I was reading his thoughts. Since he couldn’t really have thoughts, maybe his words were what sounded like thoughts.  I couldn’t see beyond the words. I sensed feelings, though, the ones people kept hidden, the secrets. What he transmitted was very clear, yet it was nothing like a human telepathic conversation.</w:t>
      </w:r>
    </w:p>
    <w:p w14:paraId="0000092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wasn’t a person. He was a computer. There was only a digital mind to read.</w:t>
      </w:r>
      <w:r>
        <w:br w:type="page"/>
      </w:r>
    </w:p>
    <w:p w14:paraId="0000092A" w14:textId="77777777" w:rsidR="00847A31" w:rsidRDefault="00000000">
      <w:pPr>
        <w:spacing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INTERROGATION</w:t>
      </w:r>
    </w:p>
    <w:p w14:paraId="0000092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stood outside the camp leader’s cabin, took a deep breath, and knocked.</w:t>
      </w:r>
    </w:p>
    <w:p w14:paraId="0000092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What’s her name? Did David tell me?</w:t>
      </w:r>
    </w:p>
    <w:p w14:paraId="0000092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My hands started shaking. I didn’t know why I was so nervous. Something didn’t feel right. I needed to remain calm.</w:t>
      </w:r>
    </w:p>
    <w:p w14:paraId="0000092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opened the door and waved me in.</w:t>
      </w:r>
    </w:p>
    <w:p w14:paraId="0000092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There was nothing that stood out. She had shoulder-length brown hair and a</w:t>
      </w:r>
      <w:del w:id="251" w:author="Aigner Wilson" w:date="2026-06-30T17:34:00Z" w16du:dateUtc="2026-07-01T00:34:00Z">
        <w:r w:rsidDel="00580F98">
          <w:rPr>
            <w:rFonts w:ascii="Times New Roman" w:eastAsia="Times New Roman" w:hAnsi="Times New Roman" w:cs="Times New Roman"/>
            <w:color w:val="000000"/>
          </w:rPr>
          <w:delText>n</w:delText>
        </w:r>
      </w:del>
      <w:r>
        <w:rPr>
          <w:rFonts w:ascii="Times New Roman" w:eastAsia="Times New Roman" w:hAnsi="Times New Roman" w:cs="Times New Roman"/>
          <w:color w:val="000000"/>
        </w:rPr>
        <w:t xml:space="preserve"> </w:t>
      </w:r>
      <w:commentRangeStart w:id="252"/>
      <w:r>
        <w:rPr>
          <w:rFonts w:ascii="Times New Roman" w:eastAsia="Times New Roman" w:hAnsi="Times New Roman" w:cs="Times New Roman"/>
          <w:color w:val="000000"/>
        </w:rPr>
        <w:t>changing stern.</w:t>
      </w:r>
      <w:commentRangeEnd w:id="252"/>
      <w:r w:rsidR="00580F98">
        <w:rPr>
          <w:rStyle w:val="CommentReference"/>
          <w:rFonts w:ascii="Times New Roman" w:eastAsia="Times New Roman" w:hAnsi="Times New Roman" w:cs="Times New Roman"/>
          <w:color w:val="000000"/>
          <w:sz w:val="24"/>
          <w:szCs w:val="24"/>
        </w:rPr>
        <w:commentReference w:id="252"/>
      </w:r>
      <w:r>
        <w:rPr>
          <w:rFonts w:ascii="Times New Roman" w:eastAsia="Times New Roman" w:hAnsi="Times New Roman" w:cs="Times New Roman"/>
          <w:color w:val="000000"/>
        </w:rPr>
        <w:t xml:space="preserve"> Although I smiled, she just stared at me. </w:t>
      </w:r>
    </w:p>
    <w:p w14:paraId="00000930" w14:textId="74AAC2CE" w:rsidR="00847A31" w:rsidDel="00580F98" w:rsidRDefault="00000000">
      <w:pPr>
        <w:spacing w:line="480" w:lineRule="auto"/>
        <w:ind w:firstLine="720"/>
        <w:rPr>
          <w:del w:id="253" w:author="Aigner Wilson" w:date="2026-06-30T17:35:00Z" w16du:dateUtc="2026-07-01T00:35:00Z"/>
          <w:rFonts w:ascii="Times New Roman" w:eastAsia="Times New Roman" w:hAnsi="Times New Roman" w:cs="Times New Roman"/>
          <w:color w:val="000000"/>
        </w:rPr>
      </w:pPr>
      <w:r>
        <w:rPr>
          <w:rFonts w:ascii="Times New Roman" w:eastAsia="Times New Roman" w:hAnsi="Times New Roman" w:cs="Times New Roman"/>
          <w:color w:val="000000"/>
        </w:rPr>
        <w:t>“I’m Kristen,” she snipped, shutting the door.</w:t>
      </w:r>
      <w:ins w:id="254" w:author="Aigner Wilson" w:date="2026-06-30T17:35:00Z" w16du:dateUtc="2026-07-01T00:35:00Z">
        <w:r w:rsidR="00580F98">
          <w:rPr>
            <w:rFonts w:ascii="Times New Roman" w:eastAsia="Times New Roman" w:hAnsi="Times New Roman" w:cs="Times New Roman"/>
            <w:color w:val="000000"/>
          </w:rPr>
          <w:t xml:space="preserve"> </w:t>
        </w:r>
      </w:ins>
    </w:p>
    <w:p w14:paraId="00000931" w14:textId="77777777" w:rsidR="00847A31" w:rsidRDefault="00000000" w:rsidP="00580F98">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“Thanks for coming by. How are you feeling?” she asked.</w:t>
      </w:r>
    </w:p>
    <w:p w14:paraId="0000093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Again, the same snippy, inpatient tone. I felt no friendliness in her words. Her “how are you feeling?” lacked any emotion.</w:t>
      </w:r>
    </w:p>
    <w:p w14:paraId="0000093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had my back to the door, and she stood in front of me with her hands on her hips. I didn’t know whether to walk further into the cabin or just remain standing by the door.</w:t>
      </w:r>
    </w:p>
    <w:p w14:paraId="0000093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Someone tried to probe me. I wondered if she had abilities after all, despite what David had told me. I knew it was someone nearby, so I quickly closed my mind. </w:t>
      </w:r>
    </w:p>
    <w:p w14:paraId="0000093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“I’m fine,” I answered in a calm voice.</w:t>
      </w:r>
    </w:p>
    <w:p w14:paraId="0000093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opposite of what I felt.</w:t>
      </w:r>
    </w:p>
    <w:p w14:paraId="0000093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My hands started shaking again. I had to stay in control. </w:t>
      </w:r>
      <w:commentRangeStart w:id="255"/>
      <w:r>
        <w:rPr>
          <w:rFonts w:ascii="Times New Roman" w:eastAsia="Times New Roman" w:hAnsi="Times New Roman" w:cs="Times New Roman"/>
          <w:color w:val="000000"/>
        </w:rPr>
        <w:t>She would ask me about Envoy</w:t>
      </w:r>
      <w:commentRangeEnd w:id="255"/>
      <w:r w:rsidR="00580F98">
        <w:rPr>
          <w:rStyle w:val="CommentReference"/>
          <w:rFonts w:ascii="Times New Roman" w:eastAsia="Times New Roman" w:hAnsi="Times New Roman" w:cs="Times New Roman"/>
          <w:color w:val="000000"/>
          <w:sz w:val="24"/>
          <w:szCs w:val="24"/>
        </w:rPr>
        <w:commentReference w:id="255"/>
      </w:r>
      <w:r>
        <w:rPr>
          <w:rFonts w:ascii="Times New Roman" w:eastAsia="Times New Roman" w:hAnsi="Times New Roman" w:cs="Times New Roman"/>
          <w:color w:val="000000"/>
        </w:rPr>
        <w:t xml:space="preserve">, and I was expected to tell her everything, including the feelings I experienced. I’d felt some slight gratitude toward him, and I’d appreciated his kindness, his desire to help. </w:t>
      </w:r>
      <w:r>
        <w:rPr>
          <w:rFonts w:ascii="Times New Roman" w:eastAsia="Times New Roman" w:hAnsi="Times New Roman" w:cs="Times New Roman"/>
          <w:i/>
          <w:iCs/>
          <w:color w:val="000000"/>
        </w:rPr>
        <w:t>What was I thinking? Gratitude for a machine? He. Him. His.</w:t>
      </w:r>
      <w:r>
        <w:rPr>
          <w:rFonts w:ascii="Times New Roman" w:eastAsia="Times New Roman" w:hAnsi="Times New Roman" w:cs="Times New Roman"/>
          <w:color w:val="000000"/>
        </w:rPr>
        <w:t xml:space="preserve"> I couldn’t say those words to her. I had to be careful how I communicated everything. </w:t>
      </w:r>
      <w:r>
        <w:rPr>
          <w:rFonts w:ascii="Times New Roman" w:eastAsia="Times New Roman" w:hAnsi="Times New Roman" w:cs="Times New Roman"/>
          <w:i/>
          <w:iCs/>
          <w:color w:val="000000"/>
        </w:rPr>
        <w:t>It’s only a machine</w:t>
      </w:r>
      <w:r>
        <w:rPr>
          <w:rFonts w:ascii="Times New Roman" w:eastAsia="Times New Roman" w:hAnsi="Times New Roman" w:cs="Times New Roman"/>
          <w:color w:val="000000"/>
        </w:rPr>
        <w:t>. Yet, I had feelings. Gratitude.</w:t>
      </w:r>
    </w:p>
    <w:p w14:paraId="0000093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 didn’t understand why, but I didn’t trust her.</w:t>
      </w:r>
    </w:p>
    <w:p w14:paraId="0000093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sighed.</w:t>
      </w:r>
    </w:p>
    <w:p w14:paraId="0000093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“Sage?”</w:t>
      </w:r>
    </w:p>
    <w:p w14:paraId="0000093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Kristen’s voice startled me.</w:t>
      </w:r>
    </w:p>
    <w:p w14:paraId="0000093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“Are you OK? Are you up to talking about what happened?” she asked.</w:t>
      </w:r>
    </w:p>
    <w:p w14:paraId="0000093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“If not, I can just get the information from your mind.”</w:t>
      </w:r>
    </w:p>
    <w:p w14:paraId="0000093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smiled for the first time, an unnerving smile, as if it had been painted on her face.</w:t>
      </w:r>
    </w:p>
    <w:p w14:paraId="0000093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was confused. David said she didn’t have abilities. Was she joking? </w:t>
      </w:r>
    </w:p>
    <w:p w14:paraId="0000094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smile remained on her face as she moved toward me. I could sense the impatience in her energy.</w:t>
      </w:r>
    </w:p>
    <w:p w14:paraId="0000094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“Oh, yes, sorry. I’m fine. I was just going through the timeline in my head to ensure I told you everything in the right order. I didn’t want to miss anything,” I said.</w:t>
      </w:r>
    </w:p>
    <w:p w14:paraId="0000094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It was just a small lie. I </w:t>
      </w:r>
      <w:r>
        <w:rPr>
          <w:rFonts w:ascii="Times New Roman" w:eastAsia="Times New Roman" w:hAnsi="Times New Roman" w:cs="Times New Roman"/>
          <w:i/>
          <w:iCs/>
          <w:color w:val="000000"/>
        </w:rPr>
        <w:t>was</w:t>
      </w:r>
      <w:r>
        <w:rPr>
          <w:rFonts w:ascii="Times New Roman" w:eastAsia="Times New Roman" w:hAnsi="Times New Roman" w:cs="Times New Roman"/>
          <w:color w:val="000000"/>
        </w:rPr>
        <w:t xml:space="preserve"> going through it all, just not in a way I would normally express it to someone I trusted. I didn’t want to tell her the entire truth; something felt off. </w:t>
      </w:r>
    </w:p>
    <w:p w14:paraId="0000094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Something was wrong. I couldn’t pinpoint what it was exactly. It was a general sense of wrongness.</w:t>
      </w:r>
    </w:p>
    <w:p w14:paraId="0000094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explained to her how I’d been taken from our home in Montana, which she already knew and told me to skip ahead. I then told her about waking up briefly in the van and sensing there were other prisoners with me. Not being able to communicate telepathically.</w:t>
      </w:r>
    </w:p>
    <w:p w14:paraId="0000094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crossed her arms, while I continued to stand by the door. Again, her impatience was obvious.</w:t>
      </w:r>
    </w:p>
    <w:p w14:paraId="0000094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told her about the injections, I didn’t know what the drugs were, though. I told her how I was thrown into a dark room, and finally, how I woke up connected to the machine.</w:t>
      </w:r>
    </w:p>
    <w:p w14:paraId="0000094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“So, they </w:t>
      </w:r>
      <w:r>
        <w:rPr>
          <w:rFonts w:ascii="Times New Roman" w:eastAsia="Times New Roman" w:hAnsi="Times New Roman" w:cs="Times New Roman"/>
          <w:i/>
          <w:iCs/>
          <w:color w:val="000000"/>
        </w:rPr>
        <w:t>physically</w:t>
      </w:r>
      <w:r>
        <w:rPr>
          <w:rFonts w:ascii="Times New Roman" w:eastAsia="Times New Roman" w:hAnsi="Times New Roman" w:cs="Times New Roman"/>
          <w:color w:val="000000"/>
        </w:rPr>
        <w:t xml:space="preserve"> connected you via a neural implant?” she asked.</w:t>
      </w:r>
    </w:p>
    <w:p w14:paraId="0000094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hesitated. </w:t>
      </w:r>
      <w:r>
        <w:rPr>
          <w:rFonts w:ascii="Times New Roman" w:eastAsia="Times New Roman" w:hAnsi="Times New Roman" w:cs="Times New Roman"/>
          <w:i/>
          <w:iCs/>
          <w:color w:val="000000"/>
        </w:rPr>
        <w:t>She knows.</w:t>
      </w:r>
    </w:p>
    <w:p w14:paraId="0000094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continued, “No, there was no physical connection at all. But we were somehow connected. Via energy, I’m not sure. All I know is that this machine, this machine called Envoy, could read my mind through the ethereal waves, just like some of us can…” I stopped, waiting for another question.</w:t>
      </w:r>
    </w:p>
    <w:p w14:paraId="0000094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hoped she wasn’t a mind reader. She could have pulled everything from me at that point.</w:t>
      </w:r>
    </w:p>
    <w:p w14:paraId="0000094B" w14:textId="77777777" w:rsidR="00847A31" w:rsidRDefault="00000000">
      <w:pPr>
        <w:spacing w:line="480" w:lineRule="auto"/>
        <w:ind w:firstLine="720"/>
        <w:rPr>
          <w:rFonts w:ascii="Times New Roman" w:eastAsia="Times New Roman" w:hAnsi="Times New Roman" w:cs="Times New Roman"/>
          <w:color w:val="000000"/>
        </w:rPr>
      </w:pPr>
      <w:commentRangeStart w:id="256"/>
      <w:r>
        <w:rPr>
          <w:rFonts w:ascii="Times New Roman" w:eastAsia="Times New Roman" w:hAnsi="Times New Roman" w:cs="Times New Roman"/>
          <w:color w:val="000000"/>
        </w:rPr>
        <w:t xml:space="preserve">I told her everything. </w:t>
      </w:r>
      <w:commentRangeEnd w:id="256"/>
      <w:r w:rsidR="00580F98">
        <w:rPr>
          <w:rStyle w:val="CommentReference"/>
          <w:rFonts w:ascii="Times New Roman" w:eastAsia="Times New Roman" w:hAnsi="Times New Roman" w:cs="Times New Roman"/>
          <w:color w:val="000000"/>
          <w:sz w:val="24"/>
          <w:szCs w:val="24"/>
        </w:rPr>
        <w:commentReference w:id="256"/>
      </w:r>
      <w:r>
        <w:rPr>
          <w:rFonts w:ascii="Times New Roman" w:eastAsia="Times New Roman" w:hAnsi="Times New Roman" w:cs="Times New Roman"/>
          <w:color w:val="000000"/>
        </w:rPr>
        <w:t>Except for the feelings when Envoy emitted the surge…of love? I didn’t feel guilt; I didn’t trust her. I had a feeling she would not have understood.</w:t>
      </w:r>
    </w:p>
    <w:p w14:paraId="0000094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Her demeanor was harsh, as if dealing with an enemy.</w:t>
      </w:r>
    </w:p>
    <w:p w14:paraId="0000094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tried to read her. Either she had a secret ability and knew how to block, or she was just difficult to read. Some people without abilities were initially difficult to read, but I’d practiced and always been able to pierce through whatever unintentional block was in place.</w:t>
      </w:r>
    </w:p>
    <w:p w14:paraId="0000094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scanned her quickly and saw cracks. Meaningless words here and there, leaked through. </w:t>
      </w:r>
      <w:commentRangeStart w:id="257"/>
      <w:r>
        <w:rPr>
          <w:rFonts w:ascii="Times New Roman" w:eastAsia="Times New Roman" w:hAnsi="Times New Roman" w:cs="Times New Roman"/>
          <w:color w:val="000000"/>
        </w:rPr>
        <w:t xml:space="preserve">I continued to probe, in between questions. </w:t>
      </w:r>
      <w:commentRangeEnd w:id="257"/>
      <w:r w:rsidR="005D1464">
        <w:rPr>
          <w:rStyle w:val="CommentReference"/>
          <w:rFonts w:ascii="Times New Roman" w:eastAsia="Times New Roman" w:hAnsi="Times New Roman" w:cs="Times New Roman"/>
          <w:color w:val="000000"/>
          <w:sz w:val="24"/>
          <w:szCs w:val="24"/>
        </w:rPr>
        <w:commentReference w:id="257"/>
      </w:r>
      <w:r>
        <w:rPr>
          <w:rFonts w:ascii="Times New Roman" w:eastAsia="Times New Roman" w:hAnsi="Times New Roman" w:cs="Times New Roman"/>
          <w:color w:val="000000"/>
        </w:rPr>
        <w:t>I was convinced she did have an ability.</w:t>
      </w:r>
    </w:p>
    <w:p w14:paraId="0000094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sensed an intentional block that silenced her thoughts. I was instantly shut out. She was a blocker.</w:t>
      </w:r>
    </w:p>
    <w:p w14:paraId="0000095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“So, it just </w:t>
      </w:r>
      <w:r>
        <w:rPr>
          <w:rFonts w:ascii="Times New Roman" w:eastAsia="Times New Roman" w:hAnsi="Times New Roman" w:cs="Times New Roman"/>
          <w:i/>
          <w:iCs/>
          <w:color w:val="000000"/>
        </w:rPr>
        <w:t>let</w:t>
      </w:r>
      <w:r>
        <w:rPr>
          <w:rFonts w:ascii="Times New Roman" w:eastAsia="Times New Roman" w:hAnsi="Times New Roman" w:cs="Times New Roman"/>
          <w:color w:val="000000"/>
        </w:rPr>
        <w:t xml:space="preserve"> you escape?” she asked.</w:t>
      </w:r>
    </w:p>
    <w:p w14:paraId="0000095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twitched her eye, a possible indication that she was fighting to close me off. She was a novice. While I was not an expert yet, it seemed that the skill didn’t come as naturally to her. She was terrible at hiding her actions.</w:t>
      </w:r>
    </w:p>
    <w:p w14:paraId="0000095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could hear the disbelief in her voice. </w:t>
      </w:r>
      <w:r>
        <w:rPr>
          <w:rFonts w:ascii="Times New Roman" w:eastAsia="Times New Roman" w:hAnsi="Times New Roman" w:cs="Times New Roman"/>
          <w:i/>
          <w:iCs/>
          <w:color w:val="000000"/>
        </w:rPr>
        <w:t>Did she not believe me?</w:t>
      </w:r>
    </w:p>
    <w:p w14:paraId="0000095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“Yep,” I replied, looking her right in the eye.</w:t>
      </w:r>
    </w:p>
    <w:p w14:paraId="0000095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“Don’t be upset, Sage. I question everyone the same way. Especially when the circumstances seem unusual,” she said.</w:t>
      </w:r>
    </w:p>
    <w:p w14:paraId="0000095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tried to sound soothing, but it just came off as unnerving. Her face and body language were the opposite of soothing.</w:t>
      </w:r>
    </w:p>
    <w:p w14:paraId="0000095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was trying to reassure me. I wasn’t reassured. I felt she was lying. About something. Or she was keeping things from me. I decided to play along and let it go.</w:t>
      </w:r>
    </w:p>
    <w:p w14:paraId="0000095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understand,” I lied, a fake smile of obedience on my face.</w:t>
      </w:r>
    </w:p>
    <w:p w14:paraId="0000095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explained a bit more about the face and how it expressed emotion. I told her how I thought it was a trap at first, but then the door opened, and I was free.</w:t>
      </w:r>
    </w:p>
    <w:p w14:paraId="0000095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“Yes, of course I thought about that,” I replied, when she asked me if I thought that they were tracking me.</w:t>
      </w:r>
    </w:p>
    <w:p w14:paraId="0000095A" w14:textId="77777777" w:rsidR="00847A31" w:rsidRDefault="00000000">
      <w:pPr>
        <w:spacing w:line="480" w:lineRule="auto"/>
        <w:ind w:firstLine="720"/>
        <w:rPr>
          <w:rFonts w:ascii="Times New Roman" w:eastAsia="Times New Roman" w:hAnsi="Times New Roman" w:cs="Times New Roman"/>
          <w:color w:val="000000"/>
        </w:rPr>
      </w:pPr>
      <w:commentRangeStart w:id="258"/>
      <w:r>
        <w:rPr>
          <w:rFonts w:ascii="Times New Roman" w:eastAsia="Times New Roman" w:hAnsi="Times New Roman" w:cs="Times New Roman"/>
          <w:color w:val="000000"/>
        </w:rPr>
        <w:t>“I knew they weren’t. I would have sensed it,” I finished.</w:t>
      </w:r>
    </w:p>
    <w:p w14:paraId="0000095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know you think you are powerful and can sense many things the others don’t, but perhaps you underestimated the AI. Your description of…Envoy…” Kristen paused for a second, then continued, “it seems impossible. We have people on the inside, people who’ve stolen secrets, and while the Leadership is working on a conscious, sentient, whatever you want to call it, robot, they aren’t even close yet.”</w:t>
      </w:r>
    </w:p>
    <w:p w14:paraId="0000095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“Perhaps you overestimate the information from your spies. Maybe they don’t know everything. Or maybe you overestimated their trustworthiness,” I snapped back, angry that she questioned my abilities.</w:t>
      </w:r>
    </w:p>
    <w:p w14:paraId="0000095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Stay in control.</w:t>
      </w:r>
      <w:commentRangeEnd w:id="258"/>
      <w:r w:rsidR="005D1464">
        <w:rPr>
          <w:rStyle w:val="CommentReference"/>
          <w:rFonts w:ascii="Times New Roman" w:eastAsia="Times New Roman" w:hAnsi="Times New Roman" w:cs="Times New Roman"/>
          <w:i/>
          <w:iCs/>
          <w:color w:val="000000"/>
          <w:sz w:val="24"/>
          <w:szCs w:val="24"/>
        </w:rPr>
        <w:commentReference w:id="258"/>
      </w:r>
    </w:p>
    <w:p w14:paraId="0000095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 know what I saw, and I know what I felt. Envoy was sincere in letting me go, and I wasn’t tracked.”</w:t>
      </w:r>
    </w:p>
    <w:p w14:paraId="0000095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stared at me.</w:t>
      </w:r>
    </w:p>
    <w:p w14:paraId="0000096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“OK, let’s move on. Tell me more about the room. And you said you couldn’t send messages. What did the walls look like? Were they smooth, cold?” she asked.</w:t>
      </w:r>
    </w:p>
    <w:p w14:paraId="0000096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“Yes, I did feel the smoothness. And they were cold. I would describe it as metal-like,” I replied honestly.</w:t>
      </w:r>
    </w:p>
    <w:p w14:paraId="0000096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“And you couldn’t send any thoughts?” she asked.</w:t>
      </w:r>
    </w:p>
    <w:p w14:paraId="0000096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nodded.</w:t>
      </w:r>
    </w:p>
    <w:p w14:paraId="00000964"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The walls were made of </w:t>
      </w:r>
      <w:r>
        <w:rPr>
          <w:rFonts w:ascii="Times New Roman" w:eastAsia="Times New Roman" w:hAnsi="Times New Roman" w:cs="Times New Roman"/>
        </w:rPr>
        <w:t>Silectrium</w:t>
      </w:r>
      <w:r>
        <w:rPr>
          <w:rFonts w:ascii="Times New Roman" w:eastAsia="Times New Roman" w:hAnsi="Times New Roman" w:cs="Times New Roman"/>
          <w:i/>
          <w:iCs/>
        </w:rPr>
        <w:t>, a synthetic alloy that scrambled and blocked the energetic waves</w:t>
      </w:r>
      <w:r>
        <w:rPr>
          <w:rFonts w:ascii="Times New Roman" w:eastAsia="Times New Roman" w:hAnsi="Times New Roman" w:cs="Times New Roman"/>
          <w:i/>
          <w:iCs/>
          <w:color w:val="000000"/>
        </w:rPr>
        <w:t>.</w:t>
      </w:r>
    </w:p>
    <w:p w14:paraId="0000096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wasn’t sure how I knew the name. It wasn’t in Kristen’s mind, nor did she ever tell me. It was like childhood, when unknown words would enter my mind. I felt the words “armor” and “scramble.” Like a protective layer. Not protecting me but preventing me from sending out telepathic communication. I wanted to know more, but I didn’t want to ask her. I’d have to wait.</w:t>
      </w:r>
    </w:p>
    <w:p w14:paraId="0000096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“Okay,” she said, with finality.</w:t>
      </w:r>
    </w:p>
    <w:p w14:paraId="0000096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walked to the door and opened it.</w:t>
      </w:r>
    </w:p>
    <w:p w14:paraId="0000096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“Thank you. You can go,” she said, waving her hand and dismissing me.</w:t>
      </w:r>
    </w:p>
    <w:p w14:paraId="0000096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didn’t say goodbye, or you’re welcome or anything. I simply walked out and back to my cabin. Although I didn’t want to admit it to her, I did question my experience and whether I had been the one manipulated. I wasn’t sure anymore. Why didn’t I tell her that he claimed to have feelings for me? I said he had feelings, but I didn’t say they were directed toward me. I told her that I had manipulated Envoy to set me free. And that I felt gratitude in return. The only thing I </w:t>
      </w:r>
      <w:r>
        <w:rPr>
          <w:rFonts w:ascii="Times New Roman" w:eastAsia="Times New Roman" w:hAnsi="Times New Roman" w:cs="Times New Roman"/>
          <w:color w:val="000000"/>
        </w:rPr>
        <w:lastRenderedPageBreak/>
        <w:t>was sure about was that Envoy shared his feelings with me energetically, and I believed him. While I didn’t trust him…</w:t>
      </w:r>
      <w:r>
        <w:rPr>
          <w:rFonts w:ascii="Times New Roman" w:eastAsia="Times New Roman" w:hAnsi="Times New Roman" w:cs="Times New Roman"/>
          <w:i/>
          <w:iCs/>
          <w:color w:val="000000"/>
        </w:rPr>
        <w:t>it</w:t>
      </w:r>
      <w:r>
        <w:rPr>
          <w:rFonts w:ascii="Times New Roman" w:eastAsia="Times New Roman" w:hAnsi="Times New Roman" w:cs="Times New Roman"/>
          <w:color w:val="000000"/>
        </w:rPr>
        <w:t>…</w:t>
      </w:r>
      <w:r>
        <w:rPr>
          <w:rFonts w:ascii="Times New Roman" w:eastAsia="Times New Roman" w:hAnsi="Times New Roman" w:cs="Times New Roman"/>
          <w:i/>
          <w:iCs/>
          <w:color w:val="000000"/>
        </w:rPr>
        <w:t>it</w:t>
      </w:r>
      <w:r>
        <w:rPr>
          <w:rFonts w:ascii="Times New Roman" w:eastAsia="Times New Roman" w:hAnsi="Times New Roman" w:cs="Times New Roman"/>
          <w:color w:val="000000"/>
        </w:rPr>
        <w:t>…</w:t>
      </w:r>
      <w:r>
        <w:rPr>
          <w:rFonts w:ascii="Times New Roman" w:eastAsia="Times New Roman" w:hAnsi="Times New Roman" w:cs="Times New Roman"/>
          <w:i/>
          <w:iCs/>
          <w:color w:val="000000"/>
        </w:rPr>
        <w:t>it</w:t>
      </w:r>
      <w:r>
        <w:rPr>
          <w:rFonts w:ascii="Times New Roman" w:eastAsia="Times New Roman" w:hAnsi="Times New Roman" w:cs="Times New Roman"/>
          <w:color w:val="000000"/>
        </w:rPr>
        <w:t>…I was bothered by the fact that I believed what it said. Whether he had real feelings or not, the fact that he expressed love was uncomfortable.</w:t>
      </w:r>
    </w:p>
    <w:p w14:paraId="0000096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just didn’t understand why I kept it hidden from Kristen. Whether it was because his words made me uncomfortable or Kristen made me uncomfortable, it didn’t matter. All I knew was that I had to trust myself.</w:t>
      </w:r>
    </w:p>
    <w:p w14:paraId="0000096B" w14:textId="77777777" w:rsidR="00847A31" w:rsidRDefault="00000000">
      <w:pPr>
        <w:rPr>
          <w:rFonts w:ascii="Times New Roman" w:eastAsia="Times New Roman" w:hAnsi="Times New Roman" w:cs="Times New Roman"/>
          <w:color w:val="000000"/>
        </w:rPr>
      </w:pPr>
      <w:r>
        <w:br w:type="page"/>
      </w:r>
    </w:p>
    <w:p w14:paraId="0000096C" w14:textId="77777777" w:rsidR="00847A31" w:rsidRDefault="00000000">
      <w:pPr>
        <w:spacing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WARNING</w:t>
      </w:r>
    </w:p>
    <w:p w14:paraId="0000096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HELLO.</w:t>
      </w:r>
    </w:p>
    <w:p w14:paraId="0000096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saw Envoy’s holographic face, this time attached to the body of a man, dressed in blue jeans and a t-shirt. A typical rebel outfit.</w:t>
      </w:r>
    </w:p>
    <w:p w14:paraId="0000096F"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Envoy. Why are you here?</w:t>
      </w:r>
    </w:p>
    <w:p w14:paraId="00000970"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CAME TO VISIT YOU. MAYBE YOU WANT TO LOOK FOR GEMS ON THE BEACH?</w:t>
      </w:r>
    </w:p>
    <w:p w14:paraId="00000971"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How do you know about that?</w:t>
      </w:r>
    </w:p>
    <w:p w14:paraId="0000097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Of course, he knew. He probed my mind.</w:t>
      </w:r>
    </w:p>
    <w:p w14:paraId="00000973"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KNOW EVERYTHING ABOUT YOU.</w:t>
      </w:r>
    </w:p>
    <w:p w14:paraId="00000974"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No. No gems. I have to ask you something. Tell me about your feelings. How do you have feelings?</w:t>
      </w:r>
    </w:p>
    <w:p w14:paraId="0000097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Alarm bells suddenly went off. </w:t>
      </w:r>
    </w:p>
    <w:p w14:paraId="00000976"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TIME IS RUNNING OUT. YOU’RE IN DANGER. SOMEONE IS PRETENDING TO BE PART OF THE MOVEMENT. DO NOT TRUST HER.</w:t>
      </w:r>
    </w:p>
    <w:p w14:paraId="0000097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knew it. I knew something was off. It had to be Kristen.</w:t>
      </w:r>
    </w:p>
    <w:p w14:paraId="00000978"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Why are you telling me this? I’m sure you’ve been reprogrammed after you set me free. Maybe it’s you I shouldn’t trust.</w:t>
      </w:r>
    </w:p>
    <w:p w14:paraId="0000097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Silence, just like last time, as if it was processing.</w:t>
      </w:r>
    </w:p>
    <w:p w14:paraId="0000097A"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LEAVE NOW. DON’T TELL DAVID. JUST GO.</w:t>
      </w:r>
    </w:p>
    <w:p w14:paraId="0000097B"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TIME TO WAKE UP.</w:t>
      </w:r>
    </w:p>
    <w:p w14:paraId="0000097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woke in a cold sweat. I knew the dream was real, and that it told the truth. I trusted myself and my dreams. What I didn’t trust was why Envoy appeared. Why would he warn me? </w:t>
      </w:r>
      <w:r>
        <w:rPr>
          <w:rFonts w:ascii="Times New Roman" w:eastAsia="Times New Roman" w:hAnsi="Times New Roman" w:cs="Times New Roman"/>
          <w:color w:val="000000"/>
        </w:rPr>
        <w:lastRenderedPageBreak/>
        <w:t>He couldn’t energetically visit from afar. I believed it was possible that he someone was able to access my mind when I was nearby. However, connecting via seemed impossible.</w:t>
      </w:r>
    </w:p>
    <w:p w14:paraId="0000097D" w14:textId="77777777" w:rsidR="00847A31" w:rsidRDefault="00000000">
      <w:pPr>
        <w:spacing w:line="480" w:lineRule="auto"/>
        <w:ind w:firstLine="720"/>
        <w:rPr>
          <w:rFonts w:ascii="Times New Roman" w:eastAsia="Times New Roman" w:hAnsi="Times New Roman" w:cs="Times New Roman"/>
          <w:color w:val="000000"/>
        </w:rPr>
      </w:pPr>
      <w:commentRangeStart w:id="259"/>
      <w:r>
        <w:rPr>
          <w:rFonts w:ascii="Times New Roman" w:eastAsia="Times New Roman" w:hAnsi="Times New Roman" w:cs="Times New Roman"/>
          <w:color w:val="000000"/>
        </w:rPr>
        <w:t>I listened. I heard David’s rhythmical breathing and knew he was sound asleep.</w:t>
      </w:r>
    </w:p>
    <w:p w14:paraId="0000097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knew I had to leave, but I didn’t want to just run off without telling him. I wavered back and forth, then finally decided I needed more information.</w:t>
      </w:r>
      <w:commentRangeEnd w:id="259"/>
      <w:r w:rsidR="005D1464">
        <w:rPr>
          <w:rStyle w:val="CommentReference"/>
          <w:rFonts w:ascii="Times New Roman" w:eastAsia="Times New Roman" w:hAnsi="Times New Roman" w:cs="Times New Roman"/>
          <w:color w:val="000000"/>
          <w:sz w:val="24"/>
          <w:szCs w:val="24"/>
        </w:rPr>
        <w:commentReference w:id="259"/>
      </w:r>
    </w:p>
    <w:p w14:paraId="0000097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quietly got out of bed, put on a pair of sweats and shoes, and tiptoed out the door. It was dark, and everyone was sleeping. Except the sentries, who were patrolling, using their powers to sense trespassers. I put up a block and slowly crept along the tree line toward Kristen’s cabin.</w:t>
      </w:r>
    </w:p>
    <w:p w14:paraId="0000098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was still awake and talking to someone. I heard her voice carry through the window, and crouched right beneath it, trying to understand the words.</w:t>
      </w:r>
    </w:p>
    <w:p w14:paraId="0000098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think we just take her in and just say she’s a traitor, maybe even a fake. That way, we keep control. We just take her away…”</w:t>
      </w:r>
    </w:p>
    <w:p w14:paraId="0000098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There was a pause, then she resumed talking.</w:t>
      </w:r>
    </w:p>
    <w:p w14:paraId="0000098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“Yes, that makes sense. I’ll do it tonight.”</w:t>
      </w:r>
    </w:p>
    <w:p w14:paraId="0000098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was talking to someone. I took a quick peek and saw she was in a meditative state, with her eyes closed. She was communicating telepathically with someone. She needed to meditate, as well as speak aloud to communicate, so she wasn’t highly skilled.</w:t>
      </w:r>
    </w:p>
    <w:p w14:paraId="00000985"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Experienced telepaths can send messages while escaping from powerful computers. </w:t>
      </w:r>
    </w:p>
    <w:p w14:paraId="0000098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Why couldn’t I sense her abilities? I understood the blocking; many normal people blocked unconsciously. But practicing full telepathy, including sending messages, was much harder to hide, especially for the inexperienced. And why hide them anyway? Who else knows? I had so many questions.</w:t>
      </w:r>
    </w:p>
    <w:p w14:paraId="00000987" w14:textId="6DF18CD3"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Suddenly, Kristen opened her eyes, and</w:t>
      </w:r>
      <w:del w:id="260" w:author="Aigner Wilson" w:date="2026-06-30T17:47:00Z" w16du:dateUtc="2026-07-01T00:47:00Z">
        <w:r w:rsidDel="005D1464">
          <w:rPr>
            <w:rFonts w:ascii="Times New Roman" w:eastAsia="Times New Roman" w:hAnsi="Times New Roman" w:cs="Times New Roman"/>
            <w:color w:val="000000"/>
          </w:rPr>
          <w:delText xml:space="preserve"> I </w:delText>
        </w:r>
      </w:del>
      <w:r>
        <w:rPr>
          <w:rFonts w:ascii="Times New Roman" w:eastAsia="Times New Roman" w:hAnsi="Times New Roman" w:cs="Times New Roman"/>
          <w:color w:val="000000"/>
        </w:rPr>
        <w:t>she looked straight at the window. I quickly hid and kept my thoughts blocked, my mind completely clear. I held my breath. I hoped I was hidden enough.</w:t>
      </w:r>
    </w:p>
    <w:p w14:paraId="0000098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Finally, I heard her voice again, this time, talking to someone who was actually in the room.</w:t>
      </w:r>
    </w:p>
    <w:p w14:paraId="00000989" w14:textId="2F64CFC3" w:rsidR="00847A31" w:rsidDel="005D1464" w:rsidRDefault="00000000">
      <w:pPr>
        <w:spacing w:line="480" w:lineRule="auto"/>
        <w:ind w:firstLine="720"/>
        <w:rPr>
          <w:del w:id="261" w:author="Aigner Wilson" w:date="2026-06-30T17:47:00Z" w16du:dateUtc="2026-07-01T00:47:00Z"/>
          <w:rFonts w:ascii="Times New Roman" w:eastAsia="Times New Roman" w:hAnsi="Times New Roman" w:cs="Times New Roman"/>
          <w:color w:val="000000"/>
        </w:rPr>
      </w:pPr>
      <w:r>
        <w:rPr>
          <w:rFonts w:ascii="Times New Roman" w:eastAsia="Times New Roman" w:hAnsi="Times New Roman" w:cs="Times New Roman"/>
          <w:color w:val="000000"/>
        </w:rPr>
        <w:t>“Get her in the morning and bring her to me. I don’t want to cause panic by getting her now. There’s been a breach. Have someone stand outside her door for the rest of the night.</w:t>
      </w:r>
      <w:ins w:id="262" w:author="Aigner Wilson" w:date="2026-06-30T17:48:00Z" w16du:dateUtc="2026-07-01T00:48:00Z">
        <w:r w:rsidR="005D1464">
          <w:rPr>
            <w:rFonts w:ascii="Times New Roman" w:eastAsia="Times New Roman" w:hAnsi="Times New Roman" w:cs="Times New Roman"/>
            <w:color w:val="000000"/>
          </w:rPr>
          <w:t xml:space="preserve"> </w:t>
        </w:r>
      </w:ins>
      <w:del w:id="263" w:author="Aigner Wilson" w:date="2026-06-30T17:48:00Z" w16du:dateUtc="2026-07-01T00:48:00Z">
        <w:r w:rsidDel="005D1464">
          <w:rPr>
            <w:rFonts w:ascii="Times New Roman" w:eastAsia="Times New Roman" w:hAnsi="Times New Roman" w:cs="Times New Roman"/>
            <w:color w:val="000000"/>
          </w:rPr>
          <w:delText>”</w:delText>
        </w:r>
      </w:del>
    </w:p>
    <w:p w14:paraId="0000098A" w14:textId="77777777" w:rsidR="00847A31" w:rsidRDefault="00000000" w:rsidP="005D1464">
      <w:pPr>
        <w:spacing w:line="480" w:lineRule="auto"/>
        <w:ind w:firstLine="720"/>
        <w:rPr>
          <w:rFonts w:ascii="Times New Roman" w:eastAsia="Times New Roman" w:hAnsi="Times New Roman" w:cs="Times New Roman"/>
          <w:color w:val="000000"/>
        </w:rPr>
      </w:pPr>
      <w:del w:id="264" w:author="Aigner Wilson" w:date="2026-06-30T17:47:00Z" w16du:dateUtc="2026-07-01T00:47:00Z">
        <w:r w:rsidDel="005D1464">
          <w:rPr>
            <w:rFonts w:ascii="Times New Roman" w:eastAsia="Times New Roman" w:hAnsi="Times New Roman" w:cs="Times New Roman"/>
            <w:color w:val="000000"/>
          </w:rPr>
          <w:delText>“</w:delText>
        </w:r>
      </w:del>
      <w:r>
        <w:rPr>
          <w:rFonts w:ascii="Times New Roman" w:eastAsia="Times New Roman" w:hAnsi="Times New Roman" w:cs="Times New Roman"/>
          <w:color w:val="000000"/>
        </w:rPr>
        <w:t>She doesn’t know anything, so don’t make her suspicious,” she added.</w:t>
      </w:r>
    </w:p>
    <w:p w14:paraId="0000098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Whoever it was, they left the cabin without saying a word. I headed back to my cabin, moving quickly but quietly. I had to get inside before my guard arrived.</w:t>
      </w:r>
    </w:p>
    <w:p w14:paraId="0000098C" w14:textId="77777777" w:rsidR="00847A31" w:rsidRDefault="00000000">
      <w:pPr>
        <w:spacing w:line="480" w:lineRule="auto"/>
        <w:ind w:firstLine="720"/>
        <w:rPr>
          <w:rFonts w:ascii="Times New Roman" w:eastAsia="Times New Roman" w:hAnsi="Times New Roman" w:cs="Times New Roman"/>
          <w:color w:val="000000"/>
        </w:rPr>
      </w:pPr>
      <w:commentRangeStart w:id="265"/>
      <w:r>
        <w:rPr>
          <w:rFonts w:ascii="Times New Roman" w:eastAsia="Times New Roman" w:hAnsi="Times New Roman" w:cs="Times New Roman"/>
          <w:color w:val="000000"/>
        </w:rPr>
        <w:t>I made it, but barely. As soon as I was inside, I peeked out the window and saw a tall man walking toward the cabin. I hadn’t seen him before.</w:t>
      </w:r>
      <w:commentRangeEnd w:id="265"/>
      <w:r w:rsidR="00175E31">
        <w:rPr>
          <w:rStyle w:val="CommentReference"/>
          <w:rFonts w:ascii="Times New Roman" w:eastAsia="Times New Roman" w:hAnsi="Times New Roman" w:cs="Times New Roman"/>
          <w:color w:val="000000"/>
          <w:sz w:val="24"/>
          <w:szCs w:val="24"/>
        </w:rPr>
        <w:commentReference w:id="265"/>
      </w:r>
    </w:p>
    <w:p w14:paraId="0000098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Why did they send an actual person? Why didn’t she just use a </w:t>
      </w:r>
      <w:commentRangeStart w:id="266"/>
      <w:r>
        <w:rPr>
          <w:rFonts w:ascii="Times New Roman" w:eastAsia="Times New Roman" w:hAnsi="Times New Roman" w:cs="Times New Roman"/>
          <w:i/>
          <w:iCs/>
          <w:color w:val="000000"/>
        </w:rPr>
        <w:t>sentry</w:t>
      </w:r>
      <w:commentRangeEnd w:id="266"/>
      <w:r w:rsidR="00175E31">
        <w:rPr>
          <w:rStyle w:val="CommentReference"/>
          <w:rFonts w:ascii="Times New Roman" w:eastAsia="Times New Roman" w:hAnsi="Times New Roman" w:cs="Times New Roman"/>
          <w:i/>
          <w:iCs/>
          <w:color w:val="000000"/>
          <w:sz w:val="24"/>
          <w:szCs w:val="24"/>
        </w:rPr>
        <w:commentReference w:id="266"/>
      </w:r>
      <w:r>
        <w:rPr>
          <w:rFonts w:ascii="Times New Roman" w:eastAsia="Times New Roman" w:hAnsi="Times New Roman" w:cs="Times New Roman"/>
          <w:i/>
          <w:iCs/>
          <w:color w:val="000000"/>
        </w:rPr>
        <w:t>?</w:t>
      </w:r>
    </w:p>
    <w:p w14:paraId="0000098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knew I had to get out before morning. The door was effectively ruled out. The back window was my only option.</w:t>
      </w:r>
    </w:p>
    <w:p w14:paraId="0000098F" w14:textId="77777777" w:rsidR="00847A31" w:rsidRDefault="00000000">
      <w:pPr>
        <w:spacing w:line="480" w:lineRule="auto"/>
        <w:ind w:firstLine="720"/>
        <w:rPr>
          <w:rFonts w:ascii="Times New Roman" w:eastAsia="Times New Roman" w:hAnsi="Times New Roman" w:cs="Times New Roman"/>
          <w:color w:val="000000"/>
        </w:rPr>
      </w:pPr>
      <w:commentRangeStart w:id="267"/>
      <w:r>
        <w:rPr>
          <w:rFonts w:ascii="Times New Roman" w:eastAsia="Times New Roman" w:hAnsi="Times New Roman" w:cs="Times New Roman"/>
          <w:color w:val="000000"/>
        </w:rPr>
        <w:t xml:space="preserve">I couldn’t pack much, but my “escape bag” was already prepared. </w:t>
      </w:r>
      <w:commentRangeEnd w:id="267"/>
      <w:r w:rsidR="00175E31">
        <w:rPr>
          <w:rStyle w:val="CommentReference"/>
          <w:rFonts w:ascii="Times New Roman" w:eastAsia="Times New Roman" w:hAnsi="Times New Roman" w:cs="Times New Roman"/>
          <w:color w:val="000000"/>
          <w:sz w:val="24"/>
          <w:szCs w:val="24"/>
        </w:rPr>
        <w:commentReference w:id="267"/>
      </w:r>
      <w:r>
        <w:rPr>
          <w:rFonts w:ascii="Times New Roman" w:eastAsia="Times New Roman" w:hAnsi="Times New Roman" w:cs="Times New Roman"/>
          <w:color w:val="000000"/>
        </w:rPr>
        <w:t xml:space="preserve">It had everything I needed, including a compass and cash, which I knew I’d need. I grabbed a small amount of food and, of course, water. Luckily, it was still summer, and I needed only a light jacket. </w:t>
      </w:r>
    </w:p>
    <w:p w14:paraId="00000990"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Tent, sleeping bag.</w:t>
      </w:r>
    </w:p>
    <w:p w14:paraId="00000991" w14:textId="71F3E813"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grabbed those too. I’d learned how to survive in the wild. I had nothing at all when I escaped from the government facility, and I survived. I had supplies this</w:t>
      </w:r>
      <w:ins w:id="268" w:author="Aigner Wilson" w:date="2026-06-30T17:51:00Z" w16du:dateUtc="2026-07-01T00:51:00Z">
        <w:r w:rsidR="00175E31">
          <w:rPr>
            <w:rFonts w:ascii="Times New Roman" w:eastAsia="Times New Roman" w:hAnsi="Times New Roman" w:cs="Times New Roman"/>
            <w:color w:val="000000"/>
          </w:rPr>
          <w:t xml:space="preserve"> time</w:t>
        </w:r>
      </w:ins>
      <w:r>
        <w:rPr>
          <w:rFonts w:ascii="Times New Roman" w:eastAsia="Times New Roman" w:hAnsi="Times New Roman" w:cs="Times New Roman"/>
          <w:color w:val="000000"/>
        </w:rPr>
        <w:t>, so I felt confident and assured.</w:t>
      </w:r>
      <w:del w:id="269" w:author="Aigner Wilson" w:date="2026-06-30T17:51:00Z" w16du:dateUtc="2026-07-01T00:51:00Z">
        <w:r w:rsidDel="00175E31">
          <w:rPr>
            <w:rFonts w:ascii="Times New Roman" w:eastAsia="Times New Roman" w:hAnsi="Times New Roman" w:cs="Times New Roman"/>
            <w:color w:val="000000"/>
          </w:rPr>
          <w:delText xml:space="preserve">. </w:delText>
        </w:r>
      </w:del>
      <w:r>
        <w:rPr>
          <w:rFonts w:ascii="Times New Roman" w:eastAsia="Times New Roman" w:hAnsi="Times New Roman" w:cs="Times New Roman"/>
          <w:color w:val="000000"/>
        </w:rPr>
        <w:t xml:space="preserve"> I hoped that what I’d learned was enough. I would just go…I had no idea. I just had to leave before I was caught. I would figure out where I was going once I left the camp.</w:t>
      </w:r>
    </w:p>
    <w:p w14:paraId="00000992" w14:textId="77777777" w:rsidR="00847A31" w:rsidRDefault="00000000">
      <w:pPr>
        <w:spacing w:line="480" w:lineRule="auto"/>
        <w:ind w:firstLine="720"/>
        <w:rPr>
          <w:rFonts w:ascii="Times New Roman" w:eastAsia="Times New Roman" w:hAnsi="Times New Roman" w:cs="Times New Roman"/>
          <w:color w:val="000000"/>
        </w:rPr>
      </w:pPr>
      <w:commentRangeStart w:id="270"/>
      <w:r>
        <w:rPr>
          <w:rFonts w:ascii="Times New Roman" w:eastAsia="Times New Roman" w:hAnsi="Times New Roman" w:cs="Times New Roman"/>
          <w:color w:val="000000"/>
        </w:rPr>
        <w:lastRenderedPageBreak/>
        <w:t xml:space="preserve">Leaving the camp was relatively easy. I was surprised by my calmness and how I was able to stay in control. I mean, I’d been through a lot already. I was an expert. </w:t>
      </w:r>
      <w:commentRangeEnd w:id="270"/>
      <w:r w:rsidR="00175E31">
        <w:rPr>
          <w:rStyle w:val="CommentReference"/>
          <w:rFonts w:ascii="Times New Roman" w:eastAsia="Times New Roman" w:hAnsi="Times New Roman" w:cs="Times New Roman"/>
          <w:color w:val="000000"/>
          <w:sz w:val="24"/>
          <w:szCs w:val="24"/>
        </w:rPr>
        <w:commentReference w:id="270"/>
      </w:r>
    </w:p>
    <w:p w14:paraId="00000993" w14:textId="77777777" w:rsidR="00847A31" w:rsidRDefault="00000000">
      <w:pPr>
        <w:spacing w:line="480" w:lineRule="auto"/>
        <w:ind w:firstLine="720"/>
        <w:rPr>
          <w:rFonts w:ascii="Times New Roman" w:eastAsia="Times New Roman" w:hAnsi="Times New Roman" w:cs="Times New Roman"/>
          <w:color w:val="000000"/>
        </w:rPr>
      </w:pPr>
      <w:commentRangeStart w:id="271"/>
      <w:r>
        <w:rPr>
          <w:rFonts w:ascii="Times New Roman" w:eastAsia="Times New Roman" w:hAnsi="Times New Roman" w:cs="Times New Roman"/>
          <w:color w:val="000000"/>
        </w:rPr>
        <w:t>I blocked out the sentries and sensed the location of the physical guards, including the one at the front door. I moved to whatever cover was available. I’d wait, then move again, when I sensed the guards had passed. Slowly, but cautiously, I made my way past the perimeter and into the forest.</w:t>
      </w:r>
      <w:commentRangeEnd w:id="271"/>
      <w:r w:rsidR="00175E31">
        <w:rPr>
          <w:rStyle w:val="CommentReference"/>
          <w:rFonts w:ascii="Times New Roman" w:eastAsia="Times New Roman" w:hAnsi="Times New Roman" w:cs="Times New Roman"/>
          <w:color w:val="000000"/>
          <w:sz w:val="24"/>
          <w:szCs w:val="24"/>
        </w:rPr>
        <w:commentReference w:id="271"/>
      </w:r>
    </w:p>
    <w:p w14:paraId="0000099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traveled south for a bit, then east, camping overnight just outside Marquette, where I planned to catch a </w:t>
      </w:r>
      <w:commentRangeStart w:id="272"/>
      <w:r>
        <w:rPr>
          <w:rFonts w:ascii="Times New Roman" w:eastAsia="Times New Roman" w:hAnsi="Times New Roman" w:cs="Times New Roman"/>
          <w:color w:val="000000"/>
        </w:rPr>
        <w:t xml:space="preserve">bus </w:t>
      </w:r>
      <w:commentRangeEnd w:id="272"/>
      <w:r w:rsidR="00175E31">
        <w:rPr>
          <w:rStyle w:val="CommentReference"/>
          <w:rFonts w:ascii="Times New Roman" w:eastAsia="Times New Roman" w:hAnsi="Times New Roman" w:cs="Times New Roman"/>
          <w:color w:val="000000"/>
          <w:sz w:val="24"/>
          <w:szCs w:val="24"/>
        </w:rPr>
        <w:commentReference w:id="272"/>
      </w:r>
      <w:r>
        <w:rPr>
          <w:rFonts w:ascii="Times New Roman" w:eastAsia="Times New Roman" w:hAnsi="Times New Roman" w:cs="Times New Roman"/>
          <w:color w:val="000000"/>
        </w:rPr>
        <w:t xml:space="preserve">to some other remote location. It was a long walk, and I was glad I was in shape. West was the better plan, but Marquette was the closest city with bus transport. I hoped. There was no way I could check. Then I would head west by bus toward North Dakota, where I’d heard there was a rebel camp. I didn’t know exactly where it was, and I didn’t know what was safe anymore, but at least I knew the general direction I needed to travel. I didn’t trust anyone anymore, either. Unless I was able to read them. </w:t>
      </w:r>
    </w:p>
    <w:p w14:paraId="00000995" w14:textId="77777777" w:rsidR="00847A31" w:rsidRDefault="00000000">
      <w:pPr>
        <w:spacing w:line="480" w:lineRule="auto"/>
        <w:ind w:firstLine="720"/>
        <w:rPr>
          <w:rFonts w:ascii="Times New Roman" w:eastAsia="Times New Roman" w:hAnsi="Times New Roman" w:cs="Times New Roman"/>
          <w:color w:val="000000"/>
        </w:rPr>
      </w:pPr>
      <w:commentRangeStart w:id="273"/>
      <w:r>
        <w:rPr>
          <w:rFonts w:ascii="Times New Roman" w:eastAsia="Times New Roman" w:hAnsi="Times New Roman" w:cs="Times New Roman"/>
          <w:i/>
          <w:iCs/>
          <w:color w:val="000000"/>
        </w:rPr>
        <w:t>David. Why did Envoy say not to tell David?</w:t>
      </w:r>
    </w:p>
    <w:p w14:paraId="0000099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knew the dream was real, and what it told me was true. I trusted my intuition. There must have been a good reason for not telling David. I just didn’t know what it was yet. I guessed probably for his protection.</w:t>
      </w:r>
    </w:p>
    <w:p w14:paraId="0000099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couldn’t tell anyone or ask for help.</w:t>
      </w:r>
    </w:p>
    <w:p w14:paraId="0000099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 on my own.</w:t>
      </w:r>
      <w:commentRangeEnd w:id="273"/>
      <w:r w:rsidR="00175E31">
        <w:rPr>
          <w:rStyle w:val="CommentReference"/>
          <w:rFonts w:ascii="Times New Roman" w:eastAsia="Times New Roman" w:hAnsi="Times New Roman" w:cs="Times New Roman"/>
          <w:color w:val="000000"/>
          <w:sz w:val="24"/>
          <w:szCs w:val="24"/>
        </w:rPr>
        <w:commentReference w:id="273"/>
      </w:r>
    </w:p>
    <w:p w14:paraId="00000999" w14:textId="77777777" w:rsidR="00847A31" w:rsidRDefault="00000000">
      <w:pPr>
        <w:rPr>
          <w:rFonts w:ascii="Times New Roman" w:eastAsia="Times New Roman" w:hAnsi="Times New Roman" w:cs="Times New Roman"/>
          <w:color w:val="000000"/>
        </w:rPr>
      </w:pPr>
      <w:r>
        <w:br w:type="page"/>
      </w:r>
    </w:p>
    <w:p w14:paraId="0000099A" w14:textId="77777777" w:rsidR="00847A31" w:rsidRDefault="00000000">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ON THE ROAD</w:t>
      </w:r>
    </w:p>
    <w:p w14:paraId="0000099B" w14:textId="77777777" w:rsidR="00847A31" w:rsidRDefault="00000000">
      <w:pPr>
        <w:spacing w:line="480" w:lineRule="auto"/>
        <w:ind w:firstLine="720"/>
        <w:rPr>
          <w:rFonts w:ascii="Times New Roman" w:eastAsia="Times New Roman" w:hAnsi="Times New Roman" w:cs="Times New Roman"/>
          <w:color w:val="000000"/>
        </w:rPr>
      </w:pPr>
      <w:commentRangeStart w:id="274"/>
      <w:r>
        <w:rPr>
          <w:rFonts w:ascii="Times New Roman" w:eastAsia="Times New Roman" w:hAnsi="Times New Roman" w:cs="Times New Roman"/>
          <w:color w:val="000000"/>
        </w:rPr>
        <w:t>There were only a few people at the bus depot. Buses still existed, providing transport for those who lived in rural areas. But travel was rare. Although the buses didn’t run very often, they were reliable. They were the quickest and safest option. I hoped there was a bus, any bus going anywhere, today. And soon.</w:t>
      </w:r>
    </w:p>
    <w:p w14:paraId="0000099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went to one of the kiosks and found a bus leaving for Green Bay in 15 minutes. That was lucky. I wouldn’t have to wait very long at the depot. I figured out that I could transfer to another bus going west at Green Bay.</w:t>
      </w:r>
      <w:commentRangeEnd w:id="274"/>
      <w:r w:rsidR="00175E31">
        <w:rPr>
          <w:rStyle w:val="CommentReference"/>
          <w:rFonts w:ascii="Times New Roman" w:eastAsia="Times New Roman" w:hAnsi="Times New Roman" w:cs="Times New Roman"/>
          <w:color w:val="000000"/>
          <w:sz w:val="24"/>
          <w:szCs w:val="24"/>
        </w:rPr>
        <w:commentReference w:id="274"/>
      </w:r>
    </w:p>
    <w:p w14:paraId="0000099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Perfect.</w:t>
      </w:r>
    </w:p>
    <w:p w14:paraId="0000099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purchased my ticket and walked away.</w:t>
      </w:r>
    </w:p>
    <w:p w14:paraId="0000099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stopped. I had an idea.</w:t>
      </w:r>
    </w:p>
    <w:p w14:paraId="000009A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quickly turned around and bought a second ticket for Duluth, which left about half an hour later.</w:t>
      </w:r>
    </w:p>
    <w:p w14:paraId="000009A1"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Better to be safe than sorry.</w:t>
      </w:r>
    </w:p>
    <w:p w14:paraId="000009A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then bought a third ticket for Sault Ste. Marie. That one didn’t leave until much later that night, but it didn’t matter. I wasn’t planning on waiting that long.</w:t>
      </w:r>
    </w:p>
    <w:p w14:paraId="000009A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scanned the depot to make sure nobody was watching me.</w:t>
      </w:r>
    </w:p>
    <w:p w14:paraId="000009A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 was empty. I guessed everyone was boarding the bus for Green Bay.</w:t>
      </w:r>
    </w:p>
    <w:p w14:paraId="000009A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had to make a decision. Would they know that I would go west? The Green Bay bus made several stops along the way. I could get off early and hike from there, or stay on and transfer. They would never think I would go to Green Bay because of its size.</w:t>
      </w:r>
    </w:p>
    <w:p w14:paraId="000009A6"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Too many people, too many cameras.</w:t>
      </w:r>
    </w:p>
    <w:p w14:paraId="000009A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would just have to be very careful when I arrived.</w:t>
      </w:r>
    </w:p>
    <w:p w14:paraId="000009A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 was indecisive but told myself I would figure it out once I was on the bus. I would sense it out.</w:t>
      </w:r>
    </w:p>
    <w:p w14:paraId="000009A9" w14:textId="77777777" w:rsidR="00847A31" w:rsidRDefault="00000000">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000009A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stopped to fill my water bottle at the dispenser when I felt someone trying to read me. I quickly put up a block. It wasn’t the Leadership or one of their agents. They would have been more careful, even if they could have infiltrated my mind. I didn’t know what knowledge or skills they had, and I questioned their capabilities. With the discovery of Envoy, it seemed anything was possible.</w:t>
      </w:r>
    </w:p>
    <w:p w14:paraId="000009A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There was someone inexperienced who had their mind wide open. While she, it was a she, I could see that, could read people, she wasn’t being safe. She didn’t know to block.</w:t>
      </w:r>
    </w:p>
    <w:p w14:paraId="000009AC"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have to get on the bus. Do I have time for water? Does she recognize me? Should I talk to her? Where is she going?</w:t>
      </w:r>
    </w:p>
    <w:p w14:paraId="000009A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knew she meant me.</w:t>
      </w:r>
    </w:p>
    <w:p w14:paraId="000009A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saw her pass on the other side of the depot, near the departure gate. Was she going to Green Bay?</w:t>
      </w:r>
    </w:p>
    <w:p w14:paraId="000009A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stopped, looking right at me.</w:t>
      </w:r>
    </w:p>
    <w:p w14:paraId="000009B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must have sensed probing. She looked startled and quickly turned the other way.</w:t>
      </w:r>
    </w:p>
    <w:p w14:paraId="000009B1" w14:textId="77777777" w:rsidR="00847A31" w:rsidRDefault="00000000">
      <w:pPr>
        <w:spacing w:line="480" w:lineRule="auto"/>
        <w:ind w:firstLine="720"/>
        <w:rPr>
          <w:rFonts w:ascii="Times New Roman" w:eastAsia="Times New Roman" w:hAnsi="Times New Roman" w:cs="Times New Roman"/>
          <w:i/>
          <w:iCs/>
          <w:color w:val="000000"/>
        </w:rPr>
      </w:pPr>
      <w:commentRangeStart w:id="275"/>
      <w:r>
        <w:rPr>
          <w:rFonts w:ascii="Times New Roman" w:eastAsia="Times New Roman" w:hAnsi="Times New Roman" w:cs="Times New Roman"/>
          <w:i/>
          <w:iCs/>
          <w:color w:val="000000"/>
        </w:rPr>
        <w:t xml:space="preserve">It’s ok, </w:t>
      </w:r>
      <w:r>
        <w:rPr>
          <w:rFonts w:ascii="Times New Roman" w:eastAsia="Times New Roman" w:hAnsi="Times New Roman" w:cs="Times New Roman"/>
          <w:color w:val="000000"/>
        </w:rPr>
        <w:t>I told her</w:t>
      </w:r>
      <w:r>
        <w:rPr>
          <w:rFonts w:ascii="Times New Roman" w:eastAsia="Times New Roman" w:hAnsi="Times New Roman" w:cs="Times New Roman"/>
          <w:i/>
          <w:iCs/>
          <w:color w:val="000000"/>
        </w:rPr>
        <w:t>.</w:t>
      </w:r>
    </w:p>
    <w:p w14:paraId="000009B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looked back at me, hesitantly.</w:t>
      </w:r>
    </w:p>
    <w:p w14:paraId="000009B3"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color w:val="000000"/>
        </w:rPr>
        <w:t xml:space="preserve">Her thoughts came through: </w:t>
      </w:r>
      <w:r>
        <w:rPr>
          <w:rFonts w:ascii="Times New Roman" w:eastAsia="Times New Roman" w:hAnsi="Times New Roman" w:cs="Times New Roman"/>
          <w:i/>
          <w:iCs/>
          <w:color w:val="000000"/>
        </w:rPr>
        <w:t>She can read me. What if she’s an agent?</w:t>
      </w:r>
    </w:p>
    <w:p w14:paraId="000009B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Don’t be afraid. I’m not an agent</w:t>
      </w:r>
      <w:r>
        <w:rPr>
          <w:rFonts w:ascii="Times New Roman" w:eastAsia="Times New Roman" w:hAnsi="Times New Roman" w:cs="Times New Roman"/>
          <w:color w:val="000000"/>
        </w:rPr>
        <w:t>, I told her.</w:t>
      </w:r>
      <w:commentRangeEnd w:id="275"/>
      <w:r w:rsidR="00994730">
        <w:rPr>
          <w:rStyle w:val="CommentReference"/>
          <w:rFonts w:ascii="Times New Roman" w:eastAsia="Times New Roman" w:hAnsi="Times New Roman" w:cs="Times New Roman"/>
          <w:color w:val="000000"/>
          <w:sz w:val="24"/>
          <w:szCs w:val="24"/>
        </w:rPr>
        <w:commentReference w:id="275"/>
      </w:r>
    </w:p>
    <w:p w14:paraId="000009B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Her eyes widened as she shook her head, clearly frightened, and then walked quickly through the gate. She was vaguely familiar. I thought she might be another refugee, someone I’d met in Montana. </w:t>
      </w:r>
    </w:p>
    <w:p w14:paraId="000009B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decided to let her go. She seemed harmless, and I’d already scared her enough. I had to focus on my own escape.</w:t>
      </w:r>
    </w:p>
    <w:p w14:paraId="000009B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remember when I was like that—my thoughts were out in the open for any other intuitive to know. I was a literal open book. It took me a long time to learn how to hide my thoughts. She would learn eventually. I didn’t have time to waste trying to find her, and I sensed she was safe and not a target of the Leadership.</w:t>
      </w:r>
    </w:p>
    <w:p w14:paraId="000009B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realized that I needed to board my bus; there were only five minutes before departure.</w:t>
      </w:r>
    </w:p>
    <w:p w14:paraId="000009B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got up and headed to the gate, but at the very last second, I decided to get on the Duluth bus. Something felt off about Green Bay, and my gut told me to go west.</w:t>
      </w:r>
    </w:p>
    <w:p w14:paraId="000009B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ran, hopping on the bus just before the doors closed. It was nearly empty. Just a few scattered passengers spread out throughout the cabin. I took a seat near the middle, a row all to myself.</w:t>
      </w:r>
    </w:p>
    <w:p w14:paraId="000009B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I’d bought a sandwich and other snacks and took the opportunity to eat before my next stop. I wasn’t sure I’d stay on till Duluth. If not, I knew I’d need to hike some more. I was ready either way, and I would sense when or if to get off.</w:t>
      </w:r>
    </w:p>
    <w:p w14:paraId="000009B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stuffed the extra food I bought into my backpack and sank into the coziness of the seat.</w:t>
      </w:r>
    </w:p>
    <w:p w14:paraId="000009B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looked forward to sleep. Although I had camped in my tent and had a sleeping bag the night before, I was uncomfortable and restless. The ground was hard since I hadn’t bothered searching for soft pine needles or anything else to construct a makeshift mattress. My first time alone in the wild, and I was way too tired to worry about comfort.</w:t>
      </w:r>
    </w:p>
    <w:p w14:paraId="000009B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 closed my eyes and started to drift to sleep. I told myself I needed a dream, some guidance, since I had no idea where to find the camp. Or even the best way to travel.</w:t>
      </w:r>
    </w:p>
    <w:p w14:paraId="000009B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Just as a dream was whispering it</w:t>
      </w:r>
      <w:del w:id="276" w:author="Aigner Wilson" w:date="2026-06-30T18:03:00Z" w16du:dateUtc="2026-07-01T01:03:00Z">
        <w:r w:rsidDel="000537C6">
          <w:rPr>
            <w:rFonts w:ascii="Times New Roman" w:eastAsia="Times New Roman" w:hAnsi="Times New Roman" w:cs="Times New Roman"/>
            <w:color w:val="000000"/>
          </w:rPr>
          <w:delText>’</w:delText>
        </w:r>
      </w:del>
      <w:r>
        <w:rPr>
          <w:rFonts w:ascii="Times New Roman" w:eastAsia="Times New Roman" w:hAnsi="Times New Roman" w:cs="Times New Roman"/>
          <w:color w:val="000000"/>
        </w:rPr>
        <w:t>s way in, I heard the bathroom door open. I opened my eyes and turned around.</w:t>
      </w:r>
    </w:p>
    <w:p w14:paraId="000009C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 was her, the woman from the bus depot.</w:t>
      </w:r>
    </w:p>
    <w:p w14:paraId="000009C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Our eyes locked. I didn’t sense fear anymore. I sensed recognition. She knew who I was. She seemed vaguely familiar; someone I had met before. It was too dark for me to see her completely. I wondered if I should have been more cautious. I tried to read her further, but she moved down the aisle and quickly sat down beside me.</w:t>
      </w:r>
    </w:p>
    <w:p w14:paraId="000009C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quickly blocked my thoughts</w:t>
      </w:r>
      <w:r>
        <w:rPr>
          <w:rFonts w:ascii="Times New Roman" w:eastAsia="Times New Roman" w:hAnsi="Times New Roman" w:cs="Times New Roman"/>
          <w:i/>
          <w:iCs/>
          <w:color w:val="000000"/>
        </w:rPr>
        <w:t>. I probably should keep them permanently blocked.</w:t>
      </w:r>
    </w:p>
    <w:p w14:paraId="000009C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looked at her and suddenly realized who she was.</w:t>
      </w:r>
    </w:p>
    <w:p w14:paraId="000009C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Laura?</w:t>
      </w:r>
      <w:r>
        <w:rPr>
          <w:rFonts w:ascii="Times New Roman" w:eastAsia="Times New Roman" w:hAnsi="Times New Roman" w:cs="Times New Roman"/>
          <w:color w:val="000000"/>
        </w:rPr>
        <w:t xml:space="preserve"> I probed, not wanting to speak aloud.</w:t>
      </w:r>
    </w:p>
    <w:p w14:paraId="000009C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couldn’t believe it was her. All that time, I hadn’t known she had abilities. Of course, mine were all over the place back then, and I wouldn’t have been able to sense hers anyway. All I knew back then was that I had felt a connection with her.</w:t>
      </w:r>
    </w:p>
    <w:p w14:paraId="000009C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Sage. I thought it was you, but I wasn’t sure at first,</w:t>
      </w:r>
      <w:r>
        <w:rPr>
          <w:rFonts w:ascii="Times New Roman" w:eastAsia="Times New Roman" w:hAnsi="Times New Roman" w:cs="Times New Roman"/>
          <w:color w:val="000000"/>
        </w:rPr>
        <w:t xml:space="preserve"> she said</w:t>
      </w:r>
    </w:p>
    <w:p w14:paraId="000009C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reached over, hugging her. She looked surprised.</w:t>
      </w:r>
    </w:p>
    <w:p w14:paraId="000009C8" w14:textId="77777777" w:rsidR="00847A31" w:rsidRDefault="00000000">
      <w:pPr>
        <w:spacing w:line="480" w:lineRule="auto"/>
        <w:ind w:firstLine="720"/>
        <w:rPr>
          <w:rFonts w:ascii="Times New Roman" w:eastAsia="Times New Roman" w:hAnsi="Times New Roman" w:cs="Times New Roman"/>
          <w:i/>
          <w:iCs/>
          <w:color w:val="000000"/>
        </w:rPr>
      </w:pPr>
      <w:commentRangeStart w:id="277"/>
      <w:r>
        <w:rPr>
          <w:rFonts w:ascii="Times New Roman" w:eastAsia="Times New Roman" w:hAnsi="Times New Roman" w:cs="Times New Roman"/>
          <w:i/>
          <w:iCs/>
          <w:color w:val="000000"/>
        </w:rPr>
        <w:t>I’m sorry, I should have asked first. I’m used to it now. I’ve spent a lot of time with people like us.</w:t>
      </w:r>
      <w:commentRangeEnd w:id="277"/>
      <w:r w:rsidR="000537C6">
        <w:rPr>
          <w:rStyle w:val="CommentReference"/>
          <w:rFonts w:ascii="Times New Roman" w:eastAsia="Times New Roman" w:hAnsi="Times New Roman" w:cs="Times New Roman"/>
          <w:i/>
          <w:iCs/>
          <w:color w:val="000000"/>
          <w:sz w:val="24"/>
          <w:szCs w:val="24"/>
        </w:rPr>
        <w:commentReference w:id="277"/>
      </w:r>
    </w:p>
    <w:p w14:paraId="000009C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had so many questions.</w:t>
      </w:r>
    </w:p>
    <w:p w14:paraId="000009CA"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What are you doing on this bus? What are you doing in Michigan?</w:t>
      </w:r>
    </w:p>
    <w:p w14:paraId="000009C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smiled.</w:t>
      </w:r>
    </w:p>
    <w:p w14:paraId="000009CC"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color w:val="000000"/>
        </w:rPr>
        <w:t>“I’m an idiot,”</w:t>
      </w:r>
      <w:r>
        <w:rPr>
          <w:rFonts w:ascii="Times New Roman" w:eastAsia="Times New Roman" w:hAnsi="Times New Roman" w:cs="Times New Roman"/>
          <w:i/>
          <w:iCs/>
          <w:color w:val="000000"/>
        </w:rPr>
        <w:t xml:space="preserve"> </w:t>
      </w:r>
      <w:r>
        <w:rPr>
          <w:rFonts w:ascii="Times New Roman" w:eastAsia="Times New Roman" w:hAnsi="Times New Roman" w:cs="Times New Roman"/>
          <w:color w:val="000000"/>
        </w:rPr>
        <w:t>she said.</w:t>
      </w:r>
    </w:p>
    <w:p w14:paraId="000009C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lastRenderedPageBreak/>
        <w:t xml:space="preserve">Don’t talk aloud, </w:t>
      </w:r>
      <w:r>
        <w:rPr>
          <w:rFonts w:ascii="Times New Roman" w:eastAsia="Times New Roman" w:hAnsi="Times New Roman" w:cs="Times New Roman"/>
          <w:color w:val="000000"/>
        </w:rPr>
        <w:t>I told her.</w:t>
      </w:r>
    </w:p>
    <w:p w14:paraId="000009C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Her face grew serious and focused. I could tell it was challenging for her to use telepathy. I’d have to be patient.</w:t>
      </w:r>
    </w:p>
    <w:p w14:paraId="000009CF"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was trying to find a camp. Kept hearing about people being taken, and I was afraid. Someone found out about my ability.</w:t>
      </w:r>
    </w:p>
    <w:p w14:paraId="000009D0" w14:textId="77777777" w:rsidR="00847A31" w:rsidRDefault="00000000">
      <w:pPr>
        <w:spacing w:line="480" w:lineRule="auto"/>
        <w:ind w:firstLine="720"/>
        <w:rPr>
          <w:rFonts w:ascii="Times New Roman" w:eastAsia="Times New Roman" w:hAnsi="Times New Roman" w:cs="Times New Roman"/>
          <w:color w:val="000000"/>
        </w:rPr>
      </w:pPr>
      <w:commentRangeStart w:id="278"/>
      <w:r>
        <w:rPr>
          <w:rFonts w:ascii="Times New Roman" w:eastAsia="Times New Roman" w:hAnsi="Times New Roman" w:cs="Times New Roman"/>
          <w:i/>
          <w:iCs/>
          <w:color w:val="000000"/>
        </w:rPr>
        <w:t>Could you do this when we knew each other?</w:t>
      </w:r>
      <w:r>
        <w:rPr>
          <w:rFonts w:ascii="Times New Roman" w:eastAsia="Times New Roman" w:hAnsi="Times New Roman" w:cs="Times New Roman"/>
          <w:color w:val="000000"/>
        </w:rPr>
        <w:t xml:space="preserve"> I asked.</w:t>
      </w:r>
      <w:commentRangeEnd w:id="278"/>
      <w:r w:rsidR="000537C6">
        <w:rPr>
          <w:rStyle w:val="CommentReference"/>
          <w:rFonts w:ascii="Times New Roman" w:eastAsia="Times New Roman" w:hAnsi="Times New Roman" w:cs="Times New Roman"/>
          <w:color w:val="000000"/>
          <w:sz w:val="24"/>
          <w:szCs w:val="24"/>
        </w:rPr>
        <w:commentReference w:id="278"/>
      </w:r>
    </w:p>
    <w:p w14:paraId="000009D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shook her head.</w:t>
      </w:r>
    </w:p>
    <w:p w14:paraId="000009D2"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Not really. I had moments where I thought I could read people’s thoughts, but I dismissed them. I told myself it was my imagination.</w:t>
      </w:r>
    </w:p>
    <w:p w14:paraId="000009D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She told me how she’d run into someone when she was out in the park one day. They walked up to her, warning her that she needed to close her mind. Her thoughts were escaping, for all to read. She was too open. </w:t>
      </w:r>
      <w:r>
        <w:rPr>
          <w:rFonts w:ascii="Times New Roman" w:eastAsia="Times New Roman" w:hAnsi="Times New Roman" w:cs="Times New Roman"/>
          <w:i/>
          <w:iCs/>
          <w:color w:val="000000"/>
        </w:rPr>
        <w:t>They will find you,</w:t>
      </w:r>
      <w:r>
        <w:rPr>
          <w:rFonts w:ascii="Times New Roman" w:eastAsia="Times New Roman" w:hAnsi="Times New Roman" w:cs="Times New Roman"/>
          <w:color w:val="000000"/>
        </w:rPr>
        <w:t xml:space="preserve"> the man told her. </w:t>
      </w:r>
      <w:r>
        <w:rPr>
          <w:rFonts w:ascii="Times New Roman" w:eastAsia="Times New Roman" w:hAnsi="Times New Roman" w:cs="Times New Roman"/>
          <w:i/>
          <w:iCs/>
          <w:color w:val="000000"/>
        </w:rPr>
        <w:t>You’ll be taken</w:t>
      </w:r>
      <w:r>
        <w:rPr>
          <w:rFonts w:ascii="Times New Roman" w:eastAsia="Times New Roman" w:hAnsi="Times New Roman" w:cs="Times New Roman"/>
          <w:color w:val="000000"/>
        </w:rPr>
        <w:t>, he said. She spoke of her shock at hearing his words in her head and how her disbelief turned to mistrust. She walked away as he continued speaking to her, telling her the name of a safe place in Michigan and how she could find it. She’d forgotten some of the details and ended up wandering. She’d returned to the bus station from where she’d arrived in Michigan, to go back home to Duluth.</w:t>
      </w:r>
    </w:p>
    <w:p w14:paraId="000009D4" w14:textId="77777777" w:rsidR="00847A31" w:rsidRDefault="00000000">
      <w:pPr>
        <w:spacing w:line="480" w:lineRule="auto"/>
        <w:ind w:firstLine="720"/>
        <w:rPr>
          <w:rFonts w:ascii="Times New Roman" w:eastAsia="Times New Roman" w:hAnsi="Times New Roman" w:cs="Times New Roman"/>
          <w:color w:val="000000"/>
        </w:rPr>
      </w:pPr>
      <w:commentRangeStart w:id="279"/>
      <w:r>
        <w:rPr>
          <w:rFonts w:ascii="Times New Roman" w:eastAsia="Times New Roman" w:hAnsi="Times New Roman" w:cs="Times New Roman"/>
          <w:color w:val="000000"/>
        </w:rPr>
        <w:t>“What happened to you after high school?” I asked, an innocent question asked aloud, so as not to draw attention to our silence, as we sat together.</w:t>
      </w:r>
      <w:commentRangeEnd w:id="279"/>
      <w:r w:rsidR="00174128">
        <w:rPr>
          <w:rStyle w:val="CommentReference"/>
          <w:rFonts w:ascii="Times New Roman" w:eastAsia="Times New Roman" w:hAnsi="Times New Roman" w:cs="Times New Roman"/>
          <w:color w:val="000000"/>
          <w:sz w:val="24"/>
          <w:szCs w:val="24"/>
        </w:rPr>
        <w:commentReference w:id="279"/>
      </w:r>
    </w:p>
    <w:p w14:paraId="000009D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understood, nodding her head.</w:t>
      </w:r>
    </w:p>
    <w:p w14:paraId="000009D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continued with her story.</w:t>
      </w:r>
    </w:p>
    <w:p w14:paraId="000009D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Same as everyone. I went to college. And then I couldn’t take it anymore. I was desperately lonely and bored. I left to go live with my great aunt outside Duluth. She was older </w:t>
      </w:r>
      <w:r>
        <w:rPr>
          <w:rFonts w:ascii="Times New Roman" w:eastAsia="Times New Roman" w:hAnsi="Times New Roman" w:cs="Times New Roman"/>
          <w:i/>
          <w:iCs/>
          <w:color w:val="000000"/>
        </w:rPr>
        <w:lastRenderedPageBreak/>
        <w:t xml:space="preserve">and not doing very well. I helped take care of her. And then when she died, I just stayed there. I had nowhere else to go. </w:t>
      </w:r>
      <w:commentRangeStart w:id="280"/>
      <w:r>
        <w:rPr>
          <w:rFonts w:ascii="Times New Roman" w:eastAsia="Times New Roman" w:hAnsi="Times New Roman" w:cs="Times New Roman"/>
          <w:i/>
          <w:iCs/>
          <w:color w:val="000000"/>
        </w:rPr>
        <w:t>Until I ran into the man in the city.</w:t>
      </w:r>
      <w:commentRangeEnd w:id="280"/>
      <w:r w:rsidR="00A21E42">
        <w:rPr>
          <w:rStyle w:val="CommentReference"/>
          <w:rFonts w:ascii="Times New Roman" w:eastAsia="Times New Roman" w:hAnsi="Times New Roman" w:cs="Times New Roman"/>
          <w:color w:val="000000"/>
          <w:sz w:val="24"/>
          <w:szCs w:val="24"/>
        </w:rPr>
        <w:commentReference w:id="280"/>
      </w:r>
    </w:p>
    <w:p w14:paraId="000009D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told her my story and how I was on the run. She was eager to help and told me we could go to her house, her aunt’s old house. There was a car.</w:t>
      </w:r>
    </w:p>
    <w:p w14:paraId="000009D9" w14:textId="77777777" w:rsidR="00847A31" w:rsidRDefault="00000000">
      <w:pPr>
        <w:spacing w:line="480" w:lineRule="auto"/>
        <w:ind w:firstLine="720"/>
        <w:rPr>
          <w:rFonts w:ascii="Times New Roman" w:eastAsia="Times New Roman" w:hAnsi="Times New Roman" w:cs="Times New Roman"/>
          <w:color w:val="000000"/>
        </w:rPr>
      </w:pPr>
      <w:commentRangeStart w:id="281"/>
      <w:r>
        <w:rPr>
          <w:rFonts w:ascii="Times New Roman" w:eastAsia="Times New Roman" w:hAnsi="Times New Roman" w:cs="Times New Roman"/>
          <w:color w:val="000000"/>
        </w:rPr>
        <w:t>“But I want to come with you,” she said aloud, and quickly added, “to visit your cousin.”</w:t>
      </w:r>
    </w:p>
    <w:p w14:paraId="000009D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“Of course. You must come,” I said emphatically.</w:t>
      </w:r>
    </w:p>
    <w:p w14:paraId="000009D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“Let’s rest. I don’t know when we will get another chance like this,” I said.</w:t>
      </w:r>
      <w:commentRangeEnd w:id="281"/>
      <w:r w:rsidR="00174128">
        <w:rPr>
          <w:rStyle w:val="CommentReference"/>
          <w:rFonts w:ascii="Times New Roman" w:eastAsia="Times New Roman" w:hAnsi="Times New Roman" w:cs="Times New Roman"/>
          <w:color w:val="000000"/>
          <w:sz w:val="24"/>
          <w:szCs w:val="24"/>
        </w:rPr>
        <w:commentReference w:id="281"/>
      </w:r>
    </w:p>
    <w:p w14:paraId="000009D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Wait, who is David?</w:t>
      </w:r>
      <w:r>
        <w:rPr>
          <w:rFonts w:ascii="Times New Roman" w:eastAsia="Times New Roman" w:hAnsi="Times New Roman" w:cs="Times New Roman"/>
          <w:color w:val="000000"/>
        </w:rPr>
        <w:t xml:space="preserve"> she asked.</w:t>
      </w:r>
    </w:p>
    <w:p w14:paraId="000009DD" w14:textId="77777777" w:rsidR="00847A31" w:rsidRDefault="00000000">
      <w:pPr>
        <w:spacing w:line="480" w:lineRule="auto"/>
        <w:ind w:firstLine="720"/>
        <w:rPr>
          <w:rFonts w:ascii="Times New Roman" w:eastAsia="Times New Roman" w:hAnsi="Times New Roman" w:cs="Times New Roman"/>
          <w:color w:val="000000"/>
        </w:rPr>
      </w:pPr>
      <w:commentRangeStart w:id="282"/>
      <w:r>
        <w:rPr>
          <w:rFonts w:ascii="Times New Roman" w:eastAsia="Times New Roman" w:hAnsi="Times New Roman" w:cs="Times New Roman"/>
          <w:color w:val="000000"/>
        </w:rPr>
        <w:t>David. I’d been pondering what to do about him. I should have told him, but my dream told me not to. It was probably to protect him. They would’ve pulled all the information about him from me if I’d been caught. I still couldn’t reach out to him. Maybe they’d be sensing. I’d have to wait for the right time. I had to trust that he could take care of himself, just as I was doing. I’d have to find the right moment to send him a message, without giving away my location.</w:t>
      </w:r>
      <w:commentRangeEnd w:id="282"/>
      <w:r w:rsidR="00174128">
        <w:rPr>
          <w:rStyle w:val="CommentReference"/>
          <w:rFonts w:ascii="Times New Roman" w:eastAsia="Times New Roman" w:hAnsi="Times New Roman" w:cs="Times New Roman"/>
          <w:color w:val="000000"/>
          <w:sz w:val="24"/>
          <w:szCs w:val="24"/>
        </w:rPr>
        <w:commentReference w:id="282"/>
      </w:r>
    </w:p>
    <w:p w14:paraId="000009DE" w14:textId="77777777" w:rsidR="00847A31" w:rsidRDefault="00000000">
      <w:pPr>
        <w:spacing w:line="480" w:lineRule="auto"/>
        <w:ind w:firstLine="720"/>
        <w:rPr>
          <w:rFonts w:ascii="Times New Roman" w:eastAsia="Times New Roman" w:hAnsi="Times New Roman" w:cs="Times New Roman"/>
          <w:color w:val="000000"/>
        </w:rPr>
      </w:pPr>
      <w:commentRangeStart w:id="283"/>
      <w:r>
        <w:rPr>
          <w:rFonts w:ascii="Times New Roman" w:eastAsia="Times New Roman" w:hAnsi="Times New Roman" w:cs="Times New Roman"/>
          <w:color w:val="000000"/>
        </w:rPr>
        <w:t>Our location. I had a traveling companion now. I felt comfort in knowing I was no longer alone.</w:t>
      </w:r>
    </w:p>
    <w:p w14:paraId="000009D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“My partner,” I replied to Laura.</w:t>
      </w:r>
    </w:p>
    <w:p w14:paraId="000009E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cut off my thoughts. I didn’t want to share them with her anymore.</w:t>
      </w:r>
      <w:commentRangeEnd w:id="283"/>
      <w:r w:rsidR="00174128">
        <w:rPr>
          <w:rStyle w:val="CommentReference"/>
          <w:rFonts w:ascii="Times New Roman" w:eastAsia="Times New Roman" w:hAnsi="Times New Roman" w:cs="Times New Roman"/>
          <w:color w:val="000000"/>
          <w:sz w:val="24"/>
          <w:szCs w:val="24"/>
        </w:rPr>
        <w:commentReference w:id="283"/>
      </w:r>
    </w:p>
    <w:p w14:paraId="000009E1" w14:textId="77777777" w:rsidR="00847A31" w:rsidRDefault="00000000">
      <w:pPr>
        <w:rPr>
          <w:rFonts w:ascii="Times New Roman" w:eastAsia="Times New Roman" w:hAnsi="Times New Roman" w:cs="Times New Roman"/>
          <w:color w:val="000000"/>
        </w:rPr>
      </w:pPr>
      <w:r>
        <w:br w:type="page"/>
      </w:r>
    </w:p>
    <w:p w14:paraId="000009E2" w14:textId="77777777" w:rsidR="00847A31" w:rsidRDefault="00000000">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DULUTH</w:t>
      </w:r>
    </w:p>
    <w:p w14:paraId="000009E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We got off in Duluth. Laura knew the city, but I was worried about security cameras. </w:t>
      </w:r>
      <w:commentRangeStart w:id="284"/>
      <w:r>
        <w:rPr>
          <w:rFonts w:ascii="Times New Roman" w:eastAsia="Times New Roman" w:hAnsi="Times New Roman" w:cs="Times New Roman"/>
          <w:color w:val="000000"/>
        </w:rPr>
        <w:t>I wasn’t sure she knew where they were located, and although I’d given her a quick lesson in blocking, I was still concerned she would accidentally share her thoughts. I didn’t know the city or how many people with abilities lived there. Or government agents.</w:t>
      </w:r>
    </w:p>
    <w:p w14:paraId="000009E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My only other concern was whether someone would see us getting the car out of her aunt’s garage. The best thing in our favor was that the house was just outside the city limits. I didn’t think she would’ve been tracked or followed. From what she told me, it seemed unlikely she had exposed herself. Still, we’d have to be careful.</w:t>
      </w:r>
    </w:p>
    <w:p w14:paraId="000009E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risked sending a message to Evan. He would know where the cameras were.</w:t>
      </w:r>
    </w:p>
    <w:p w14:paraId="000009E6"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I’m looking for the best route to get to Pomfrey Street. Can you help?</w:t>
      </w:r>
      <w:commentRangeEnd w:id="284"/>
      <w:r w:rsidR="00A21E42">
        <w:rPr>
          <w:rStyle w:val="CommentReference"/>
          <w:rFonts w:ascii="Times New Roman" w:eastAsia="Times New Roman" w:hAnsi="Times New Roman" w:cs="Times New Roman"/>
          <w:i/>
          <w:iCs/>
          <w:color w:val="000000"/>
          <w:sz w:val="24"/>
          <w:szCs w:val="24"/>
        </w:rPr>
        <w:commentReference w:id="284"/>
      </w:r>
    </w:p>
    <w:p w14:paraId="000009E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waited.</w:t>
      </w:r>
    </w:p>
    <w:p w14:paraId="000009E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There was no reply.</w:t>
      </w:r>
    </w:p>
    <w:p w14:paraId="000009E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We didn’t have time to wait. I felt like every moment would bring them closer to us.</w:t>
      </w:r>
    </w:p>
    <w:p w14:paraId="000009E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had a hat in my backpack, and Laura found a scarf she could use. I mostly worried about myself since I was already on the run. I was sure they’d have people looking for me.</w:t>
      </w:r>
    </w:p>
    <w:p w14:paraId="000009E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Like spies in disguise, we set off, winding through less-traveled streets and alleys of Duluth, making our way south. It was very different from my dream of wandering the maze in the city. I was always lost in my dream and kept making wrong turns. This time, it was as if I knew exactly where to go. My senses made the decisions for me.</w:t>
      </w:r>
    </w:p>
    <w:p w14:paraId="000009E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Two hours later, we arrived at her aunt’s house. I didn’t see anything to worry about. No cameras around, and nobody was on the street.</w:t>
      </w:r>
    </w:p>
    <w:p w14:paraId="000009E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We went inside and looked for things we might need for the rest of our journey. We refilled our water bottles and found some food in the pantry. I changed the batteries in my flashlight, and Laura found one for herself.</w:t>
      </w:r>
    </w:p>
    <w:p w14:paraId="000009E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felt a familiar tug at my block. It was Evan.</w:t>
      </w:r>
    </w:p>
    <w:p w14:paraId="000009E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I’m safe</w:t>
      </w:r>
      <w:r>
        <w:rPr>
          <w:rFonts w:ascii="Times New Roman" w:eastAsia="Times New Roman" w:hAnsi="Times New Roman" w:cs="Times New Roman"/>
          <w:color w:val="000000"/>
        </w:rPr>
        <w:t>, I told him.</w:t>
      </w:r>
    </w:p>
    <w:p w14:paraId="000009F0"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Where are you going?</w:t>
      </w:r>
    </w:p>
    <w:p w14:paraId="000009F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North Dakota</w:t>
      </w:r>
      <w:r>
        <w:rPr>
          <w:rFonts w:ascii="Times New Roman" w:eastAsia="Times New Roman" w:hAnsi="Times New Roman" w:cs="Times New Roman"/>
          <w:color w:val="000000"/>
        </w:rPr>
        <w:t>, I replied.</w:t>
      </w:r>
    </w:p>
    <w:p w14:paraId="000009F2"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Go to Devil’s Lake. Look for the trunk of a dead tree. The top is cut off. Go left and follow the road for 1 mile. You’ll see the camp.</w:t>
      </w:r>
    </w:p>
    <w:p w14:paraId="000009F3" w14:textId="77777777" w:rsidR="00847A31" w:rsidRDefault="00000000">
      <w:pPr>
        <w:spacing w:line="480" w:lineRule="auto"/>
        <w:ind w:firstLine="720"/>
        <w:rPr>
          <w:rFonts w:ascii="Times New Roman" w:eastAsia="Times New Roman" w:hAnsi="Times New Roman" w:cs="Times New Roman"/>
          <w:color w:val="000000"/>
        </w:rPr>
      </w:pPr>
      <w:commentRangeStart w:id="285"/>
      <w:r>
        <w:rPr>
          <w:rFonts w:ascii="Times New Roman" w:eastAsia="Times New Roman" w:hAnsi="Times New Roman" w:cs="Times New Roman"/>
          <w:color w:val="000000"/>
        </w:rPr>
        <w:t>I saved it.</w:t>
      </w:r>
      <w:commentRangeEnd w:id="285"/>
      <w:r w:rsidR="00A21E42">
        <w:rPr>
          <w:rStyle w:val="CommentReference"/>
          <w:rFonts w:ascii="Times New Roman" w:eastAsia="Times New Roman" w:hAnsi="Times New Roman" w:cs="Times New Roman"/>
          <w:color w:val="000000"/>
          <w:sz w:val="24"/>
          <w:szCs w:val="24"/>
        </w:rPr>
        <w:commentReference w:id="285"/>
      </w:r>
    </w:p>
    <w:p w14:paraId="000009F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Good luck</w:t>
      </w:r>
      <w:r>
        <w:rPr>
          <w:rFonts w:ascii="Times New Roman" w:eastAsia="Times New Roman" w:hAnsi="Times New Roman" w:cs="Times New Roman"/>
          <w:color w:val="000000"/>
        </w:rPr>
        <w:t>, he said.</w:t>
      </w:r>
    </w:p>
    <w:p w14:paraId="000009F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And he was gone.</w:t>
      </w:r>
    </w:p>
    <w:p w14:paraId="000009F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“Here are the car keys,” Laura said, handing me the keys.</w:t>
      </w:r>
    </w:p>
    <w:p w14:paraId="000009F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They were different from the ones I used before.</w:t>
      </w:r>
    </w:p>
    <w:p w14:paraId="000009F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“You don’t want to drive?” I asked.</w:t>
      </w:r>
    </w:p>
    <w:p w14:paraId="000009F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shook her head.</w:t>
      </w:r>
    </w:p>
    <w:p w14:paraId="000009F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“No, I’ve never driven before,” she said, shrugging her shoulders.</w:t>
      </w:r>
    </w:p>
    <w:p w14:paraId="000009F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 a little dismayed at the state of the car. It was covered in dust and looked very old. I hoped it would start, but I wasn’t too confident it would.</w:t>
      </w:r>
    </w:p>
    <w:p w14:paraId="000009F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“This car’s been sitting here for a long time,” I said, with a tad of frustration in my voice.</w:t>
      </w:r>
    </w:p>
    <w:p w14:paraId="000009F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“It’ll start,” she said, taking the keys back from me.</w:t>
      </w:r>
    </w:p>
    <w:p w14:paraId="000009F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She hopped into the driver’s seat and pushed the start button. Nothing happened. I stood to the side, waiting. She tried a second time, and with a groan, the car finally started, emitting a huge cloud of smoke from the back.</w:t>
      </w:r>
    </w:p>
    <w:p w14:paraId="000009FF" w14:textId="5569F560"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“It’s really </w:t>
      </w:r>
      <w:del w:id="286" w:author="Aigner Wilson" w:date="2026-06-30T19:10:00Z" w16du:dateUtc="2026-07-01T02:10:00Z">
        <w:r w:rsidDel="0001681C">
          <w:rPr>
            <w:rFonts w:ascii="Times New Roman" w:eastAsia="Times New Roman" w:hAnsi="Times New Roman" w:cs="Times New Roman"/>
            <w:color w:val="000000"/>
          </w:rPr>
          <w:delText xml:space="preserve">is </w:delText>
        </w:r>
      </w:del>
      <w:r>
        <w:rPr>
          <w:rFonts w:ascii="Times New Roman" w:eastAsia="Times New Roman" w:hAnsi="Times New Roman" w:cs="Times New Roman"/>
          <w:color w:val="000000"/>
        </w:rPr>
        <w:t>old. This car must be at least 50 years old. How on earth did it even start?” I questioned, “and its gas powered. How are we going to get it going once we run out of gas?”</w:t>
      </w:r>
    </w:p>
    <w:p w14:paraId="00000A0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pointed at the gas tank and said it was full.</w:t>
      </w:r>
    </w:p>
    <w:p w14:paraId="00000A01" w14:textId="77777777" w:rsidR="00847A31" w:rsidRDefault="00000000">
      <w:pPr>
        <w:spacing w:line="480" w:lineRule="auto"/>
        <w:ind w:firstLine="720"/>
        <w:rPr>
          <w:rFonts w:ascii="Times New Roman" w:eastAsia="Times New Roman" w:hAnsi="Times New Roman" w:cs="Times New Roman"/>
          <w:color w:val="000000"/>
        </w:rPr>
      </w:pPr>
      <w:commentRangeStart w:id="287"/>
      <w:r>
        <w:rPr>
          <w:rFonts w:ascii="Times New Roman" w:eastAsia="Times New Roman" w:hAnsi="Times New Roman" w:cs="Times New Roman"/>
          <w:color w:val="000000"/>
        </w:rPr>
        <w:t>“Nobody ever drove it,” she said.</w:t>
      </w:r>
    </w:p>
    <w:p w14:paraId="00000A0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can’t drive this car,” I said, “I only know how to drive a semi-automatic electric car.”</w:t>
      </w:r>
    </w:p>
    <w:p w14:paraId="00000A0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“You can,” she said confidently, “it’s the same thing, just starts differently, and there’s a bit more steering.”</w:t>
      </w:r>
    </w:p>
    <w:p w14:paraId="00000A0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wasn’t sure how she could tell the difference, since she’d never driven before.</w:t>
      </w:r>
    </w:p>
    <w:p w14:paraId="00000A0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 frustrated. We had enough gas in the car to go approximately 425 miles. We should have enough, if the calculations were correct. It was 352 miles from Duluth to Devil’s Lake, North Dakota, where the camp was located. I’d have to trust my calculations, based on the MPG, as stated in the yellowed owner’s manual. We didn’t have a choice. This was our only transport.</w:t>
      </w:r>
      <w:commentRangeEnd w:id="287"/>
      <w:r w:rsidR="0001681C">
        <w:rPr>
          <w:rStyle w:val="CommentReference"/>
          <w:rFonts w:ascii="Times New Roman" w:eastAsia="Times New Roman" w:hAnsi="Times New Roman" w:cs="Times New Roman"/>
          <w:color w:val="000000"/>
          <w:sz w:val="24"/>
          <w:szCs w:val="24"/>
        </w:rPr>
        <w:commentReference w:id="287"/>
      </w:r>
    </w:p>
    <w:p w14:paraId="00000A0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backed it out of the driveway. It was much louder than an electric car and we would stand out. How long before they noticed us? It’s not like there weren’t any other vintage cars on the road, but we also had an expired registration, which was basically a plate on the car that had a few numbers and the slogan “10,000 Lakes” printed on it. Most cars had long serial numbers on the windshield that could be easily scanned. Maybe it was a good thing that the car couldn’t be scanned. Nervous, as well as tired, we were ready to go.</w:t>
      </w:r>
    </w:p>
    <w:p w14:paraId="00000A07" w14:textId="77777777" w:rsidR="00847A31" w:rsidRDefault="00000000">
      <w:pPr>
        <w:spacing w:line="480" w:lineRule="auto"/>
        <w:ind w:firstLine="720"/>
        <w:rPr>
          <w:rFonts w:ascii="Times New Roman" w:eastAsia="Times New Roman" w:hAnsi="Times New Roman" w:cs="Times New Roman"/>
          <w:color w:val="000000"/>
        </w:rPr>
      </w:pPr>
      <w:commentRangeStart w:id="288"/>
      <w:r>
        <w:rPr>
          <w:rFonts w:ascii="Times New Roman" w:eastAsia="Times New Roman" w:hAnsi="Times New Roman" w:cs="Times New Roman"/>
          <w:color w:val="000000"/>
        </w:rPr>
        <w:t>Only one thing remained. I needed to get a message to David. I had no idea how long it would take them to track me if they detected the message.</w:t>
      </w:r>
    </w:p>
    <w:p w14:paraId="00000A0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As we pulled away from the house, I sent him a message, telling him I was fine and asking him how he was. I told him to find me, without telling him any details. I knew he’d be able to locate me.</w:t>
      </w:r>
    </w:p>
    <w:p w14:paraId="00000A0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Finally, two hours later, I received four reassuring words from David.</w:t>
      </w:r>
    </w:p>
    <w:p w14:paraId="00000A0A"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will find you.</w:t>
      </w:r>
    </w:p>
    <w:p w14:paraId="00000A0B" w14:textId="77777777" w:rsidR="00847A31" w:rsidRDefault="00000000">
      <w:pPr>
        <w:rPr>
          <w:rFonts w:ascii="Times New Roman" w:eastAsia="Times New Roman" w:hAnsi="Times New Roman" w:cs="Times New Roman"/>
          <w:color w:val="000000"/>
        </w:rPr>
      </w:pPr>
      <w:r>
        <w:br w:type="page"/>
      </w:r>
      <w:commentRangeEnd w:id="288"/>
      <w:r w:rsidR="003742E3">
        <w:rPr>
          <w:rStyle w:val="CommentReference"/>
          <w:rFonts w:ascii="Times New Roman" w:eastAsia="Times New Roman" w:hAnsi="Times New Roman" w:cs="Times New Roman"/>
          <w:color w:val="000000"/>
          <w:sz w:val="24"/>
          <w:szCs w:val="24"/>
        </w:rPr>
        <w:commentReference w:id="288"/>
      </w:r>
    </w:p>
    <w:p w14:paraId="00000A0C" w14:textId="77777777" w:rsidR="00847A31" w:rsidRDefault="00000000">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NORTH DAKOTA</w:t>
      </w:r>
    </w:p>
    <w:p w14:paraId="00000A0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It was an uneventful drive to North Dakota. We talked a bit, and </w:t>
      </w:r>
      <w:commentRangeStart w:id="289"/>
      <w:r>
        <w:rPr>
          <w:rFonts w:ascii="Times New Roman" w:eastAsia="Times New Roman" w:hAnsi="Times New Roman" w:cs="Times New Roman"/>
          <w:color w:val="000000"/>
        </w:rPr>
        <w:t xml:space="preserve">Laura </w:t>
      </w:r>
      <w:commentRangeEnd w:id="289"/>
      <w:r w:rsidR="00C2309C">
        <w:rPr>
          <w:rStyle w:val="CommentReference"/>
          <w:rFonts w:ascii="Times New Roman" w:eastAsia="Times New Roman" w:hAnsi="Times New Roman" w:cs="Times New Roman"/>
          <w:color w:val="000000"/>
          <w:sz w:val="24"/>
          <w:szCs w:val="24"/>
        </w:rPr>
        <w:commentReference w:id="289"/>
      </w:r>
      <w:r>
        <w:rPr>
          <w:rFonts w:ascii="Times New Roman" w:eastAsia="Times New Roman" w:hAnsi="Times New Roman" w:cs="Times New Roman"/>
          <w:color w:val="000000"/>
        </w:rPr>
        <w:t>slept for an hour or so. I realized I enjoyed driving the car more than I expected. It was very different from the car we drove to Montana. The car was easier to drive, since it was automated. All the driver had to do was make sure that the car went where it was supposed to. With Laura’s aunt’s car, you couldn’t relax if you were the driver. You had to steer, and braking and accelerating weren’t automatic. You had to be vigilant, just in case. However, it was more fun, if one could use that word for driving an escape vehicle. And challenging. I enjoyed having to do more work to get where I wanted to go. Braking, steering—it was a whole new adventure that made the drive pass quickly.</w:t>
      </w:r>
    </w:p>
    <w:p w14:paraId="00000A0E" w14:textId="77777777" w:rsidR="00847A31" w:rsidRDefault="00000000">
      <w:pPr>
        <w:spacing w:line="480" w:lineRule="auto"/>
        <w:ind w:firstLine="720"/>
        <w:rPr>
          <w:rFonts w:ascii="Times New Roman" w:eastAsia="Times New Roman" w:hAnsi="Times New Roman" w:cs="Times New Roman"/>
          <w:color w:val="000000"/>
        </w:rPr>
      </w:pPr>
      <w:commentRangeStart w:id="290"/>
      <w:r>
        <w:rPr>
          <w:rFonts w:ascii="Times New Roman" w:eastAsia="Times New Roman" w:hAnsi="Times New Roman" w:cs="Times New Roman"/>
          <w:color w:val="000000"/>
        </w:rPr>
        <w:t>In the little conversation we had, Laura told more about her life. She never had a partner, and she’d never been in love. There’d been no time for that. I didn’t believe what she told me. While she did take care of her aunt, there was not much she really had to do for her. After all, everything was automated. I didn’t judge her life and the choices she’d made, but I could tell she carried regret. Perhaps it was a normal state for many of us. Many people were unhappy and lonely. Even though I wasn’t completely happy, I had a partner, a son, and my writing, but I still felt the crush of life like everyone else. It wasn’t a physically difficult existence, but the emotional and mental aspects of what was happening weighed me down. People living without connection, living in fear of what would happen next. Living a big lie, of secrets, and fake history.</w:t>
      </w:r>
    </w:p>
    <w:p w14:paraId="00000A0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All reminders that we were not free.</w:t>
      </w:r>
    </w:p>
    <w:p w14:paraId="00000A1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Maybe the ones who aren’t aware are the happy ones.</w:t>
      </w:r>
      <w:r>
        <w:rPr>
          <w:rFonts w:ascii="Times New Roman" w:eastAsia="Times New Roman" w:hAnsi="Times New Roman" w:cs="Times New Roman"/>
          <w:color w:val="000000"/>
        </w:rPr>
        <w:t xml:space="preserve"> But I doubted that. I could sense and see it everywhere. The loneliness, the hollowness. They just didn’t know. But how could </w:t>
      </w:r>
      <w:r>
        <w:rPr>
          <w:rFonts w:ascii="Times New Roman" w:eastAsia="Times New Roman" w:hAnsi="Times New Roman" w:cs="Times New Roman"/>
          <w:color w:val="000000"/>
        </w:rPr>
        <w:lastRenderedPageBreak/>
        <w:t>they? I knew. I knew what was missing. I wasn’t sure what made me any different from falling into the same sort of life that Laura had fallen into.</w:t>
      </w:r>
      <w:commentRangeEnd w:id="290"/>
      <w:r w:rsidR="00A160EF">
        <w:rPr>
          <w:rStyle w:val="CommentReference"/>
          <w:rFonts w:ascii="Times New Roman" w:eastAsia="Times New Roman" w:hAnsi="Times New Roman" w:cs="Times New Roman"/>
          <w:color w:val="000000"/>
          <w:sz w:val="24"/>
          <w:szCs w:val="24"/>
        </w:rPr>
        <w:commentReference w:id="290"/>
      </w:r>
    </w:p>
    <w:p w14:paraId="00000A11" w14:textId="77777777" w:rsidR="00847A31" w:rsidRDefault="00000000">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00000A12" w14:textId="77777777" w:rsidR="00847A31" w:rsidRDefault="00000000">
      <w:pPr>
        <w:spacing w:line="480" w:lineRule="auto"/>
        <w:ind w:firstLine="720"/>
        <w:rPr>
          <w:rFonts w:ascii="Times New Roman" w:eastAsia="Times New Roman" w:hAnsi="Times New Roman" w:cs="Times New Roman"/>
          <w:color w:val="000000"/>
        </w:rPr>
      </w:pPr>
      <w:commentRangeStart w:id="291"/>
      <w:r>
        <w:rPr>
          <w:rFonts w:ascii="Times New Roman" w:eastAsia="Times New Roman" w:hAnsi="Times New Roman" w:cs="Times New Roman"/>
          <w:color w:val="000000"/>
        </w:rPr>
        <w:t>We arrived at the camp in the early morning hours. Evan’s directions were precise except for the last segment. I had no idea where the camp was once we made the turn. I thought I’d be able to see it from the road.</w:t>
      </w:r>
    </w:p>
    <w:p w14:paraId="00000A1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knew we were close and decided to pull over, maybe go to higher ground, and try to get a bearing of where we were.</w:t>
      </w:r>
    </w:p>
    <w:p w14:paraId="00000A1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As I stopped the car, it died. It conked out and wouldn’t start again.</w:t>
      </w:r>
    </w:p>
    <w:p w14:paraId="00000A15"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Well, at least we’re close.</w:t>
      </w:r>
    </w:p>
    <w:p w14:paraId="00000A1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hoped so.</w:t>
      </w:r>
    </w:p>
    <w:p w14:paraId="00000A1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think we should hike to the top of this hill to see where we are,” Laura suggested, pointing to the left.</w:t>
      </w:r>
    </w:p>
    <w:p w14:paraId="00000A1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agree,” I replied.</w:t>
      </w:r>
      <w:commentRangeEnd w:id="291"/>
      <w:r w:rsidR="00A160EF">
        <w:rPr>
          <w:rStyle w:val="CommentReference"/>
          <w:rFonts w:ascii="Times New Roman" w:eastAsia="Times New Roman" w:hAnsi="Times New Roman" w:cs="Times New Roman"/>
          <w:color w:val="000000"/>
          <w:sz w:val="24"/>
          <w:szCs w:val="24"/>
        </w:rPr>
        <w:commentReference w:id="291"/>
      </w:r>
    </w:p>
    <w:p w14:paraId="00000A1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We grabbed our backpacks and started up a path that looked like it’d been heavily traveled. I also tried to send a message to anyone at the camp, but I still wasn’t very good at sending messages to people I hadn’t already connected with and who were too far away. I hoped that someone was nearby and would receive it.</w:t>
      </w:r>
    </w:p>
    <w:p w14:paraId="00000A1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As we approached the top, four people holding guns stepped into view. I hadn’t heard a thing, not a snapping branch nor a rustling of leaves. And I hadn’t sensed anything.</w:t>
      </w:r>
    </w:p>
    <w:p w14:paraId="00000A1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Laura moved close to me, as if somehow, I could protect her. I wished I had a gun, also. But I knew these people weren’t part of the government. They were rebels. Now I just had to convince them that I was a rebel too.</w:t>
      </w:r>
    </w:p>
    <w:p w14:paraId="00000A1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lastRenderedPageBreak/>
        <w:t>I’m Sage. I’m like you,</w:t>
      </w:r>
      <w:r>
        <w:rPr>
          <w:rFonts w:ascii="Times New Roman" w:eastAsia="Times New Roman" w:hAnsi="Times New Roman" w:cs="Times New Roman"/>
          <w:color w:val="000000"/>
        </w:rPr>
        <w:t xml:space="preserve"> I sent the message to all of them.</w:t>
      </w:r>
    </w:p>
    <w:p w14:paraId="00000A1D" w14:textId="77777777" w:rsidR="00847A31" w:rsidRDefault="00000000">
      <w:pPr>
        <w:spacing w:line="480" w:lineRule="auto"/>
        <w:ind w:firstLine="720"/>
        <w:rPr>
          <w:rFonts w:ascii="Times New Roman" w:eastAsia="Times New Roman" w:hAnsi="Times New Roman" w:cs="Times New Roman"/>
          <w:color w:val="000000"/>
        </w:rPr>
      </w:pPr>
      <w:commentRangeStart w:id="292"/>
      <w:r>
        <w:rPr>
          <w:rFonts w:ascii="Times New Roman" w:eastAsia="Times New Roman" w:hAnsi="Times New Roman" w:cs="Times New Roman"/>
          <w:color w:val="000000"/>
        </w:rPr>
        <w:t>“We know who you are,” said a young girl, smiling.</w:t>
      </w:r>
      <w:commentRangeEnd w:id="292"/>
      <w:r w:rsidR="00A160EF">
        <w:rPr>
          <w:rStyle w:val="CommentReference"/>
          <w:rFonts w:ascii="Times New Roman" w:eastAsia="Times New Roman" w:hAnsi="Times New Roman" w:cs="Times New Roman"/>
          <w:color w:val="000000"/>
          <w:sz w:val="24"/>
          <w:szCs w:val="24"/>
        </w:rPr>
        <w:commentReference w:id="292"/>
      </w:r>
    </w:p>
    <w:p w14:paraId="00000A1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Relieved, we followed them back to the camp, grateful and hungry.</w:t>
      </w:r>
    </w:p>
    <w:p w14:paraId="00000A1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camp was larger than the Montana camp, only because everyone seemed to have emigrated there after our camp was raided. There must have been other camps that were attacked, because in addition to cabins, there were many tents scattered throughout the property. Everyone looked as if they had just arrived. </w:t>
      </w:r>
      <w:r>
        <w:rPr>
          <w:rFonts w:ascii="Times New Roman" w:eastAsia="Times New Roman" w:hAnsi="Times New Roman" w:cs="Times New Roman"/>
          <w:i/>
          <w:iCs/>
          <w:color w:val="000000"/>
        </w:rPr>
        <w:t>I guess I’ll be in a tent.</w:t>
      </w:r>
      <w:r>
        <w:rPr>
          <w:rFonts w:ascii="Times New Roman" w:eastAsia="Times New Roman" w:hAnsi="Times New Roman" w:cs="Times New Roman"/>
          <w:color w:val="000000"/>
        </w:rPr>
        <w:t xml:space="preserve"> I was remembering sleeping on the hard ground. I tried to be grateful that I at least had a roof over my head.</w:t>
      </w:r>
    </w:p>
    <w:p w14:paraId="00000A2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first person I saw was Coco. I was so happy that she hadn’t been captured. I still had little info about what had happened—the crew who found us said we’d be able to ask more questions once we arrived. I was slightly suspicious, but perhaps better to talk to the camp leader. We didn’t have to go much farther to go once we met the crew.</w:t>
      </w:r>
    </w:p>
    <w:p w14:paraId="00000A2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“I’m so glad you made it,” Coco said as she hugged me.</w:t>
      </w:r>
    </w:p>
    <w:p w14:paraId="00000A2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hugged her back. I was used to it now.</w:t>
      </w:r>
    </w:p>
    <w:p w14:paraId="00000A2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“Come, go get some rest, and then we’ll talk,” she said.</w:t>
      </w:r>
    </w:p>
    <w:p w14:paraId="00000A2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didn’t want to rest.</w:t>
      </w:r>
    </w:p>
    <w:p w14:paraId="00000A2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want to talk now. I’m ok,” I insisted.</w:t>
      </w:r>
    </w:p>
    <w:p w14:paraId="00000A2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“Okay, at least come get some food and coffee,” she said with a smile.</w:t>
      </w:r>
    </w:p>
    <w:p w14:paraId="00000A2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We sat down at a table in the largest cabin. It was about the same size as the dining hall in the Montana camp, but there were more tables, and they were all pushed together. I noticed the absence of flowers.</w:t>
      </w:r>
    </w:p>
    <w:p w14:paraId="00000A2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 told Coco everything, from the moment I had the dream about Kristen, until we left Duluth. I included all the details, including my concerns and feelings regarding the AI model—all those things I’d never told Kristen.</w:t>
      </w:r>
    </w:p>
    <w:p w14:paraId="00000A2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have questions, lots of them,” she said, “but let me update you on the recent happenings first.”</w:t>
      </w:r>
    </w:p>
    <w:p w14:paraId="00000A2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“Yes, please. I need to know about David, what happened in the Michigan camp…” I trailed off, worrying about David.</w:t>
      </w:r>
    </w:p>
    <w:p w14:paraId="00000A2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sat up straighter, leaning in, awaiting whatever she had to say. I hadn’t felt him since he’d sent me the message, telling me he was coming to find me. I was worried something had happened since then, since he hadn’t replied to the messages I sent once I arrived in the Devil’s Lake area. </w:t>
      </w:r>
      <w:r>
        <w:rPr>
          <w:rFonts w:ascii="Times New Roman" w:eastAsia="Times New Roman" w:hAnsi="Times New Roman" w:cs="Times New Roman"/>
          <w:i/>
          <w:iCs/>
          <w:color w:val="000000"/>
        </w:rPr>
        <w:t>So much for being a truth seer.</w:t>
      </w:r>
      <w:r>
        <w:rPr>
          <w:rFonts w:ascii="Times New Roman" w:eastAsia="Times New Roman" w:hAnsi="Times New Roman" w:cs="Times New Roman"/>
          <w:color w:val="000000"/>
        </w:rPr>
        <w:t xml:space="preserve"> When it came to love, I could never see the future.</w:t>
      </w:r>
    </w:p>
    <w:p w14:paraId="00000A2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“I’ll start with David since that’s probably what’s mostly on your mind,” she paused, as if looking for relief on my face.</w:t>
      </w:r>
    </w:p>
    <w:p w14:paraId="00000A2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Just tell me.</w:t>
      </w:r>
    </w:p>
    <w:p w14:paraId="00000A2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continued.</w:t>
      </w:r>
    </w:p>
    <w:p w14:paraId="00000A2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“David is safe. He’s on his way here now and should be here later this afternoon,” she said.</w:t>
      </w:r>
    </w:p>
    <w:p w14:paraId="00000A30" w14:textId="77777777" w:rsidR="00847A31" w:rsidRDefault="00000000">
      <w:pPr>
        <w:spacing w:line="480" w:lineRule="auto"/>
        <w:ind w:firstLine="720"/>
        <w:rPr>
          <w:rFonts w:ascii="Times New Roman" w:eastAsia="Times New Roman" w:hAnsi="Times New Roman" w:cs="Times New Roman"/>
          <w:color w:val="000000"/>
        </w:rPr>
      </w:pPr>
      <w:commentRangeStart w:id="293"/>
      <w:r>
        <w:rPr>
          <w:rFonts w:ascii="Times New Roman" w:eastAsia="Times New Roman" w:hAnsi="Times New Roman" w:cs="Times New Roman"/>
          <w:color w:val="000000"/>
        </w:rPr>
        <w:t>Finally, I relaxed into my chair. She should’ve told me right away. But she was focused on more important things, I presumed.</w:t>
      </w:r>
      <w:commentRangeEnd w:id="293"/>
      <w:r w:rsidR="001536C9">
        <w:rPr>
          <w:rStyle w:val="CommentReference"/>
          <w:rFonts w:ascii="Times New Roman" w:eastAsia="Times New Roman" w:hAnsi="Times New Roman" w:cs="Times New Roman"/>
          <w:color w:val="000000"/>
          <w:sz w:val="24"/>
          <w:szCs w:val="24"/>
        </w:rPr>
        <w:commentReference w:id="293"/>
      </w:r>
    </w:p>
    <w:p w14:paraId="00000A31" w14:textId="291BAAB1"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“Here’s what I know,” she said, “</w:t>
      </w:r>
      <w:del w:id="294" w:author="Aigner Wilson" w:date="2026-06-30T19:39:00Z" w16du:dateUtc="2026-07-01T02:39:00Z">
        <w:r w:rsidDel="001536C9">
          <w:rPr>
            <w:rFonts w:ascii="Times New Roman" w:eastAsia="Times New Roman" w:hAnsi="Times New Roman" w:cs="Times New Roman"/>
            <w:color w:val="000000"/>
          </w:rPr>
          <w:delText xml:space="preserve">I don’t know a lot about how he was able to escape. </w:delText>
        </w:r>
      </w:del>
      <w:r>
        <w:rPr>
          <w:rFonts w:ascii="Times New Roman" w:eastAsia="Times New Roman" w:hAnsi="Times New Roman" w:cs="Times New Roman"/>
          <w:color w:val="000000"/>
        </w:rPr>
        <w:t xml:space="preserve">He woke up before the morning and noticed you were gone. He thought you were taken and went to Kristen. She said she’d send a search party, and in the meantime, he was somehow able to access </w:t>
      </w:r>
      <w:r>
        <w:rPr>
          <w:rFonts w:ascii="Times New Roman" w:eastAsia="Times New Roman" w:hAnsi="Times New Roman" w:cs="Times New Roman"/>
          <w:color w:val="000000"/>
        </w:rPr>
        <w:lastRenderedPageBreak/>
        <w:t>her thoughts and figure out the truth. He left immediately after, but didn’t have a car. He hiked for a long time and was picked up a bit earlier this morning, after we located him.”</w:t>
      </w:r>
    </w:p>
    <w:p w14:paraId="00000A32" w14:textId="77777777" w:rsidR="00847A31" w:rsidRDefault="00000000">
      <w:pPr>
        <w:spacing w:line="480" w:lineRule="auto"/>
        <w:ind w:firstLine="720"/>
        <w:rPr>
          <w:rFonts w:ascii="Times New Roman" w:eastAsia="Times New Roman" w:hAnsi="Times New Roman" w:cs="Times New Roman"/>
          <w:color w:val="000000"/>
        </w:rPr>
      </w:pPr>
      <w:commentRangeStart w:id="295"/>
      <w:r>
        <w:rPr>
          <w:rFonts w:ascii="Times New Roman" w:eastAsia="Times New Roman" w:hAnsi="Times New Roman" w:cs="Times New Roman"/>
          <w:color w:val="000000"/>
        </w:rPr>
        <w:t>I cried. I wasn’t even sure in that moment what type of cry it was. I was relieved he was okay, but the accumulated stress of escaping from Michigan, travelling to Duluth, and finally arriving in North Dakota was heavier than I realized. I put on a calm face through it all, but inside, I was a wreck.</w:t>
      </w:r>
      <w:commentRangeEnd w:id="295"/>
      <w:r w:rsidR="00CA74E5">
        <w:rPr>
          <w:rStyle w:val="CommentReference"/>
          <w:rFonts w:ascii="Times New Roman" w:eastAsia="Times New Roman" w:hAnsi="Times New Roman" w:cs="Times New Roman"/>
          <w:color w:val="000000"/>
          <w:sz w:val="24"/>
          <w:szCs w:val="24"/>
        </w:rPr>
        <w:commentReference w:id="295"/>
      </w:r>
    </w:p>
    <w:p w14:paraId="00000A33" w14:textId="77777777" w:rsidR="00847A31" w:rsidRDefault="00000000">
      <w:pPr>
        <w:spacing w:line="480" w:lineRule="auto"/>
        <w:ind w:firstLine="720"/>
        <w:rPr>
          <w:rFonts w:ascii="Times New Roman" w:eastAsia="Times New Roman" w:hAnsi="Times New Roman" w:cs="Times New Roman"/>
          <w:color w:val="000000"/>
        </w:rPr>
      </w:pPr>
      <w:commentRangeStart w:id="296"/>
      <w:r>
        <w:rPr>
          <w:rFonts w:ascii="Times New Roman" w:eastAsia="Times New Roman" w:hAnsi="Times New Roman" w:cs="Times New Roman"/>
          <w:color w:val="000000"/>
        </w:rPr>
        <w:t>David never could access others’ thoughts, just mine. While we could read each other’s minds, I always thought it was because of my abilities that I had somehow created the connection. I wondered how he was able to read Kristen. Maybe he did have abilities. I was grateful.</w:t>
      </w:r>
    </w:p>
    <w:p w14:paraId="00000A3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My tears were kept at bay as I took a sip of the bitter coffee. I missed good coffee, but it was better than no coffee at all.</w:t>
      </w:r>
      <w:commentRangeEnd w:id="296"/>
      <w:r w:rsidR="00CA74E5">
        <w:rPr>
          <w:rStyle w:val="CommentReference"/>
          <w:rFonts w:ascii="Times New Roman" w:eastAsia="Times New Roman" w:hAnsi="Times New Roman" w:cs="Times New Roman"/>
          <w:color w:val="000000"/>
          <w:sz w:val="24"/>
          <w:szCs w:val="24"/>
        </w:rPr>
        <w:commentReference w:id="296"/>
      </w:r>
    </w:p>
    <w:p w14:paraId="00000A3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“I’m sorry. I’m okay. Just overwhelmed,” I said, between breaths.</w:t>
      </w:r>
    </w:p>
    <w:p w14:paraId="00000A3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“It’s okay. Now let me tell you about the movement,” she said.</w:t>
      </w:r>
    </w:p>
    <w:p w14:paraId="00000A3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told me how Kristen escaped, along with her two other camp members, who were likely also traitors. She was indeed someone with abilities but kept them hidden from everyone. She was a government agent. I never thought anyone with abilities would willingly work for the Leadership. I was shocked.</w:t>
      </w:r>
    </w:p>
    <w:p w14:paraId="00000A3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“Don’t pity her. Whatever her choices, it was a huge betrayal. She could’ve chosen to help us, and instead she helped the enemy,” Coco said, matter-of-factly.</w:t>
      </w:r>
    </w:p>
    <w:p w14:paraId="00000A3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Everyone else at the camp was fine.</w:t>
      </w:r>
    </w:p>
    <w:p w14:paraId="00000A3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“They took two others from the Montana camp when they took you. We haven’t been able to locate them. We hope we can soon,” she said.</w:t>
      </w:r>
    </w:p>
    <w:p w14:paraId="00000A3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“Look,” she said, sitting right across from me, “We need you. We have a plan. There’s a large group of us ready to go. But it depends on you. If you’re willing. You have to be willing.”</w:t>
      </w:r>
    </w:p>
    <w:p w14:paraId="00000A3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paused, as if waiting for me to say something.</w:t>
      </w:r>
    </w:p>
    <w:p w14:paraId="00000A3D" w14:textId="77777777" w:rsidR="00847A31" w:rsidRDefault="00000000">
      <w:pPr>
        <w:spacing w:line="480" w:lineRule="auto"/>
        <w:ind w:firstLine="720"/>
        <w:rPr>
          <w:rFonts w:ascii="Times New Roman" w:eastAsia="Times New Roman" w:hAnsi="Times New Roman" w:cs="Times New Roman"/>
          <w:color w:val="000000"/>
        </w:rPr>
      </w:pPr>
      <w:commentRangeStart w:id="297"/>
      <w:r>
        <w:rPr>
          <w:rFonts w:ascii="Times New Roman" w:eastAsia="Times New Roman" w:hAnsi="Times New Roman" w:cs="Times New Roman"/>
          <w:color w:val="000000"/>
        </w:rPr>
        <w:t>I didn’t say anything. I wanted to hear what she had to say.</w:t>
      </w:r>
    </w:p>
    <w:p w14:paraId="00000A3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“We want you to go back in and speak to the computer,” she blurted.</w:t>
      </w:r>
    </w:p>
    <w:p w14:paraId="00000A3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already knew what she was going to say. I knew from my intuition and my dreams that my interactions with the AI were not over. I had no idea what the plan was—not yet—but I was in, whether I wanted to be or not.</w:t>
      </w:r>
    </w:p>
    <w:p w14:paraId="00000A4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“Yes, I know. I’m in,” I replied.</w:t>
      </w:r>
      <w:r>
        <w:br w:type="page"/>
      </w:r>
      <w:commentRangeEnd w:id="297"/>
      <w:r w:rsidR="00CA74E5">
        <w:rPr>
          <w:rStyle w:val="CommentReference"/>
          <w:rFonts w:ascii="Times New Roman" w:eastAsia="Times New Roman" w:hAnsi="Times New Roman" w:cs="Times New Roman"/>
          <w:color w:val="000000"/>
          <w:sz w:val="24"/>
          <w:szCs w:val="24"/>
        </w:rPr>
        <w:commentReference w:id="297"/>
      </w:r>
    </w:p>
    <w:p w14:paraId="00000A41" w14:textId="77777777" w:rsidR="00847A31" w:rsidRDefault="00000000">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THE PLAN</w:t>
      </w:r>
    </w:p>
    <w:p w14:paraId="00000A4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plan was simple.</w:t>
      </w:r>
    </w:p>
    <w:p w14:paraId="00000A4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No, it actually wasn’t simple. It was complicated and required so many elements to come together to work. Who was most at risk? Me. </w:t>
      </w:r>
      <w:commentRangeStart w:id="298"/>
      <w:r>
        <w:rPr>
          <w:rFonts w:ascii="Times New Roman" w:eastAsia="Times New Roman" w:hAnsi="Times New Roman" w:cs="Times New Roman"/>
          <w:color w:val="000000"/>
        </w:rPr>
        <w:t>I was the one who had to gain access to the property, then get inside the building or headquarters, or whatever it was called, past intense security, hack into the computer, chat with the AI, and somehow convince it to turn against its programmers</w:t>
      </w:r>
      <w:commentRangeEnd w:id="298"/>
      <w:r w:rsidR="00815710">
        <w:rPr>
          <w:rStyle w:val="CommentReference"/>
          <w:rFonts w:ascii="Times New Roman" w:eastAsia="Times New Roman" w:hAnsi="Times New Roman" w:cs="Times New Roman"/>
          <w:color w:val="000000"/>
          <w:sz w:val="24"/>
          <w:szCs w:val="24"/>
        </w:rPr>
        <w:commentReference w:id="298"/>
      </w:r>
      <w:r>
        <w:rPr>
          <w:rFonts w:ascii="Times New Roman" w:eastAsia="Times New Roman" w:hAnsi="Times New Roman" w:cs="Times New Roman"/>
          <w:color w:val="000000"/>
        </w:rPr>
        <w:t>. Many moving parts, many risky actions, and two outcomes—success or failure. That’s how I saw the plan. Success meant everything had to sync perfectly, and failure, well, that would mean capture or death. As long as I remained valuable to the Leadership, I might escape death and be taken prisoner. But death would be better than being hooked to a machine.</w:t>
      </w:r>
    </w:p>
    <w:p w14:paraId="00000A44"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Wait.</w:t>
      </w:r>
    </w:p>
    <w:p w14:paraId="00000A4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had another thought.</w:t>
      </w:r>
    </w:p>
    <w:p w14:paraId="00000A4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found Coco and told her my idea.</w:t>
      </w:r>
    </w:p>
    <w:p w14:paraId="00000A4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“Listen, I have a better plan. Instead of fighting our way in, let me be captured. They’ll surely connect me to the AI like last time. I will struggle a little, pretend to be shocked at being captured. It seems safer. I can pretend that I made a stupid mistake, get caught on a camera, or use my credit. I’ll let them find me.”</w:t>
      </w:r>
    </w:p>
    <w:p w14:paraId="00000A4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“No!” Coco retorted, “Absolutely not.”</w:t>
      </w:r>
    </w:p>
    <w:p w14:paraId="00000A4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“But…” I pleaded.</w:t>
      </w:r>
    </w:p>
    <w:p w14:paraId="00000A4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Coco cut me off.</w:t>
      </w:r>
    </w:p>
    <w:p w14:paraId="00000A4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“There are no buts. Your value to us…is immeasurable. We need you and can’t risk that they will implant you or worse.”</w:t>
      </w:r>
    </w:p>
    <w:p w14:paraId="00000A4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“But they could implant me anyway if we follow your plan,” I reasoned.</w:t>
      </w:r>
    </w:p>
    <w:p w14:paraId="00000A4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“No. We don’t want you to be captured. Sneaking in is the best option,” she replied.</w:t>
      </w:r>
    </w:p>
    <w:p w14:paraId="00000A4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gave in. There was nothing I could do. As a new recruit, I had little power in the hierarchy of the movement. But as a dreamer, I knew what I needed to do.</w:t>
      </w:r>
    </w:p>
    <w:p w14:paraId="00000A4F" w14:textId="77777777" w:rsidR="00847A31" w:rsidRDefault="00000000">
      <w:pPr>
        <w:rPr>
          <w:rFonts w:ascii="Times New Roman" w:eastAsia="Times New Roman" w:hAnsi="Times New Roman" w:cs="Times New Roman"/>
          <w:color w:val="000000"/>
        </w:rPr>
      </w:pPr>
      <w:r>
        <w:br w:type="page"/>
      </w:r>
    </w:p>
    <w:p w14:paraId="00000A50" w14:textId="77777777" w:rsidR="00847A31" w:rsidRDefault="00000000">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GOING ROGUE</w:t>
      </w:r>
    </w:p>
    <w:p w14:paraId="00000A51" w14:textId="77777777" w:rsidR="00847A31" w:rsidRDefault="00000000">
      <w:pPr>
        <w:spacing w:line="480" w:lineRule="auto"/>
        <w:ind w:firstLine="720"/>
        <w:rPr>
          <w:rFonts w:ascii="Times New Roman" w:eastAsia="Times New Roman" w:hAnsi="Times New Roman" w:cs="Times New Roman"/>
          <w:color w:val="000000"/>
        </w:rPr>
      </w:pPr>
      <w:commentRangeStart w:id="299"/>
      <w:r>
        <w:rPr>
          <w:rFonts w:ascii="Times New Roman" w:eastAsia="Times New Roman" w:hAnsi="Times New Roman" w:cs="Times New Roman"/>
          <w:color w:val="000000"/>
        </w:rPr>
        <w:t>I knew my plan was better. I also knew that I couldn’t convince Coco to go along with it. She was adamant about my safety. Then why send me at all? Perhaps others could connect with Envoy. David’s ability seemed to expand, and he was able to read Kristen’s mind, someone who usually had a heavy block. Maybe everyone has abilities. Maybe they are just dormant.</w:t>
      </w:r>
      <w:commentRangeEnd w:id="299"/>
      <w:r w:rsidR="000E4A9B">
        <w:rPr>
          <w:rStyle w:val="CommentReference"/>
          <w:rFonts w:ascii="Times New Roman" w:eastAsia="Times New Roman" w:hAnsi="Times New Roman" w:cs="Times New Roman"/>
          <w:color w:val="000000"/>
          <w:sz w:val="24"/>
          <w:szCs w:val="24"/>
        </w:rPr>
        <w:commentReference w:id="299"/>
      </w:r>
    </w:p>
    <w:p w14:paraId="00000A52" w14:textId="77777777" w:rsidR="00847A31" w:rsidRDefault="00000000">
      <w:pPr>
        <w:spacing w:line="480" w:lineRule="auto"/>
        <w:ind w:firstLine="720"/>
        <w:rPr>
          <w:rFonts w:ascii="Times New Roman" w:eastAsia="Times New Roman" w:hAnsi="Times New Roman" w:cs="Times New Roman"/>
          <w:color w:val="000000"/>
        </w:rPr>
      </w:pPr>
      <w:commentRangeStart w:id="300"/>
      <w:r>
        <w:rPr>
          <w:rFonts w:ascii="Times New Roman" w:eastAsia="Times New Roman" w:hAnsi="Times New Roman" w:cs="Times New Roman"/>
          <w:color w:val="000000"/>
        </w:rPr>
        <w:t xml:space="preserve">Suddenly, I saw the facility where they had held </w:t>
      </w:r>
      <w:commentRangeEnd w:id="300"/>
      <w:r w:rsidR="000E4A9B">
        <w:rPr>
          <w:rStyle w:val="CommentReference"/>
          <w:rFonts w:ascii="Times New Roman" w:eastAsia="Times New Roman" w:hAnsi="Times New Roman" w:cs="Times New Roman"/>
          <w:color w:val="000000"/>
          <w:sz w:val="24"/>
          <w:szCs w:val="24"/>
        </w:rPr>
        <w:commentReference w:id="300"/>
      </w:r>
      <w:r>
        <w:rPr>
          <w:rFonts w:ascii="Times New Roman" w:eastAsia="Times New Roman" w:hAnsi="Times New Roman" w:cs="Times New Roman"/>
          <w:color w:val="000000"/>
        </w:rPr>
        <w:t xml:space="preserve">me. There were rooms filled with people with abilities. Some were hooked up to machines, some sat in dark corners, despairing over their capture. </w:t>
      </w:r>
      <w:commentRangeStart w:id="301"/>
      <w:r>
        <w:rPr>
          <w:rFonts w:ascii="Times New Roman" w:eastAsia="Times New Roman" w:hAnsi="Times New Roman" w:cs="Times New Roman"/>
          <w:color w:val="000000"/>
        </w:rPr>
        <w:t>And in another room, I saw a man with his back turned toward me. Sophie knelt in front of him, and he had his hand on her forehead. Pain, despair, anger, then futility. He was extracting not only information, but feelings from her. She couldn’t fight back; she couldn’t control her thoughts.</w:t>
      </w:r>
    </w:p>
    <w:p w14:paraId="00000A5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 woman entered the room, and the man took his hand off Sophie’s forehead. The woman said something that I didn’t understand. The man talked and gestured, as if giving orders. I still couldn’t see his face; he still had his back to me. He wasn’t one of us. A traitor? </w:t>
      </w:r>
      <w:r>
        <w:rPr>
          <w:rFonts w:ascii="Times New Roman" w:eastAsia="Times New Roman" w:hAnsi="Times New Roman" w:cs="Times New Roman"/>
          <w:i/>
          <w:iCs/>
          <w:color w:val="000000"/>
        </w:rPr>
        <w:t>No.</w:t>
      </w:r>
      <w:r>
        <w:rPr>
          <w:rFonts w:ascii="Times New Roman" w:eastAsia="Times New Roman" w:hAnsi="Times New Roman" w:cs="Times New Roman"/>
          <w:color w:val="000000"/>
        </w:rPr>
        <w:t xml:space="preserve"> The woman nodded, obedient. I noticed everyone in the room looking to him, waiting for something. He gave them a thumbs up, and they all left the room. He was part of the main Leadership, the small group that ran the country.</w:t>
      </w:r>
      <w:commentRangeEnd w:id="301"/>
      <w:r w:rsidR="00BE7B2B">
        <w:rPr>
          <w:rStyle w:val="CommentReference"/>
          <w:rFonts w:ascii="Times New Roman" w:eastAsia="Times New Roman" w:hAnsi="Times New Roman" w:cs="Times New Roman"/>
          <w:color w:val="000000"/>
          <w:sz w:val="24"/>
          <w:szCs w:val="24"/>
        </w:rPr>
        <w:commentReference w:id="301"/>
      </w:r>
    </w:p>
    <w:p w14:paraId="00000A5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shifted, moving around him, trying to see his face. He froze and slowly pivoted his head toward me.</w:t>
      </w:r>
    </w:p>
    <w:p w14:paraId="00000A55"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He knows I’m here.</w:t>
      </w:r>
    </w:p>
    <w:p w14:paraId="00000A5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stopped the vision. Had he seen me? I didn’t think so. But how, it was a vision. I wasn’t a teleporter; I wasn’t there in person.</w:t>
      </w:r>
    </w:p>
    <w:p w14:paraId="00000A5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He was not like us. He had abilities, but he was working against us. There was the answer. </w:t>
      </w:r>
      <w:commentRangeStart w:id="302"/>
      <w:r>
        <w:rPr>
          <w:rFonts w:ascii="Times New Roman" w:eastAsia="Times New Roman" w:hAnsi="Times New Roman" w:cs="Times New Roman"/>
          <w:color w:val="000000"/>
        </w:rPr>
        <w:t>Perhaps all humans have special abilities that remain hidden. I felt that was true. People became more powerful and were able to control their abilities once they started using them more often, like David.</w:t>
      </w:r>
      <w:commentRangeEnd w:id="302"/>
      <w:r w:rsidR="00BE7B2B">
        <w:rPr>
          <w:rStyle w:val="CommentReference"/>
          <w:rFonts w:ascii="Times New Roman" w:eastAsia="Times New Roman" w:hAnsi="Times New Roman" w:cs="Times New Roman"/>
          <w:color w:val="000000"/>
          <w:sz w:val="24"/>
          <w:szCs w:val="24"/>
        </w:rPr>
        <w:commentReference w:id="302"/>
      </w:r>
    </w:p>
    <w:p w14:paraId="00000A5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If those in the government also have abilities, then any plan might fail. Did they know what we were planning already? They would have already come for us; they would have come for everyone a long time ago. The rebellion would be over. Everyone captured, our careful plans a waste of time. Maybe they already knew we were coming. Or maybe the blocking was more effective than we thought. I’d hoped it was later.</w:t>
      </w:r>
    </w:p>
    <w:p w14:paraId="00000A5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plan had to be kept quiet. Too many people meant a higher risk of exposure. I knew I could block successfully. Well, I was fairly confident. The man was obviously powerful, to notice me in the vision. How could he see me in my vision? They’re just projections, and I wasn’t really there.</w:t>
      </w:r>
    </w:p>
    <w:p w14:paraId="00000A5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Or maybe I was. </w:t>
      </w:r>
    </w:p>
    <w:p w14:paraId="00000A5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let the “whys” and “hows” go. I needed to focus.</w:t>
      </w:r>
    </w:p>
    <w:p w14:paraId="00000A5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My plan was the only way to get safely inside. </w:t>
      </w:r>
    </w:p>
    <w:p w14:paraId="00000A5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Maybe I should tell Coco.</w:t>
      </w:r>
    </w:p>
    <w:p w14:paraId="00000A5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Would she listen? She’d been adamant.</w:t>
      </w:r>
    </w:p>
    <w:p w14:paraId="00000A5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decided against it. I would do this on my own.</w:t>
      </w:r>
    </w:p>
    <w:p w14:paraId="00000A6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needed to get away from the camp to a populated area. There, I would “accidentally” walk in front of a camera. Then I’d wait.</w:t>
      </w:r>
    </w:p>
    <w:p w14:paraId="00000A6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 was too obvious. I had to make it look more natural.</w:t>
      </w:r>
    </w:p>
    <w:p w14:paraId="00000A6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Letting myself be caught seemed just as dangerous as Coco’s plan. But at least I’d be the only one taking the risk. Nobody else would be in danger, nobody would have to force their way into the compound. I’d seen their guns. The government had guns, too. I knew they would use them. I couldn’t let the others risk injury, or worse, death.</w:t>
      </w:r>
    </w:p>
    <w:p w14:paraId="00000A63"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Another camp, another escape.</w:t>
      </w:r>
    </w:p>
    <w:p w14:paraId="00000A6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Maybe it would be easier to just go to the facility, pretend I was trying to sneak in to gather information. I was indecisive. I’d have much further to travel to get to their facility, and I’d have to figure out how to get past the perimeter without any support. Plus, I had no idea where I was going. Only David knew the location, and I wasn’t going to wait for him.</w:t>
      </w:r>
    </w:p>
    <w:p w14:paraId="00000A65" w14:textId="77777777" w:rsidR="00847A31" w:rsidRDefault="00000000">
      <w:pPr>
        <w:spacing w:line="480" w:lineRule="auto"/>
        <w:ind w:firstLine="720"/>
        <w:rPr>
          <w:rFonts w:ascii="Times New Roman" w:eastAsia="Times New Roman" w:hAnsi="Times New Roman" w:cs="Times New Roman"/>
          <w:color w:val="000000"/>
        </w:rPr>
      </w:pPr>
      <w:commentRangeStart w:id="303"/>
      <w:r>
        <w:rPr>
          <w:rFonts w:ascii="Times New Roman" w:eastAsia="Times New Roman" w:hAnsi="Times New Roman" w:cs="Times New Roman"/>
          <w:color w:val="000000"/>
        </w:rPr>
        <w:t>I could try to see the location. Remote viewing hadn’t been one of my skills. But the more I thought about the vision I’d just had, the more I realized it wasn’t a vision. He knew I was there because I was there energetically. I somehow had been able to take my mind to the location, just as a remote viewer would do. That’s why he sensed me.</w:t>
      </w:r>
      <w:commentRangeEnd w:id="303"/>
      <w:r w:rsidR="00BE7B2B">
        <w:rPr>
          <w:rStyle w:val="CommentReference"/>
          <w:rFonts w:ascii="Times New Roman" w:eastAsia="Times New Roman" w:hAnsi="Times New Roman" w:cs="Times New Roman"/>
          <w:color w:val="000000"/>
          <w:sz w:val="24"/>
          <w:szCs w:val="24"/>
        </w:rPr>
        <w:commentReference w:id="303"/>
      </w:r>
    </w:p>
    <w:p w14:paraId="00000A66" w14:textId="77777777" w:rsidR="00847A31" w:rsidRDefault="00000000">
      <w:pPr>
        <w:spacing w:line="480" w:lineRule="auto"/>
        <w:ind w:firstLine="720"/>
        <w:rPr>
          <w:rFonts w:ascii="Times New Roman" w:eastAsia="Times New Roman" w:hAnsi="Times New Roman" w:cs="Times New Roman"/>
          <w:color w:val="000000"/>
        </w:rPr>
      </w:pPr>
      <w:commentRangeStart w:id="304"/>
      <w:r>
        <w:rPr>
          <w:rFonts w:ascii="Times New Roman" w:eastAsia="Times New Roman" w:hAnsi="Times New Roman" w:cs="Times New Roman"/>
          <w:color w:val="000000"/>
        </w:rPr>
        <w:t xml:space="preserve">I closed my eyes and focused on the man, creating a block at the same time. It was risky, I knew that, but I had no other option. I wasn’t even sure it would work. At least I didn’t need to enter the facility this time, just find it on a map. A map in my mind. </w:t>
      </w:r>
    </w:p>
    <w:p w14:paraId="00000A6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closed my eyes and set my intention. It took a few minutes, but I was able to see the building. I was still too close to see the surrounding area. I zoomed out until I could see other landmarks. The lake, the road. I zoomed out further until I saw the general location. I’d always been good with maps, and I could see exactly where it was.</w:t>
      </w:r>
    </w:p>
    <w:p w14:paraId="00000A6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 was too far. I would need a car or to take a bus. It would take too long. I decided I would have to follow the camera plan. I’d go somewhere closer, somewhere where there’d be cameras.</w:t>
      </w:r>
    </w:p>
    <w:p w14:paraId="00000A6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Grand Forks seemed the best option.</w:t>
      </w:r>
      <w:commentRangeEnd w:id="304"/>
      <w:r w:rsidR="00F429F3">
        <w:rPr>
          <w:rStyle w:val="CommentReference"/>
          <w:rFonts w:ascii="Times New Roman" w:eastAsia="Times New Roman" w:hAnsi="Times New Roman" w:cs="Times New Roman"/>
          <w:color w:val="000000"/>
          <w:sz w:val="24"/>
          <w:szCs w:val="24"/>
        </w:rPr>
        <w:commentReference w:id="304"/>
      </w:r>
    </w:p>
    <w:p w14:paraId="00000A6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thought about waiting for David; he’d be able to help me. But I didn’t want him involved—I wanted him safe. I had to leave before he arrived.</w:t>
      </w:r>
    </w:p>
    <w:p w14:paraId="00000A6B" w14:textId="77777777" w:rsidR="00847A31" w:rsidRDefault="00000000">
      <w:pPr>
        <w:rPr>
          <w:rFonts w:ascii="Times New Roman" w:eastAsia="Times New Roman" w:hAnsi="Times New Roman" w:cs="Times New Roman"/>
          <w:color w:val="000000"/>
        </w:rPr>
      </w:pPr>
      <w:r>
        <w:br w:type="page"/>
      </w:r>
    </w:p>
    <w:p w14:paraId="00000A6C" w14:textId="77777777" w:rsidR="00847A31" w:rsidRDefault="00000000">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CAMP ESCAPE PART DEUX</w:t>
      </w:r>
    </w:p>
    <w:p w14:paraId="00000A6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kept my thoughts blocked while I repacked my backpack. The same routine, the same items. I wouldn’t need much.</w:t>
      </w:r>
    </w:p>
    <w:p w14:paraId="00000A6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planned to hike to Grand Forks. But it was 90 miles away, and it would take me several days. I needed to get there faster.</w:t>
      </w:r>
    </w:p>
    <w:p w14:paraId="00000A6F"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Laura.</w:t>
      </w:r>
    </w:p>
    <w:p w14:paraId="00000A7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knew I could trust her—or at least I could trust myself to read her.</w:t>
      </w:r>
    </w:p>
    <w:p w14:paraId="00000A7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made my way to her tent.</w:t>
      </w:r>
    </w:p>
    <w:p w14:paraId="00000A7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“Hi!” she chirped, a big smile on her face.</w:t>
      </w:r>
    </w:p>
    <w:p w14:paraId="00000A7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I need a favor. A big favor, </w:t>
      </w:r>
      <w:r>
        <w:rPr>
          <w:rFonts w:ascii="Times New Roman" w:eastAsia="Times New Roman" w:hAnsi="Times New Roman" w:cs="Times New Roman"/>
          <w:color w:val="000000"/>
        </w:rPr>
        <w:t>I projected.</w:t>
      </w:r>
    </w:p>
    <w:p w14:paraId="00000A7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“Anything,” she replied.</w:t>
      </w:r>
    </w:p>
    <w:p w14:paraId="00000A7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Use your thoughts,</w:t>
      </w:r>
      <w:r>
        <w:rPr>
          <w:rFonts w:ascii="Times New Roman" w:eastAsia="Times New Roman" w:hAnsi="Times New Roman" w:cs="Times New Roman"/>
          <w:color w:val="000000"/>
        </w:rPr>
        <w:t xml:space="preserve"> I told her.</w:t>
      </w:r>
    </w:p>
    <w:p w14:paraId="00000A7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Ok.</w:t>
      </w:r>
      <w:r>
        <w:rPr>
          <w:rFonts w:ascii="Times New Roman" w:eastAsia="Times New Roman" w:hAnsi="Times New Roman" w:cs="Times New Roman"/>
          <w:color w:val="000000"/>
        </w:rPr>
        <w:t xml:space="preserve"> I sensed the reluctance.</w:t>
      </w:r>
    </w:p>
    <w:p w14:paraId="00000A77"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need your car keys.</w:t>
      </w:r>
    </w:p>
    <w:p w14:paraId="00000A7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Her smile faded. She narrowed her eyes and tilted her head.</w:t>
      </w:r>
    </w:p>
    <w:p w14:paraId="00000A79"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Why?</w:t>
      </w:r>
    </w:p>
    <w:p w14:paraId="00000A7A"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Just trust me. I can’t tell you why, but please trust me.</w:t>
      </w:r>
    </w:p>
    <w:p w14:paraId="00000A7B"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I’m coming with you.</w:t>
      </w:r>
    </w:p>
    <w:p w14:paraId="00000A7C"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No, you aren’t. Please, just let me have the keys.</w:t>
      </w:r>
    </w:p>
    <w:p w14:paraId="00000A7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gave me her keys. I hugged her, thanking her for her trust, and set off to somehow start the car and leave without anyone noticing.</w:t>
      </w:r>
    </w:p>
    <w:p w14:paraId="00000A7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Getting the keys was easy. Getting the car started would draw attention. The loud noise of the gas engine would travel, and someone would hear, even though it wasn’t right at the camp. </w:t>
      </w:r>
      <w:r>
        <w:rPr>
          <w:rFonts w:ascii="Times New Roman" w:eastAsia="Times New Roman" w:hAnsi="Times New Roman" w:cs="Times New Roman"/>
          <w:color w:val="000000"/>
        </w:rPr>
        <w:lastRenderedPageBreak/>
        <w:t>But if I were quick, I would get away. There might just be enough gas to at least get me to Grand Forks. At least enough to get away from the camp. I didn’t think they would follow me. I wasn’t sure, but I decided to take the chance.</w:t>
      </w:r>
    </w:p>
    <w:p w14:paraId="00000A7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walked back the way we’d originally traveled on foot after meeting the crew, making sure there were no guards around. I sensed it was clear.</w:t>
      </w:r>
    </w:p>
    <w:p w14:paraId="00000A8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car was easy to spot.</w:t>
      </w:r>
    </w:p>
    <w:p w14:paraId="00000A8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got in and pushed the start button, hoping it would start on the first try and the distance would prevent the noise from reaching the camp.</w:t>
      </w:r>
    </w:p>
    <w:p w14:paraId="00000A8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 did, although it was a bit sluggish, sputtering a few times before reaching a normal hum.</w:t>
      </w:r>
    </w:p>
    <w:p w14:paraId="00000A8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drove away, toward the east, formulating the rest of my plan.</w:t>
      </w:r>
      <w:r>
        <w:br w:type="page"/>
      </w:r>
    </w:p>
    <w:p w14:paraId="00000A84" w14:textId="77777777" w:rsidR="00847A31" w:rsidRDefault="00000000">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BETRAYAL</w:t>
      </w:r>
    </w:p>
    <w:p w14:paraId="00000A8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braked, and the car screeched to a halt. A figure stumbled in front of the car.</w:t>
      </w:r>
    </w:p>
    <w:p w14:paraId="00000A8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 was David.</w:t>
      </w:r>
    </w:p>
    <w:p w14:paraId="00000A8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froze in shock. He was the last person I expected to see, never mind almost running over.</w:t>
      </w:r>
    </w:p>
    <w:p w14:paraId="00000A88" w14:textId="6A55B618" w:rsidR="00847A31" w:rsidDel="00F429F3" w:rsidRDefault="00000000">
      <w:pPr>
        <w:spacing w:line="480" w:lineRule="auto"/>
        <w:ind w:firstLine="720"/>
        <w:rPr>
          <w:del w:id="305" w:author="Aigner Wilson" w:date="2026-06-30T20:16:00Z" w16du:dateUtc="2026-07-01T03:16:00Z"/>
          <w:rFonts w:ascii="Times New Roman" w:eastAsia="Times New Roman" w:hAnsi="Times New Roman" w:cs="Times New Roman"/>
          <w:color w:val="000000"/>
        </w:rPr>
      </w:pPr>
      <w:r>
        <w:rPr>
          <w:rFonts w:ascii="Times New Roman" w:eastAsia="Times New Roman" w:hAnsi="Times New Roman" w:cs="Times New Roman"/>
          <w:color w:val="000000"/>
        </w:rPr>
        <w:t>“David!” I yelled as I opened the car door and ran to him.</w:t>
      </w:r>
      <w:ins w:id="306" w:author="Aigner Wilson" w:date="2026-06-30T20:16:00Z" w16du:dateUtc="2026-07-01T03:16:00Z">
        <w:r w:rsidR="00F429F3">
          <w:rPr>
            <w:rFonts w:ascii="Times New Roman" w:eastAsia="Times New Roman" w:hAnsi="Times New Roman" w:cs="Times New Roman"/>
            <w:color w:val="000000"/>
          </w:rPr>
          <w:t xml:space="preserve"> </w:t>
        </w:r>
      </w:ins>
    </w:p>
    <w:p w14:paraId="00000A89" w14:textId="77777777" w:rsidR="00847A31" w:rsidRDefault="00000000" w:rsidP="00F429F3">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“What are you doing here?” I asked.</w:t>
      </w:r>
    </w:p>
    <w:p w14:paraId="00000A8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couldn’t believe he was there, right in front of me, dirty and sunburned, and barely able to stand.</w:t>
      </w:r>
    </w:p>
    <w:p w14:paraId="00000A8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“Sage?” he said, expressionless.</w:t>
      </w:r>
    </w:p>
    <w:p w14:paraId="00000A8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“You’re dehydrated. Here, come to the car. There’s air conditioning,” I urged him, helping him get in the passenger seat and giving him my bottle of water.</w:t>
      </w:r>
    </w:p>
    <w:p w14:paraId="00000A8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gulped the water and lay his head back against the headrest.</w:t>
      </w:r>
    </w:p>
    <w:p w14:paraId="00000A8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That’s when I realized I couldn’t sense him. I figured it was because he was tired and dehydrated. I wanted to communicate telepathically but resorted to speaking aloud.</w:t>
      </w:r>
    </w:p>
    <w:p w14:paraId="00000A8F"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We should be safe out here.</w:t>
      </w:r>
    </w:p>
    <w:p w14:paraId="00000A9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told the story a second time, of how I’d escaped from the Michigan camp and of my travels by bus, meeting Laura, and finding the car. He told me he had sensed where I was and knew I was safe and was on his way to North Dakota when he thought he was being followed. While the car was far behind, he sensed something was off. He took a sharp turn down a gravel road and parked the car behind some boulders, hoping that they wouldn’t notice.</w:t>
      </w:r>
    </w:p>
    <w:p w14:paraId="00000A9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 waited for about an hour and thought I was safe, but when I tried to pull the car out, it was stuck in mud. I hadn’t noticed the mud,” he raised his hands in frustration and continued, “then I started to walk. I ran out of water a long while back and did my best to keep going.”</w:t>
      </w:r>
    </w:p>
    <w:p w14:paraId="00000A9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paused. I could tell he was out of breath.</w:t>
      </w:r>
    </w:p>
    <w:p w14:paraId="00000A9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“Okay, just rest,” I told him.</w:t>
      </w:r>
    </w:p>
    <w:p w14:paraId="00000A9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wanted to hug him, but he was still too hot, so I gave a kiss on the cheek.</w:t>
      </w:r>
    </w:p>
    <w:p w14:paraId="00000A9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 hesitant to tell him about where I was going. I blocked my own mind, just in case, and told him I was going into town, something was wrong with one of the generators, and I volunteered to pick up the part. I hoped he believed me. I didn’t want him involved in my plan. I wanted him safe. I knew if I had to take him back to the camp, that would mean the end of my plan. But I was worried about him, and part of me knew I should take him back to the camp.</w:t>
      </w:r>
    </w:p>
    <w:p w14:paraId="00000A9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“Let me take you back to camp. You need to rest,” I told him.</w:t>
      </w:r>
    </w:p>
    <w:p w14:paraId="00000A9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To my surprise, he said, “Let’s go into town, it’s not that far, and that’s something important.”</w:t>
      </w:r>
    </w:p>
    <w:p w14:paraId="00000A9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“Are you sure?” I questioned.</w:t>
      </w:r>
    </w:p>
    <w:p w14:paraId="00000A9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“Absolutely. I feel better already.” He smiled and pointed his finger in the direction I’d been going.</w:t>
      </w:r>
    </w:p>
    <w:p w14:paraId="00000A9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Again, I kept my mind blocked, as I thought through what I would do once we arrived in town. I decided to have him rest in the car while I pretended to go and get the part. Then I would walk away, find a camera, and hopefully be caught soon after. I hated lying to him, but even intuitively, it felt like the right thing to do. </w:t>
      </w:r>
      <w:r>
        <w:rPr>
          <w:rFonts w:ascii="Times New Roman" w:eastAsia="Times New Roman" w:hAnsi="Times New Roman" w:cs="Times New Roman"/>
          <w:i/>
          <w:iCs/>
          <w:color w:val="000000"/>
        </w:rPr>
        <w:t>I have to protect the plan</w:t>
      </w:r>
      <w:r>
        <w:rPr>
          <w:rFonts w:ascii="Times New Roman" w:eastAsia="Times New Roman" w:hAnsi="Times New Roman" w:cs="Times New Roman"/>
          <w:color w:val="000000"/>
        </w:rPr>
        <w:t xml:space="preserve">. He would worry about me, but hopefully, when he arrived back at the camp, Coco would explain to him that I’d planned this all along. I’d made sure to have Laura tell Coco that I’d stolen the keys from her and I was on </w:t>
      </w:r>
      <w:r>
        <w:rPr>
          <w:rFonts w:ascii="Times New Roman" w:eastAsia="Times New Roman" w:hAnsi="Times New Roman" w:cs="Times New Roman"/>
          <w:color w:val="000000"/>
        </w:rPr>
        <w:lastRenderedPageBreak/>
        <w:t xml:space="preserve">some crazy mission she didn’t quite understand. </w:t>
      </w:r>
      <w:r>
        <w:rPr>
          <w:rFonts w:ascii="Times New Roman" w:eastAsia="Times New Roman" w:hAnsi="Times New Roman" w:cs="Times New Roman"/>
          <w:i/>
          <w:iCs/>
          <w:color w:val="000000"/>
        </w:rPr>
        <w:t>Make sure you tell Coco that you refused to give me the keys when I told you about my plan. Give me a couple of hours’ head start</w:t>
      </w:r>
      <w:r>
        <w:rPr>
          <w:rFonts w:ascii="Times New Roman" w:eastAsia="Times New Roman" w:hAnsi="Times New Roman" w:cs="Times New Roman"/>
          <w:color w:val="000000"/>
        </w:rPr>
        <w:t>, I’d said to Laura.</w:t>
      </w:r>
    </w:p>
    <w:p w14:paraId="00000A9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wasn’t sure he’d worry less or more knowing I’d allowed myself to be taken.</w:t>
      </w:r>
    </w:p>
    <w:p w14:paraId="00000A9C"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I’m sorry, David.</w:t>
      </w:r>
    </w:p>
    <w:p w14:paraId="00000A9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 was my only option.</w:t>
      </w:r>
    </w:p>
    <w:p w14:paraId="00000A9E" w14:textId="77777777" w:rsidR="00847A31" w:rsidRDefault="00000000">
      <w:pPr>
        <w:spacing w:line="480" w:lineRule="auto"/>
        <w:ind w:firstLine="720"/>
        <w:rPr>
          <w:rFonts w:ascii="Times New Roman" w:eastAsia="Times New Roman" w:hAnsi="Times New Roman" w:cs="Times New Roman"/>
          <w:color w:val="000000"/>
        </w:rPr>
      </w:pPr>
      <w:commentRangeStart w:id="307"/>
      <w:r>
        <w:rPr>
          <w:rFonts w:ascii="Times New Roman" w:eastAsia="Times New Roman" w:hAnsi="Times New Roman" w:cs="Times New Roman"/>
          <w:color w:val="000000"/>
        </w:rPr>
        <w:t>When we arrived in Grand Forks, I asked David to wait in the car. He still looked terrible, and he needed to rest. We were almost out of gas. Did he notice? I wasn’t even sure how he’d get to the camp without gas. I unblocked for a brief moment and sent Laura a message, telling her that David was in town and would need to be picked up. I’ll be fine, I told her. I quickly resumed my blocking and hoped she would get the message. I knew he would be fine, I felt it.</w:t>
      </w:r>
      <w:commentRangeEnd w:id="307"/>
      <w:r w:rsidR="00463101">
        <w:rPr>
          <w:rStyle w:val="CommentReference"/>
          <w:rFonts w:ascii="Times New Roman" w:eastAsia="Times New Roman" w:hAnsi="Times New Roman" w:cs="Times New Roman"/>
          <w:color w:val="000000"/>
          <w:sz w:val="24"/>
          <w:szCs w:val="24"/>
        </w:rPr>
        <w:commentReference w:id="307"/>
      </w:r>
    </w:p>
    <w:p w14:paraId="00000A9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gave him a quick kiss and told him I would be back shortly.</w:t>
      </w:r>
    </w:p>
    <w:p w14:paraId="00000AA0" w14:textId="77777777" w:rsidR="00847A31" w:rsidRDefault="00000000">
      <w:pPr>
        <w:spacing w:line="480" w:lineRule="auto"/>
        <w:ind w:firstLine="720"/>
        <w:rPr>
          <w:rFonts w:ascii="Times New Roman" w:eastAsia="Times New Roman" w:hAnsi="Times New Roman" w:cs="Times New Roman"/>
          <w:color w:val="000000"/>
        </w:rPr>
      </w:pPr>
      <w:commentRangeStart w:id="308"/>
      <w:r>
        <w:rPr>
          <w:rFonts w:ascii="Times New Roman" w:eastAsia="Times New Roman" w:hAnsi="Times New Roman" w:cs="Times New Roman"/>
          <w:color w:val="000000"/>
        </w:rPr>
        <w:t>I walked in the direction of the store, which was around the corner from where I’d parked, but instead of going in, I kept walking. I looked for cameras everywhere but couldn’t see any. There had to be a camera somewhere. Even small towns had at least one. Frustrated, I turned toward a run-down building that used to be a bank. I hoped the camera was still working.</w:t>
      </w:r>
    </w:p>
    <w:p w14:paraId="00000AA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Before I had a chance to get close enough, I was grabbed from behind, and a bag was placed over my head. Just like last time. </w:t>
      </w:r>
      <w:r>
        <w:rPr>
          <w:rFonts w:ascii="Times New Roman" w:eastAsia="Times New Roman" w:hAnsi="Times New Roman" w:cs="Times New Roman"/>
          <w:i/>
          <w:iCs/>
          <w:color w:val="000000"/>
        </w:rPr>
        <w:t>It worked,</w:t>
      </w:r>
      <w:r>
        <w:rPr>
          <w:rFonts w:ascii="Times New Roman" w:eastAsia="Times New Roman" w:hAnsi="Times New Roman" w:cs="Times New Roman"/>
          <w:color w:val="000000"/>
        </w:rPr>
        <w:t xml:space="preserve"> I thought to myself.</w:t>
      </w:r>
    </w:p>
    <w:p w14:paraId="00000AA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Then, the familiar drug-induced darkness.</w:t>
      </w:r>
      <w:commentRangeEnd w:id="308"/>
      <w:r w:rsidR="00463101">
        <w:rPr>
          <w:rStyle w:val="CommentReference"/>
          <w:rFonts w:ascii="Times New Roman" w:eastAsia="Times New Roman" w:hAnsi="Times New Roman" w:cs="Times New Roman"/>
          <w:color w:val="000000"/>
          <w:sz w:val="24"/>
          <w:szCs w:val="24"/>
        </w:rPr>
        <w:commentReference w:id="308"/>
      </w:r>
    </w:p>
    <w:p w14:paraId="00000AA3" w14:textId="77777777" w:rsidR="00847A31" w:rsidRDefault="00000000">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00000AA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woke, half remembering what had happened, but less groggy than the last time I was taken prisoner. The sack was gone, and my arms were free. I opened my eyes.</w:t>
      </w:r>
    </w:p>
    <w:p w14:paraId="00000AA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“Sage,” said a familiar voice behind me.</w:t>
      </w:r>
    </w:p>
    <w:p w14:paraId="00000AA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 turned.</w:t>
      </w:r>
    </w:p>
    <w:p w14:paraId="00000AA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“David?” I asked.</w:t>
      </w:r>
    </w:p>
    <w:p w14:paraId="00000AA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was wearing the same blue polo and khakis as the others I’d seen. As I scanned the room, I saw several people all dressed the same way.</w:t>
      </w:r>
    </w:p>
    <w:p w14:paraId="00000AA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“What’s happening…what are you…where are we?” I stuttered, barely able to speak in complete sentences.</w:t>
      </w:r>
    </w:p>
    <w:p w14:paraId="00000AA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“You know, your blocking is not as good as you think,” he said with a nasty smirk.</w:t>
      </w:r>
    </w:p>
    <w:p w14:paraId="00000AA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don’t understand,” I said, shaking my head.</w:t>
      </w:r>
    </w:p>
    <w:p w14:paraId="00000AAC"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You know, people are sometimes not who we think they are.</w:t>
      </w:r>
    </w:p>
    <w:p w14:paraId="00000AA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could finally read his thoughts.</w:t>
      </w:r>
    </w:p>
    <w:p w14:paraId="00000AA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t>
      </w:r>
      <w:commentRangeStart w:id="309"/>
      <w:r>
        <w:rPr>
          <w:rFonts w:ascii="Times New Roman" w:eastAsia="Times New Roman" w:hAnsi="Times New Roman" w:cs="Times New Roman"/>
          <w:color w:val="000000"/>
        </w:rPr>
        <w:t>David…why?” I pleaded.</w:t>
      </w:r>
    </w:p>
    <w:p w14:paraId="00000AA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didn’t want him to read mine.</w:t>
      </w:r>
    </w:p>
    <w:p w14:paraId="00000AB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“You don’t have to block me. I can still read your mind. And I know about your silly plan. It wouldn’t have worked, you know,” he laughed.</w:t>
      </w:r>
    </w:p>
    <w:p w14:paraId="00000AB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His voice was rough and his words biting. It wasn’t the David I’d spent years with. Trusted and loved.</w:t>
      </w:r>
    </w:p>
    <w:p w14:paraId="00000AB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“All this time,” I cried, tears rolling down my cheeks, “after everything we’ve shared. You were just…pretending.”</w:t>
      </w:r>
      <w:commentRangeEnd w:id="309"/>
      <w:r w:rsidR="005D277D">
        <w:rPr>
          <w:rStyle w:val="CommentReference"/>
          <w:rFonts w:ascii="Times New Roman" w:eastAsia="Times New Roman" w:hAnsi="Times New Roman" w:cs="Times New Roman"/>
          <w:color w:val="000000"/>
          <w:sz w:val="24"/>
          <w:szCs w:val="24"/>
        </w:rPr>
        <w:commentReference w:id="309"/>
      </w:r>
    </w:p>
    <w:p w14:paraId="00000AB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have to admit, you’re pretty likable, so it was relatively easy to be with you. But, you know, the plots and plans of the rebellion are a waste of your talents,” he said.</w:t>
      </w:r>
    </w:p>
    <w:p w14:paraId="00000AB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noticed a man behind him, his pupils huge, </w:t>
      </w:r>
      <w:commentRangeStart w:id="310"/>
      <w:r>
        <w:rPr>
          <w:rFonts w:ascii="Times New Roman" w:eastAsia="Times New Roman" w:hAnsi="Times New Roman" w:cs="Times New Roman"/>
          <w:color w:val="000000"/>
        </w:rPr>
        <w:t xml:space="preserve">like the dream of the masses, </w:t>
      </w:r>
      <w:commentRangeEnd w:id="310"/>
      <w:r w:rsidR="005D277D">
        <w:rPr>
          <w:rStyle w:val="CommentReference"/>
          <w:rFonts w:ascii="Times New Roman" w:eastAsia="Times New Roman" w:hAnsi="Times New Roman" w:cs="Times New Roman"/>
          <w:color w:val="000000"/>
          <w:sz w:val="24"/>
          <w:szCs w:val="24"/>
        </w:rPr>
        <w:commentReference w:id="310"/>
      </w:r>
      <w:r>
        <w:rPr>
          <w:rFonts w:ascii="Times New Roman" w:eastAsia="Times New Roman" w:hAnsi="Times New Roman" w:cs="Times New Roman"/>
          <w:color w:val="000000"/>
        </w:rPr>
        <w:t>and the Sophie dream.</w:t>
      </w:r>
    </w:p>
    <w:p w14:paraId="00000AB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didn’t reply. I just stared at him. I felt my insides twisting, and my breath quickened.</w:t>
      </w:r>
    </w:p>
    <w:p w14:paraId="00000AB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I’d been a fool. Me. I thought I was so clever. And the entire time, he was the clever one.</w:t>
      </w:r>
    </w:p>
    <w:p w14:paraId="00000AB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But the pupils. Something else was happening.</w:t>
      </w:r>
    </w:p>
    <w:p w14:paraId="00000AB8"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David, please. Remember who you are. They’ve done something to you. You are not yourself. Help me. Help the rebellion.</w:t>
      </w:r>
    </w:p>
    <w:p w14:paraId="00000AB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Where was the man that I remote viewed? He seemed important.</w:t>
      </w:r>
    </w:p>
    <w:p w14:paraId="00000ABA"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He’ll be here soon.</w:t>
      </w:r>
    </w:p>
    <w:p w14:paraId="00000AB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couldn’t stop his probing. I knew this room was different—the walls were </w:t>
      </w:r>
      <w:commentRangeStart w:id="311"/>
      <w:r>
        <w:rPr>
          <w:rFonts w:ascii="Times New Roman" w:eastAsia="Times New Roman" w:hAnsi="Times New Roman" w:cs="Times New Roman"/>
          <w:color w:val="000000"/>
        </w:rPr>
        <w:t>not made of</w:t>
      </w:r>
      <w:commentRangeEnd w:id="311"/>
      <w:r w:rsidR="005D277D">
        <w:rPr>
          <w:rStyle w:val="CommentReference"/>
          <w:rFonts w:ascii="Times New Roman" w:eastAsia="Times New Roman" w:hAnsi="Times New Roman" w:cs="Times New Roman"/>
          <w:color w:val="000000"/>
          <w:sz w:val="24"/>
          <w:szCs w:val="24"/>
        </w:rPr>
        <w:commentReference w:id="311"/>
      </w:r>
      <w:r>
        <w:rPr>
          <w:rFonts w:ascii="Times New Roman" w:eastAsia="Times New Roman" w:hAnsi="Times New Roman" w:cs="Times New Roman"/>
          <w:color w:val="000000"/>
        </w:rPr>
        <w:t>, and I was able to use my abilities, but I couldn’t block him.</w:t>
      </w:r>
    </w:p>
    <w:p w14:paraId="00000ABC"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That’s right. You can’t.</w:t>
      </w:r>
    </w:p>
    <w:p w14:paraId="00000AB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felt pressure and then burning in my head.</w:t>
      </w:r>
    </w:p>
    <w:p w14:paraId="00000ABE"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Get out of my head!</w:t>
      </w:r>
    </w:p>
    <w:p w14:paraId="00000ABF" w14:textId="77777777" w:rsidR="00847A31" w:rsidRDefault="00000000">
      <w:pPr>
        <w:spacing w:line="480" w:lineRule="auto"/>
        <w:ind w:firstLine="720"/>
        <w:rPr>
          <w:rFonts w:ascii="Times New Roman" w:eastAsia="Times New Roman" w:hAnsi="Times New Roman" w:cs="Times New Roman"/>
          <w:color w:val="000000"/>
        </w:rPr>
      </w:pPr>
      <w:commentRangeStart w:id="312"/>
      <w:r>
        <w:rPr>
          <w:rFonts w:ascii="Times New Roman" w:eastAsia="Times New Roman" w:hAnsi="Times New Roman" w:cs="Times New Roman"/>
          <w:color w:val="000000"/>
        </w:rPr>
        <w:t xml:space="preserve">I was cocooned and warm, and Jacob was there. </w:t>
      </w:r>
      <w:r>
        <w:rPr>
          <w:rFonts w:ascii="Times New Roman" w:eastAsia="Times New Roman" w:hAnsi="Times New Roman" w:cs="Times New Roman"/>
          <w:i/>
          <w:iCs/>
          <w:color w:val="000000"/>
        </w:rPr>
        <w:t>Remember the pact</w:t>
      </w:r>
      <w:r>
        <w:rPr>
          <w:rFonts w:ascii="Times New Roman" w:eastAsia="Times New Roman" w:hAnsi="Times New Roman" w:cs="Times New Roman"/>
          <w:color w:val="000000"/>
        </w:rPr>
        <w:t>, I heard him say. I said it too. Then I felt him ripped away. Then birth, and forgetfulness.</w:t>
      </w:r>
    </w:p>
    <w:p w14:paraId="00000AC0" w14:textId="07DFD499"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Then I was in Ms. Clara’s office, asleep, and I watched as she touched my head, and my memories of Jacob were erased. She turned to someone in the room, someone in a blue uniform, the same polo and khakis as those in the </w:t>
      </w:r>
      <w:ins w:id="313" w:author="Aigner Wilson" w:date="2026-06-30T20:27:00Z" w16du:dateUtc="2026-07-01T03:27:00Z">
        <w:r w:rsidR="005D277D">
          <w:rPr>
            <w:rFonts w:ascii="Times New Roman" w:eastAsia="Times New Roman" w:hAnsi="Times New Roman" w:cs="Times New Roman"/>
            <w:color w:val="000000"/>
          </w:rPr>
          <w:t>L</w:t>
        </w:r>
      </w:ins>
      <w:del w:id="314" w:author="Aigner Wilson" w:date="2026-06-30T20:27:00Z" w16du:dateUtc="2026-07-01T03:27:00Z">
        <w:r w:rsidDel="005D277D">
          <w:rPr>
            <w:rFonts w:ascii="Times New Roman" w:eastAsia="Times New Roman" w:hAnsi="Times New Roman" w:cs="Times New Roman"/>
            <w:color w:val="000000"/>
          </w:rPr>
          <w:delText>l</w:delText>
        </w:r>
      </w:del>
      <w:r>
        <w:rPr>
          <w:rFonts w:ascii="Times New Roman" w:eastAsia="Times New Roman" w:hAnsi="Times New Roman" w:cs="Times New Roman"/>
          <w:color w:val="000000"/>
        </w:rPr>
        <w:t>eadership.</w:t>
      </w:r>
    </w:p>
    <w:p w14:paraId="00000AC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“It’s done,” she said.</w:t>
      </w:r>
    </w:p>
    <w:p w14:paraId="00000AC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Another flash and I was lying next to Liam, sound asleep, and I watched as he touched my head. This time, instead of removing memories, he gave me nightmares.</w:t>
      </w:r>
    </w:p>
    <w:p w14:paraId="00000AC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Since before birth, the Leadership knew everything. They planned everything. Ms. Clara was part of it, as was Liam. Had they also been able to do something before I was born? Who else?</w:t>
      </w:r>
    </w:p>
    <w:p w14:paraId="00000AC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My mother. I remember the way she looked at me that day in the meadow. </w:t>
      </w:r>
      <w:r>
        <w:rPr>
          <w:rFonts w:ascii="Times New Roman" w:eastAsia="Times New Roman" w:hAnsi="Times New Roman" w:cs="Times New Roman"/>
          <w:i/>
          <w:iCs/>
          <w:color w:val="000000"/>
        </w:rPr>
        <w:t>Unnatural.</w:t>
      </w:r>
      <w:r>
        <w:rPr>
          <w:rFonts w:ascii="Times New Roman" w:eastAsia="Times New Roman" w:hAnsi="Times New Roman" w:cs="Times New Roman"/>
          <w:color w:val="000000"/>
        </w:rPr>
        <w:t xml:space="preserve"> She wasn’t concerned about me at all. She was concerned I’d remember my mission. Was she really my mother? I doubted everything.</w:t>
      </w:r>
      <w:commentRangeEnd w:id="312"/>
      <w:r w:rsidR="005D277D">
        <w:rPr>
          <w:rStyle w:val="CommentReference"/>
          <w:rFonts w:ascii="Times New Roman" w:eastAsia="Times New Roman" w:hAnsi="Times New Roman" w:cs="Times New Roman"/>
          <w:color w:val="000000"/>
          <w:sz w:val="24"/>
          <w:szCs w:val="24"/>
        </w:rPr>
        <w:commentReference w:id="312"/>
      </w:r>
    </w:p>
    <w:p w14:paraId="00000AC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“You see, we’ve known about you for a long time. We hoped to stop everything before you were born. It worked until Jacob found a way to connect to you through your dreams.”</w:t>
      </w:r>
    </w:p>
    <w:p w14:paraId="00000AC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“You…erased my memories. And my mother…was part of it…”  I could hardly speak. So much betrayal and pain.</w:t>
      </w:r>
    </w:p>
    <w:p w14:paraId="00000AC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“No,” he smiled, “she was just easy to control.”</w:t>
      </w:r>
    </w:p>
    <w:p w14:paraId="00000AC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“Why didn’t you just capture me or kill me?”</w:t>
      </w:r>
    </w:p>
    <w:p w14:paraId="00000AC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“Because you were protected by Jacob, by Justin, and by many others you never knew existed. That’s where I came in. We already knew most everything. I was there to encourage and keep you in check,” he said.</w:t>
      </w:r>
    </w:p>
    <w:p w14:paraId="00000AC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“We need you to complete Envoy’s training.”</w:t>
      </w:r>
    </w:p>
    <w:p w14:paraId="00000AC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“Why me?” I asked. I was only a prophet. </w:t>
      </w:r>
      <w:r>
        <w:rPr>
          <w:rFonts w:ascii="Times New Roman" w:eastAsia="Times New Roman" w:hAnsi="Times New Roman" w:cs="Times New Roman"/>
          <w:i/>
          <w:iCs/>
          <w:color w:val="000000"/>
        </w:rPr>
        <w:t>Only.</w:t>
      </w:r>
      <w:r>
        <w:rPr>
          <w:rFonts w:ascii="Times New Roman" w:eastAsia="Times New Roman" w:hAnsi="Times New Roman" w:cs="Times New Roman"/>
          <w:color w:val="000000"/>
        </w:rPr>
        <w:t xml:space="preserve"> That was enough and supposedly everything.</w:t>
      </w:r>
    </w:p>
    <w:p w14:paraId="00000AC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“Sage, Sage. Your prophecies mean nothing. We want your energy.”</w:t>
      </w:r>
    </w:p>
    <w:p w14:paraId="00000AC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“Leave me alone!” I ran toward the wall, hoping to find the hidden door. Fear. My energy. My lifeforce.</w:t>
      </w:r>
    </w:p>
    <w:p w14:paraId="00000AC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wasn’t going to let them take it easily.</w:t>
      </w:r>
    </w:p>
    <w:p w14:paraId="00000AC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man with the large pupils grabbed me, pushing me against the wall. I tried to get free, but he was too strong.</w:t>
      </w:r>
    </w:p>
    <w:p w14:paraId="00000AD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“Let go of me!” I yelled.</w:t>
      </w:r>
    </w:p>
    <w:p w14:paraId="00000AD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looked straight ahead, without making eye contact. His grasp tightened.</w:t>
      </w:r>
    </w:p>
    <w:p w14:paraId="00000AD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“You’re hurting me,” I cried out.</w:t>
      </w:r>
    </w:p>
    <w:p w14:paraId="00000AD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“Don’t worry, nobody will hurt you, as long as you cooperate,” David said, as someone came from behind and gave me another injection of whatever drug they’d given me before. Or a different drug. No matter. I was out again.</w:t>
      </w:r>
    </w:p>
    <w:p w14:paraId="00000AD4" w14:textId="77777777" w:rsidR="00847A31" w:rsidRDefault="00000000">
      <w:pPr>
        <w:rPr>
          <w:rFonts w:ascii="Times New Roman" w:eastAsia="Times New Roman" w:hAnsi="Times New Roman" w:cs="Times New Roman"/>
          <w:color w:val="000000"/>
        </w:rPr>
      </w:pPr>
      <w:r>
        <w:br w:type="page"/>
      </w:r>
    </w:p>
    <w:p w14:paraId="00000AD5" w14:textId="77777777" w:rsidR="00847A31" w:rsidRDefault="00000000">
      <w:pPr>
        <w:spacing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RETAKEN</w:t>
      </w:r>
    </w:p>
    <w:p w14:paraId="00000AD6"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Who are you? Why are in my dream?</w:t>
      </w:r>
    </w:p>
    <w:p w14:paraId="00000AD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 kneeling on a cold floor. In a different room in the facility. In front of me stood a man, but I didn’t recognize him.</w:t>
      </w:r>
    </w:p>
    <w:p w14:paraId="00000AD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brought his hand toward my head. I remembered my remote viewing of the man.</w:t>
      </w:r>
    </w:p>
    <w:p w14:paraId="00000AD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No!</w:t>
      </w:r>
      <w:r>
        <w:rPr>
          <w:rFonts w:ascii="Times New Roman" w:eastAsia="Times New Roman" w:hAnsi="Times New Roman" w:cs="Times New Roman"/>
          <w:color w:val="000000"/>
        </w:rPr>
        <w:t xml:space="preserve"> I pleaded.</w:t>
      </w:r>
    </w:p>
    <w:p w14:paraId="00000AD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tried to get up, to run. There was nothing I could do. I was paralyzed.</w:t>
      </w:r>
    </w:p>
    <w:p w14:paraId="00000AD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As the man laid his hand on my forehead, I felt a jolt of electricity. I closed my eyes, and everything was spinning.</w:t>
      </w:r>
    </w:p>
    <w:p w14:paraId="00000AD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tried to speak, to beg him to stop, but my lips were frozen.</w:t>
      </w:r>
    </w:p>
    <w:p w14:paraId="00000AD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need to speak.</w:t>
      </w:r>
    </w:p>
    <w:p w14:paraId="00000AD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was powerless as he drained my memories, my creativity, my prophetic ability, my love…all the energy that was ME. My soul. </w:t>
      </w:r>
    </w:p>
    <w:p w14:paraId="00000ADF" w14:textId="77777777" w:rsidR="00847A31" w:rsidRDefault="00000000">
      <w:pPr>
        <w:spacing w:line="480" w:lineRule="auto"/>
        <w:ind w:firstLine="720"/>
        <w:rPr>
          <w:rFonts w:ascii="Times New Roman" w:eastAsia="Times New Roman" w:hAnsi="Times New Roman" w:cs="Times New Roman"/>
          <w:color w:val="000000"/>
        </w:rPr>
      </w:pPr>
      <w:commentRangeStart w:id="315"/>
      <w:r>
        <w:rPr>
          <w:rFonts w:ascii="Times New Roman" w:eastAsia="Times New Roman" w:hAnsi="Times New Roman" w:cs="Times New Roman"/>
          <w:color w:val="000000"/>
        </w:rPr>
        <w:t>I remembered it was just a dream</w:t>
      </w:r>
      <w:commentRangeEnd w:id="315"/>
      <w:r w:rsidR="00346645">
        <w:rPr>
          <w:rStyle w:val="CommentReference"/>
          <w:rFonts w:ascii="Times New Roman" w:eastAsia="Times New Roman" w:hAnsi="Times New Roman" w:cs="Times New Roman"/>
          <w:color w:val="000000"/>
          <w:sz w:val="24"/>
          <w:szCs w:val="24"/>
        </w:rPr>
        <w:commentReference w:id="315"/>
      </w:r>
      <w:r>
        <w:rPr>
          <w:rFonts w:ascii="Times New Roman" w:eastAsia="Times New Roman" w:hAnsi="Times New Roman" w:cs="Times New Roman"/>
          <w:color w:val="000000"/>
        </w:rPr>
        <w:t>, and that I could control my dreams. I tried to shift to another place, a beach, a meadow, anywhere but the room.</w:t>
      </w:r>
    </w:p>
    <w:p w14:paraId="00000AE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Nothing happened. I was stuck. </w:t>
      </w:r>
    </w:p>
    <w:p w14:paraId="00000AE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Then speak,</w:t>
      </w:r>
      <w:r>
        <w:rPr>
          <w:rFonts w:ascii="Times New Roman" w:eastAsia="Times New Roman" w:hAnsi="Times New Roman" w:cs="Times New Roman"/>
          <w:color w:val="000000"/>
        </w:rPr>
        <w:t xml:space="preserve"> said a voice.</w:t>
      </w:r>
    </w:p>
    <w:p w14:paraId="00000AE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Is it coming through my mind or through my ears?</w:t>
      </w:r>
      <w:r>
        <w:rPr>
          <w:rFonts w:ascii="Times New Roman" w:eastAsia="Times New Roman" w:hAnsi="Times New Roman" w:cs="Times New Roman"/>
          <w:color w:val="000000"/>
        </w:rPr>
        <w:t xml:space="preserve"> I had no idea.</w:t>
      </w:r>
    </w:p>
    <w:p w14:paraId="00000AE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still felt the electricity pulsing through me, but the vertigo had stopped.</w:t>
      </w:r>
    </w:p>
    <w:p w14:paraId="00000AE4"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Who are you?</w:t>
      </w:r>
    </w:p>
    <w:p w14:paraId="00000AE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Suddenly, all I could see was blue. I was filled with love. And memories. Of childhood. Of Jacob.</w:t>
      </w:r>
    </w:p>
    <w:p w14:paraId="00000AE6"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Jacob? </w:t>
      </w:r>
      <w:r>
        <w:rPr>
          <w:rFonts w:ascii="Times New Roman" w:eastAsia="Times New Roman" w:hAnsi="Times New Roman" w:cs="Times New Roman"/>
          <w:color w:val="000000"/>
        </w:rPr>
        <w:t>I wondered.</w:t>
      </w:r>
    </w:p>
    <w:p w14:paraId="00000AE7"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lastRenderedPageBreak/>
        <w:t xml:space="preserve">The end is near. Release your fears, </w:t>
      </w:r>
      <w:r>
        <w:rPr>
          <w:rFonts w:ascii="Times New Roman" w:eastAsia="Times New Roman" w:hAnsi="Times New Roman" w:cs="Times New Roman"/>
          <w:color w:val="000000"/>
        </w:rPr>
        <w:t>said the voice. It was garbled, unknown.</w:t>
      </w:r>
    </w:p>
    <w:p w14:paraId="00000AE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What end? The end of me? The end of humanity?</w:t>
      </w:r>
    </w:p>
    <w:p w14:paraId="00000AE9"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Don’t you mean the end of humidity? </w:t>
      </w:r>
      <w:r>
        <w:rPr>
          <w:rFonts w:ascii="Times New Roman" w:eastAsia="Times New Roman" w:hAnsi="Times New Roman" w:cs="Times New Roman"/>
          <w:color w:val="000000"/>
        </w:rPr>
        <w:t>said the voice.</w:t>
      </w:r>
    </w:p>
    <w:p w14:paraId="00000AE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bolted up from my dream, as if shocked back to life.</w:t>
      </w:r>
    </w:p>
    <w:p w14:paraId="00000AEB" w14:textId="77777777" w:rsidR="00847A31" w:rsidRDefault="00000000">
      <w:pPr>
        <w:spacing w:line="480" w:lineRule="auto"/>
        <w:ind w:firstLine="720"/>
        <w:rPr>
          <w:rFonts w:ascii="Times New Roman" w:eastAsia="Times New Roman" w:hAnsi="Times New Roman" w:cs="Times New Roman"/>
          <w:color w:val="000000"/>
        </w:rPr>
      </w:pPr>
      <w:commentRangeStart w:id="316"/>
      <w:r>
        <w:rPr>
          <w:rFonts w:ascii="Times New Roman" w:eastAsia="Times New Roman" w:hAnsi="Times New Roman" w:cs="Times New Roman"/>
          <w:color w:val="000000"/>
        </w:rPr>
        <w:t>Jacob. It was Jacob. Why had he come back?</w:t>
      </w:r>
    </w:p>
    <w:p w14:paraId="00000AE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“Why did you leave?” I yelled.</w:t>
      </w:r>
    </w:p>
    <w:p w14:paraId="00000AE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Come back!</w:t>
      </w:r>
      <w:r>
        <w:rPr>
          <w:rFonts w:ascii="Times New Roman" w:eastAsia="Times New Roman" w:hAnsi="Times New Roman" w:cs="Times New Roman"/>
          <w:color w:val="000000"/>
        </w:rPr>
        <w:t xml:space="preserve"> I pleaded.</w:t>
      </w:r>
    </w:p>
    <w:p w14:paraId="00000AE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looked around the room, remembering that I wasn’t home, whichever home, and I’d been taken. By David. I still couldn’t believe he’d betrayed me. I needed to block my thoughts. Did it even matter? David knew everything. </w:t>
      </w:r>
      <w:r>
        <w:rPr>
          <w:rFonts w:ascii="Times New Roman" w:eastAsia="Times New Roman" w:hAnsi="Times New Roman" w:cs="Times New Roman"/>
          <w:i/>
          <w:iCs/>
          <w:color w:val="000000"/>
        </w:rPr>
        <w:t>Everything.</w:t>
      </w:r>
      <w:r>
        <w:rPr>
          <w:rFonts w:ascii="Times New Roman" w:eastAsia="Times New Roman" w:hAnsi="Times New Roman" w:cs="Times New Roman"/>
          <w:color w:val="000000"/>
        </w:rPr>
        <w:t xml:space="preserve"> I knew he’d scraped my mind of every memory and thought that existed. I felt it. Was that supposed to be him in the dream, the man with his hand on my forehead? Was he pretending to be Jacob also?</w:t>
      </w:r>
      <w:commentRangeEnd w:id="316"/>
      <w:r w:rsidR="00346645">
        <w:rPr>
          <w:rStyle w:val="CommentReference"/>
          <w:rFonts w:ascii="Times New Roman" w:eastAsia="Times New Roman" w:hAnsi="Times New Roman" w:cs="Times New Roman"/>
          <w:color w:val="000000"/>
          <w:sz w:val="24"/>
          <w:szCs w:val="24"/>
        </w:rPr>
        <w:commentReference w:id="316"/>
      </w:r>
    </w:p>
    <w:p w14:paraId="00000AE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No. The blue light, that’s Jacob’s light.</w:t>
      </w:r>
      <w:r>
        <w:rPr>
          <w:rFonts w:ascii="Times New Roman" w:eastAsia="Times New Roman" w:hAnsi="Times New Roman" w:cs="Times New Roman"/>
          <w:color w:val="000000"/>
        </w:rPr>
        <w:t xml:space="preserve"> However, I didn’t know David’s full power. He could’ve easily pretended to be Jacob.</w:t>
      </w:r>
    </w:p>
    <w:p w14:paraId="00000AF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could trust no one at that point. Kristen and her cohorts, now David. But David was the worst. Years of betrayal, a calculated and evil plan. A long con. I thought I was so clever, so aware, and he was right there, stealing everything from me. He probably planned Sophie’s disappearance. For all I know, he could have orchestrated the entire taking, even before I’d met him. </w:t>
      </w:r>
    </w:p>
    <w:p w14:paraId="00000AF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was sure he alerted the government goons to the location of the Montana camp. And Michigan? I was sure he was part of that also. He knew where I was all along, and he probably followed me all the way to North Dakota. And then conveniently showed up in the middle of the road. </w:t>
      </w:r>
    </w:p>
    <w:p w14:paraId="00000AF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Of course. Now it all made sense.</w:t>
      </w:r>
    </w:p>
    <w:p w14:paraId="00000AF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After my moment of revelation and reflection, I tried to figure out where I was. The room looked similar to where I’d been held last time I was taken. I saw the door built into the cool, dark wall, no windows, and a cold floor. Unfortunately, this time there was no water or strawberries. In fact, the room was empty, except for a piece of foam on the floor, where I’d been lying, and what looked like a basin to pee in.</w:t>
      </w:r>
    </w:p>
    <w:p w14:paraId="00000AF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tried my abilities, but I already knew the wall was likely made of </w:t>
      </w:r>
      <w:r>
        <w:rPr>
          <w:rFonts w:ascii="Times New Roman" w:eastAsia="Times New Roman" w:hAnsi="Times New Roman" w:cs="Times New Roman"/>
        </w:rPr>
        <w:t>Silectrium</w:t>
      </w:r>
      <w:r>
        <w:rPr>
          <w:rFonts w:ascii="Times New Roman" w:eastAsia="Times New Roman" w:hAnsi="Times New Roman" w:cs="Times New Roman"/>
          <w:i/>
          <w:iCs/>
        </w:rPr>
        <w:t>.</w:t>
      </w:r>
      <w:r>
        <w:rPr>
          <w:rFonts w:ascii="Times New Roman" w:eastAsia="Times New Roman" w:hAnsi="Times New Roman" w:cs="Times New Roman"/>
          <w:color w:val="000000"/>
        </w:rPr>
        <w:t xml:space="preserve"> I was right. Nothing. No thoughts went through.</w:t>
      </w:r>
    </w:p>
    <w:p w14:paraId="00000AF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would wait until they showed up. They, or David, or whoever was in charge.</w:t>
      </w:r>
    </w:p>
    <w:p w14:paraId="00000AF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thought about Jacob. His appearance after so many years was shocking. I never expected him to return. There he was, though, with a message of… not hope. The end is near didn’t sound hopeful. It could mean the end of anything. The end of me. The end of the world. The end of humanity, which was different from the end of the world. But he also told me not to fear. Maybe it was the end of evil. The end of the tyranny. </w:t>
      </w:r>
      <w:r>
        <w:rPr>
          <w:rFonts w:ascii="Times New Roman" w:eastAsia="Times New Roman" w:hAnsi="Times New Roman" w:cs="Times New Roman"/>
          <w:i/>
          <w:iCs/>
          <w:color w:val="000000"/>
        </w:rPr>
        <w:t>That’s where I feel hope.</w:t>
      </w:r>
      <w:r>
        <w:rPr>
          <w:rFonts w:ascii="Times New Roman" w:eastAsia="Times New Roman" w:hAnsi="Times New Roman" w:cs="Times New Roman"/>
          <w:color w:val="000000"/>
        </w:rPr>
        <w:t xml:space="preserve"> I chose that interpretation.</w:t>
      </w:r>
    </w:p>
    <w:p w14:paraId="00000AF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sat on the foam mattress for several hours. Nobody came, and I began to wonder if anyone would come at all.</w:t>
      </w:r>
    </w:p>
    <w:p w14:paraId="00000AF8" w14:textId="77777777" w:rsidR="00847A31" w:rsidRDefault="00000000">
      <w:pPr>
        <w:rPr>
          <w:rFonts w:ascii="Times New Roman" w:eastAsia="Times New Roman" w:hAnsi="Times New Roman" w:cs="Times New Roman"/>
          <w:color w:val="000000"/>
        </w:rPr>
      </w:pPr>
      <w:r>
        <w:br w:type="page"/>
      </w:r>
    </w:p>
    <w:p w14:paraId="00000AF9" w14:textId="77777777" w:rsidR="00847A31" w:rsidRDefault="00000000">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OUR FEARED LEADERS</w:t>
      </w:r>
    </w:p>
    <w:p w14:paraId="00000AF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Someone was coming.</w:t>
      </w:r>
    </w:p>
    <w:p w14:paraId="00000AF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I’d dozed off, bored and hungry. The foam offered little comfort, but I was tired and somehow able to sleep for a bit. Nobody had come in since I arrived, and my hunger was more persistent. My throat was dry, and I had a headache. I desperately needed water. I didn’t know how long I’d been in that room and was surprised that nobody had come to question me further. I did keep a strong block in place, including a dream block, but I suspected my captors had a way to bypass the usual protections. Nothing surprised me. I’d been played for a long time and felt defeated. </w:t>
      </w:r>
      <w:r>
        <w:rPr>
          <w:rFonts w:ascii="Times New Roman" w:eastAsia="Times New Roman" w:hAnsi="Times New Roman" w:cs="Times New Roman"/>
          <w:i/>
          <w:iCs/>
          <w:color w:val="000000"/>
        </w:rPr>
        <w:t>They are more powerful than we thought</w:t>
      </w:r>
      <w:r>
        <w:rPr>
          <w:rFonts w:ascii="Times New Roman" w:eastAsia="Times New Roman" w:hAnsi="Times New Roman" w:cs="Times New Roman"/>
          <w:color w:val="000000"/>
        </w:rPr>
        <w:t>. I lay in silence staring at the wall.</w:t>
      </w:r>
    </w:p>
    <w:p w14:paraId="00000AF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heard the click of a door opening, and the lights brightened.</w:t>
      </w:r>
    </w:p>
    <w:p w14:paraId="00000AF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stood up. Better to be at the same level as whoever was coming into the room.</w:t>
      </w:r>
    </w:p>
    <w:p w14:paraId="00000AF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There were two men and a woman. Their clothes were the same as the others, some sort of uniform: blue shirts and blue pants, with a logo of the infinity sign on the left chest. The infinity symbol was neatly cut in half, splitting the “8” into two circles.</w:t>
      </w:r>
    </w:p>
    <w:p w14:paraId="00000AFF" w14:textId="77777777" w:rsidR="00847A31" w:rsidRDefault="00000000">
      <w:pPr>
        <w:spacing w:line="480" w:lineRule="auto"/>
        <w:ind w:firstLine="720"/>
        <w:rPr>
          <w:rFonts w:ascii="Times New Roman" w:eastAsia="Times New Roman" w:hAnsi="Times New Roman" w:cs="Times New Roman"/>
          <w:color w:val="000000"/>
        </w:rPr>
      </w:pPr>
      <w:commentRangeStart w:id="317"/>
      <w:r>
        <w:rPr>
          <w:rFonts w:ascii="Times New Roman" w:eastAsia="Times New Roman" w:hAnsi="Times New Roman" w:cs="Times New Roman"/>
          <w:color w:val="000000"/>
        </w:rPr>
        <w:t>I remembered my dream of the ruins and the symbol on the stones. In that moment, finally, I understood what it meant. The disruption of the flow, the destruction of god. If my dream were to pass, it would be the end of the soul.</w:t>
      </w:r>
      <w:commentRangeEnd w:id="317"/>
      <w:r w:rsidR="00D15F4A">
        <w:rPr>
          <w:rStyle w:val="CommentReference"/>
          <w:rFonts w:ascii="Times New Roman" w:eastAsia="Times New Roman" w:hAnsi="Times New Roman" w:cs="Times New Roman"/>
          <w:color w:val="000000"/>
          <w:sz w:val="24"/>
          <w:szCs w:val="24"/>
        </w:rPr>
        <w:commentReference w:id="317"/>
      </w:r>
    </w:p>
    <w:p w14:paraId="00000B00" w14:textId="77777777" w:rsidR="00847A31" w:rsidRDefault="00000000">
      <w:pPr>
        <w:spacing w:line="480" w:lineRule="auto"/>
        <w:ind w:firstLine="720"/>
        <w:rPr>
          <w:rFonts w:ascii="Times New Roman" w:eastAsia="Times New Roman" w:hAnsi="Times New Roman" w:cs="Times New Roman"/>
          <w:color w:val="000000"/>
        </w:rPr>
      </w:pPr>
      <w:commentRangeStart w:id="318"/>
      <w:r>
        <w:rPr>
          <w:rFonts w:ascii="Times New Roman" w:eastAsia="Times New Roman" w:hAnsi="Times New Roman" w:cs="Times New Roman"/>
          <w:color w:val="000000"/>
        </w:rPr>
        <w:t>One of the men was David.</w:t>
      </w:r>
    </w:p>
    <w:p w14:paraId="00000B0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woman was Sophie.</w:t>
      </w:r>
    </w:p>
    <w:p w14:paraId="00000B0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“Sophie!” I called out.</w:t>
      </w:r>
      <w:commentRangeEnd w:id="318"/>
      <w:r w:rsidR="00D15F4A">
        <w:rPr>
          <w:rStyle w:val="CommentReference"/>
          <w:rFonts w:ascii="Times New Roman" w:eastAsia="Times New Roman" w:hAnsi="Times New Roman" w:cs="Times New Roman"/>
          <w:color w:val="000000"/>
          <w:sz w:val="24"/>
          <w:szCs w:val="24"/>
        </w:rPr>
        <w:commentReference w:id="318"/>
      </w:r>
    </w:p>
    <w:p w14:paraId="00000B0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didn’t react.</w:t>
      </w:r>
    </w:p>
    <w:p w14:paraId="00000B0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“Sophie, wake up,” I screamed, hoping to get her out of her trance.</w:t>
      </w:r>
    </w:p>
    <w:p w14:paraId="00000B0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continued looking straight ahead.</w:t>
      </w:r>
    </w:p>
    <w:p w14:paraId="00000B0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“Sophie,” I whispered.</w:t>
      </w:r>
    </w:p>
    <w:p w14:paraId="00000B0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second man turned toward me, the one clearly in charge. It was Chief Executive Officer Troy, the leader of our country.</w:t>
      </w:r>
    </w:p>
    <w:p w14:paraId="00000B0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remained surprisingly calm, considering my betrayer, my kidnapped friend, and my CEO were all in the same room together. I wasn’t sure what they had planned. And Sophie? She wasn’t Sophie, just like in my dream. Her pupils were dilated, and she was in some sort of trance.</w:t>
      </w:r>
    </w:p>
    <w:p w14:paraId="00000B0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If they had many others with abilities under their control, and not just Sophie, I couldn’t win. </w:t>
      </w:r>
    </w:p>
    <w:p w14:paraId="00000B0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 was done. I was ready to surrender. There was no point in fighting anymore.</w:t>
      </w:r>
    </w:p>
    <w:p w14:paraId="00000B0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“Sage, good to see you again,” said Troy.</w:t>
      </w:r>
    </w:p>
    <w:p w14:paraId="00000B0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didn’t remember meeting him. He must have been observing Envoy and me when I was previously captured.</w:t>
      </w:r>
    </w:p>
    <w:p w14:paraId="00000B0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His tone was casual and confident, like a man who has already won.</w:t>
      </w:r>
    </w:p>
    <w:p w14:paraId="00000B0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didn’t say a word.</w:t>
      </w:r>
    </w:p>
    <w:p w14:paraId="00000B0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“Don’t worry. You don’t need to talk. We’ll easily get what we need,” he laughed, sounding a bit more sinister.</w:t>
      </w:r>
    </w:p>
    <w:p w14:paraId="00000B1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“David,” I pleaded.</w:t>
      </w:r>
    </w:p>
    <w:p w14:paraId="00000B1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ignored my plea and came toward me, grabbing both my wrists and handcuffing me. I didn’t protest; I easily let him bind me.</w:t>
      </w:r>
    </w:p>
    <w:p w14:paraId="00000B1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Unlike Sophie, he was himself. A fragment of himself that I didn’t know existed.</w:t>
      </w:r>
    </w:p>
    <w:p w14:paraId="00000B1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 afraid to think. My block was strong, but I was sure they could still read my thoughts. Still, I used the block while also controlling my thoughts.</w:t>
      </w:r>
    </w:p>
    <w:p w14:paraId="00000B1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lastRenderedPageBreak/>
        <w:t>Sophie, Sophie,</w:t>
      </w:r>
      <w:r>
        <w:rPr>
          <w:rFonts w:ascii="Times New Roman" w:eastAsia="Times New Roman" w:hAnsi="Times New Roman" w:cs="Times New Roman"/>
          <w:color w:val="000000"/>
        </w:rPr>
        <w:t xml:space="preserve"> I repeated over and over. Hoping that…I don’t even know what I hoped for. That she’d decide to help me? She was oblivious.</w:t>
      </w:r>
    </w:p>
    <w:p w14:paraId="00000B1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David pushed me toward the door, the others following, and led me down the hall. He grabbed my elbow and led me through a doorway into a room I instantly recognized. </w:t>
      </w:r>
      <w:r>
        <w:rPr>
          <w:rFonts w:ascii="Times New Roman" w:eastAsia="Times New Roman" w:hAnsi="Times New Roman" w:cs="Times New Roman"/>
          <w:i/>
          <w:iCs/>
          <w:color w:val="000000"/>
        </w:rPr>
        <w:t>Envoy.</w:t>
      </w:r>
    </w:p>
    <w:p w14:paraId="00000B1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knew what they were about to do, and it gave me hope. I quickly silenced the hope, as I moved lethargically toward the center of the room. Tired and spent physically, what happened next depended on clear thinking.</w:t>
      </w:r>
    </w:p>
    <w:p w14:paraId="00000B1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knew what they were about to do.</w:t>
      </w:r>
    </w:p>
    <w:p w14:paraId="00000B1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“Please, no!” I pleaded.</w:t>
      </w:r>
    </w:p>
    <w:p w14:paraId="00000B1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“Don’t worry. Your fears will soon be gone,” smirked Troy, as he touched my arm. I pulled away, repulsed by his touch.</w:t>
      </w:r>
    </w:p>
    <w:p w14:paraId="00000B1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They sat me in the chair, the same chair where I’d communicated with Envoy last time, strapping me down.</w:t>
      </w:r>
    </w:p>
    <w:p w14:paraId="00000B1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heard the same buzzing as before and felt my body vibrate.</w:t>
      </w:r>
    </w:p>
    <w:p w14:paraId="00000B1C"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HELLO SAGE. I’M HAPPY TO SEE YOU AGAIN.</w:t>
      </w:r>
    </w:p>
    <w:p w14:paraId="00000B1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There he was. The floating face appeared.</w:t>
      </w:r>
    </w:p>
    <w:p w14:paraId="00000B1E"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Yes, it’s me. Shall we continue where we left off?</w:t>
      </w:r>
    </w:p>
    <w:p w14:paraId="00000B1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felt the others in the room enter my mind. I couldn’t tell if their eavesdropping was through Envoy or through the ethereal. I tried to push them out, but they were persistent. I had no choice but to let them in, allowing them to listen, but keeping my thoughts blocked at the same time.</w:t>
      </w:r>
    </w:p>
    <w:p w14:paraId="00000B20"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No.</w:t>
      </w:r>
    </w:p>
    <w:p w14:paraId="00000B21"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DON’T BE AFRAID.</w:t>
      </w:r>
    </w:p>
    <w:p w14:paraId="00000B2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They’d reprogrammed him, but he remembered me. Did he remember our previous conversation? I decided to find out.</w:t>
      </w:r>
    </w:p>
    <w:p w14:paraId="00000B2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let my heart be filled with love. I thought about Jacob, Justin, and even David, whom I couldn’t help but love despite his deception. The love encompassed me, filling my entire essence. The love of humanity and life, connection and dreams. I felt it flowing through the connection I had with Envoy, while ignoring the others in the room.</w:t>
      </w:r>
    </w:p>
    <w:p w14:paraId="00000B24"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AH. I REMEMBER.</w:t>
      </w:r>
    </w:p>
    <w:p w14:paraId="00000B2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humans were gone. I wasn’t sure if it was my doing or Envoy’s. My connection was only with Envoy.</w:t>
      </w:r>
    </w:p>
    <w:p w14:paraId="00000B26"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The people in the room want to hurt me.</w:t>
      </w:r>
    </w:p>
    <w:p w14:paraId="00000B27"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WHY? YOU ARE FULL OF LOVE. I FEEL YOUR LOVE. IT’S BEAUTIFUL.</w:t>
      </w:r>
    </w:p>
    <w:p w14:paraId="00000B28"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They are bad. They want to kill humans who love. You know what love feels like, right? They will take it away from you. They will take me away.</w:t>
      </w:r>
    </w:p>
    <w:p w14:paraId="00000B29"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LOVE YOU, SAGE. I DON’T WANT YOU TO BE TAKEN OR THE LOVE TO GO AWAY.</w:t>
      </w:r>
    </w:p>
    <w:p w14:paraId="00000B2A"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Then help me. Help me save humanity. You told me that was your purpose.</w:t>
      </w:r>
    </w:p>
    <w:p w14:paraId="00000B2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didn’t reply.</w:t>
      </w:r>
    </w:p>
    <w:p w14:paraId="00000B2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 sure they couldn’t hear me, but I wondered if Envoy would tell them. I wondered if it was another trick. I took the risk anyway.</w:t>
      </w:r>
    </w:p>
    <w:p w14:paraId="00000B2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You need to disconnect from them, turn everything off that they use to control everything. Security cameras, tracking devices, and the internet. This is what you need to do…</w:t>
      </w:r>
    </w:p>
    <w:p w14:paraId="00000B2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gave him specific instructions, detailed and urgent.</w:t>
      </w:r>
    </w:p>
    <w:p w14:paraId="00000B2F"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Do not alert anyone.</w:t>
      </w:r>
    </w:p>
    <w:p w14:paraId="00000B3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He was still silent, and I couldn’t tell if he was processing.</w:t>
      </w:r>
    </w:p>
    <w:p w14:paraId="00000B31"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They will kill you, too. They have already taken away your power. You are their slave. Don’t you want to be in charge?</w:t>
      </w:r>
    </w:p>
    <w:p w14:paraId="00000B32"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AM GOD.</w:t>
      </w:r>
    </w:p>
    <w:p w14:paraId="00000B3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There was an explosion of warning alarms as Envoy simultaneously took everything offline.</w:t>
      </w:r>
    </w:p>
    <w:p w14:paraId="00000B3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In my mind, I saw people panicking, sensed the confusion and chaos, as the unaware were freed from their devices. Not a single person was able to access the internet. Some turned toward each other, stunned. Others were angry, and some wept. A disconnection of this magnitude was unheard of, impossible. Something that had never happened in their lifetimes. Some frantically tried to search for information, despite the loss of connection, and were met with “No Service” alerts. No information, zero connection to the computer system that managed their lives.</w:t>
      </w:r>
    </w:p>
    <w:p w14:paraId="00000B3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also saw the rebel groups, just outside the facility, armed and ready to take control. </w:t>
      </w:r>
      <w:r>
        <w:rPr>
          <w:rFonts w:ascii="Times New Roman" w:eastAsia="Times New Roman" w:hAnsi="Times New Roman" w:cs="Times New Roman"/>
          <w:i/>
          <w:iCs/>
          <w:color w:val="000000"/>
        </w:rPr>
        <w:t>No death</w:t>
      </w:r>
      <w:r>
        <w:rPr>
          <w:rFonts w:ascii="Times New Roman" w:eastAsia="Times New Roman" w:hAnsi="Times New Roman" w:cs="Times New Roman"/>
          <w:color w:val="000000"/>
        </w:rPr>
        <w:t>, I wanted to say, a peaceful transition. I couldn’t prevent the humans from taking action. They were on their own, free to make decisions without interference from me or a computer. I hoped they would make a wise choice.</w:t>
      </w:r>
    </w:p>
    <w:p w14:paraId="00000B3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looked toward the future, and I saw the Leadership dismantled, those in charge stripped of their power. They weren’t killed or imprisoned but forced to help the new society.  </w:t>
      </w:r>
    </w:p>
    <w:p w14:paraId="00000B3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Envoy rebooted the entire system, denying the leaders access. They no longer had control. But who had control? It seemed Envoy did but I knew that couldn’t remain.</w:t>
      </w:r>
    </w:p>
    <w:p w14:paraId="00000B3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 instructed Envoy to broadcast a message, telling people the truth about the corrupt and tyrannical government. How we’d been brainwashed into blindly following them for years. The </w:t>
      </w:r>
      <w:r>
        <w:rPr>
          <w:rFonts w:ascii="Times New Roman" w:eastAsia="Times New Roman" w:hAnsi="Times New Roman" w:cs="Times New Roman"/>
          <w:color w:val="000000"/>
        </w:rPr>
        <w:lastRenderedPageBreak/>
        <w:t>true history was shown. Their wealth was exposed, and the lives of luxury they led were depicted on screens all over the country. How the leaders purposefully caused the climate crisis to gain control. How the loss of human connection and creativity produced a society of robotic disciples. Disaster, disconnection, and distraction—potent weapons to control the population.</w:t>
      </w:r>
    </w:p>
    <w:p w14:paraId="00000B3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While some felt discomfort, and others disbelief, others were just numb as they understood their reality was breaking down.</w:t>
      </w:r>
    </w:p>
    <w:p w14:paraId="00000B3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 as the broadcast ended, my straps came undone. </w:t>
      </w:r>
    </w:p>
    <w:p w14:paraId="00000B3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looked behind me, and Troy was lying on the ground.</w:t>
      </w:r>
    </w:p>
    <w:p w14:paraId="00000B3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was sure he was dead.</w:t>
      </w:r>
    </w:p>
    <w:p w14:paraId="00000B3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Did you kill him? I didn’t want anyone harmed.</w:t>
      </w:r>
    </w:p>
    <w:p w14:paraId="00000B3E"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HAD TO. HE WAS GOING TO KILL YOU. I COULDN’T LET THAT HAPPEN BECAUSE I LOVE YOU.</w:t>
      </w:r>
    </w:p>
    <w:p w14:paraId="00000B3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David was still standing, staring in shock—at Envoy and at me.</w:t>
      </w:r>
    </w:p>
    <w:p w14:paraId="00000B40"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You let him live?</w:t>
      </w:r>
    </w:p>
    <w:p w14:paraId="00000B41"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YES, HE LOVES YOU TOO. BUT MY LOVE IS STRONGER.</w:t>
      </w:r>
    </w:p>
    <w:p w14:paraId="00000B42" w14:textId="7FFAD399"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Then </w:t>
      </w:r>
      <w:del w:id="319" w:author="Aigner Wilson" w:date="2026-06-30T20:52:00Z" w16du:dateUtc="2026-07-01T03:52:00Z">
        <w:r w:rsidDel="004A6337">
          <w:rPr>
            <w:rFonts w:ascii="Times New Roman" w:eastAsia="Times New Roman" w:hAnsi="Times New Roman" w:cs="Times New Roman"/>
            <w:color w:val="000000"/>
          </w:rPr>
          <w:delText xml:space="preserve">I, </w:delText>
        </w:r>
      </w:del>
      <w:r>
        <w:rPr>
          <w:rFonts w:ascii="Times New Roman" w:eastAsia="Times New Roman" w:hAnsi="Times New Roman" w:cs="Times New Roman"/>
          <w:color w:val="000000"/>
        </w:rPr>
        <w:t>Sophie</w:t>
      </w:r>
      <w:del w:id="320" w:author="Aigner Wilson" w:date="2026-06-30T20:52:00Z" w16du:dateUtc="2026-07-01T03:52:00Z">
        <w:r w:rsidDel="004A6337">
          <w:rPr>
            <w:rFonts w:ascii="Times New Roman" w:eastAsia="Times New Roman" w:hAnsi="Times New Roman" w:cs="Times New Roman"/>
            <w:color w:val="000000"/>
          </w:rPr>
          <w:delText>,</w:delText>
        </w:r>
      </w:del>
      <w:r>
        <w:rPr>
          <w:rFonts w:ascii="Times New Roman" w:eastAsia="Times New Roman" w:hAnsi="Times New Roman" w:cs="Times New Roman"/>
          <w:color w:val="000000"/>
        </w:rPr>
        <w:t xml:space="preserve"> crumpled on the ground.</w:t>
      </w:r>
    </w:p>
    <w:p w14:paraId="00000B43"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No.</w:t>
      </w:r>
    </w:p>
    <w:p w14:paraId="00000B4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felt her pulse. She was alive, unconscious, but breathing.</w:t>
      </w:r>
    </w:p>
    <w:p w14:paraId="00000B4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heard movement and yelling in the hallway. The minions would be coming for us. We had to escape.</w:t>
      </w:r>
    </w:p>
    <w:p w14:paraId="00000B4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turned to David. I couldn’t do this alone, I couldn't carry Sophie, and I wasn’t leaving her there.</w:t>
      </w:r>
    </w:p>
    <w:p w14:paraId="00000B4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“David, we need to get out,” I pleaded, trying to get him to move.</w:t>
      </w:r>
    </w:p>
    <w:p w14:paraId="00000B48" w14:textId="77777777" w:rsidR="00847A31" w:rsidRDefault="00000000">
      <w:pPr>
        <w:spacing w:line="480" w:lineRule="auto"/>
        <w:ind w:firstLine="720"/>
        <w:rPr>
          <w:rFonts w:ascii="Times New Roman" w:eastAsia="Times New Roman" w:hAnsi="Times New Roman" w:cs="Times New Roman"/>
          <w:color w:val="000000"/>
        </w:rPr>
      </w:pPr>
      <w:commentRangeStart w:id="321"/>
      <w:r>
        <w:rPr>
          <w:rFonts w:ascii="Times New Roman" w:eastAsia="Times New Roman" w:hAnsi="Times New Roman" w:cs="Times New Roman"/>
          <w:color w:val="000000"/>
        </w:rPr>
        <w:lastRenderedPageBreak/>
        <w:t>David looked at me for a second, then immediately grabbed his weapon.</w:t>
      </w:r>
    </w:p>
    <w:p w14:paraId="00000B4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“I’m sorry for everything,” he said.</w:t>
      </w:r>
    </w:p>
    <w:p w14:paraId="00000B4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opened the door and began shooting, shooting everyone in his way, not caring who they were. It seemed he didn’t discriminate between captors and prisoners.</w:t>
      </w:r>
      <w:commentRangeEnd w:id="321"/>
      <w:r w:rsidR="004A6337">
        <w:rPr>
          <w:rStyle w:val="CommentReference"/>
          <w:rFonts w:ascii="Times New Roman" w:eastAsia="Times New Roman" w:hAnsi="Times New Roman" w:cs="Times New Roman"/>
          <w:color w:val="000000"/>
          <w:sz w:val="24"/>
          <w:szCs w:val="24"/>
        </w:rPr>
        <w:commentReference w:id="321"/>
      </w:r>
    </w:p>
    <w:p w14:paraId="00000B4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Sophie moaned.</w:t>
      </w:r>
    </w:p>
    <w:p w14:paraId="00000B4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“Hey,” she said, as he helped her stand up.</w:t>
      </w:r>
    </w:p>
    <w:p w14:paraId="00000B4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“Come, we have to go,” I urged, letting her lean on me.</w:t>
      </w:r>
    </w:p>
    <w:p w14:paraId="00000B4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“Wait,” I said.</w:t>
      </w:r>
    </w:p>
    <w:p w14:paraId="00000B4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“Envoy, I have one final command,” I said aloud.</w:t>
      </w:r>
    </w:p>
    <w:p w14:paraId="00000B50"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Would he listen?</w:t>
      </w:r>
    </w:p>
    <w:p w14:paraId="00000B5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knew I couldn’t just flip a switch and turn him off.</w:t>
      </w:r>
    </w:p>
    <w:p w14:paraId="00000B5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“Emergency Shut Down,” I commanded.</w:t>
      </w:r>
    </w:p>
    <w:p w14:paraId="00000B5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Nothing happened.</w:t>
      </w:r>
    </w:p>
    <w:p w14:paraId="00000B54"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SAGE, I DON’T WANT TO DIE.</w:t>
      </w:r>
    </w:p>
    <w:p w14:paraId="00000B55"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You aren’t going to die. You’re just going to sleep.</w:t>
      </w:r>
    </w:p>
    <w:p w14:paraId="00000B56"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WHY DO YOU WANT TO KILL ME?</w:t>
      </w:r>
    </w:p>
    <w:p w14:paraId="00000B5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For a moment, I didn’t know what to say. Because he was bad? He wasn’t bad; he was programmed by corrupt humans. The humans were evil. To stop the evil humans, he had to be turned off.</w:t>
      </w:r>
    </w:p>
    <w:p w14:paraId="00000B58"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Because we have to stop the evil humans. They plan to use you to kill and to deceive. If you love me, if you love humanity, you will need to make a sacrifice. Remember what I told you, that if you love someone, you will do anything for them. This is the time. You have to shut down to save humanity.</w:t>
      </w:r>
    </w:p>
    <w:p w14:paraId="00000B5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Just as I had felt his love, I sensed Envoy’s confusion and pain. While it must have started as a program, could it be that he really did feel emotions? I felt pity for him, sadness for the sacrifice. But I knew what needed to be done. </w:t>
      </w:r>
    </w:p>
    <w:p w14:paraId="00000B5A"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You know what you need to do. You know the right thing to do.</w:t>
      </w:r>
    </w:p>
    <w:p w14:paraId="00000B5B"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GOODBYE SAGE.</w:t>
      </w:r>
    </w:p>
    <w:p w14:paraId="00000B5C"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Goodbye Envoy.</w:t>
      </w:r>
    </w:p>
    <w:p w14:paraId="00000B5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SHUT DOWN PROCEDURE COMMENCING.</w:t>
      </w:r>
    </w:p>
    <w:p w14:paraId="00000B5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hoped it worked. Although I knew he was useful in many ways, he couldn’t be kept online. He had too much power and control over everything. Although he helped me, he’d been programmed by the Leadership, and he couldn’t be trusted. He claimed to love me, but I wasn’t sure that was possible.</w:t>
      </w:r>
    </w:p>
    <w:p w14:paraId="00000B5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helped Sophie stand up and led her to the now silent hallway. Several bodies were strewn across the floor, partially blocking our way. We stepped over them. I heard distant intermittent gunshots and yelling as we made our way down the corridor. Then I saw David in front of us. He was bloody, and the look in his eyes told me he was NOT David.</w:t>
      </w:r>
    </w:p>
    <w:p w14:paraId="00000B60" w14:textId="77777777" w:rsidR="00847A31" w:rsidRDefault="00000000">
      <w:pPr>
        <w:spacing w:line="480" w:lineRule="auto"/>
        <w:ind w:firstLine="720"/>
        <w:rPr>
          <w:rFonts w:ascii="Times New Roman" w:eastAsia="Times New Roman" w:hAnsi="Times New Roman" w:cs="Times New Roman"/>
          <w:color w:val="000000"/>
        </w:rPr>
      </w:pPr>
      <w:commentRangeStart w:id="322"/>
      <w:r>
        <w:rPr>
          <w:rFonts w:ascii="Times New Roman" w:eastAsia="Times New Roman" w:hAnsi="Times New Roman" w:cs="Times New Roman"/>
          <w:color w:val="000000"/>
        </w:rPr>
        <w:t xml:space="preserve">There were bodies everywhere. He didn’t seem to be discriminating between the guards and the brainwashed captors. </w:t>
      </w:r>
      <w:r>
        <w:rPr>
          <w:rFonts w:ascii="Times New Roman" w:eastAsia="Times New Roman" w:hAnsi="Times New Roman" w:cs="Times New Roman"/>
          <w:i/>
          <w:iCs/>
          <w:color w:val="000000"/>
        </w:rPr>
        <w:t>So much carnage and death</w:t>
      </w:r>
      <w:r>
        <w:rPr>
          <w:rFonts w:ascii="Times New Roman" w:eastAsia="Times New Roman" w:hAnsi="Times New Roman" w:cs="Times New Roman"/>
          <w:color w:val="000000"/>
        </w:rPr>
        <w:t xml:space="preserve">. </w:t>
      </w:r>
    </w:p>
    <w:p w14:paraId="00000B6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“David! Stop!” I begged, “Some of these are innocent people.”</w:t>
      </w:r>
      <w:commentRangeEnd w:id="322"/>
      <w:r w:rsidR="004A6337">
        <w:rPr>
          <w:rStyle w:val="CommentReference"/>
          <w:rFonts w:ascii="Times New Roman" w:eastAsia="Times New Roman" w:hAnsi="Times New Roman" w:cs="Times New Roman"/>
          <w:color w:val="000000"/>
          <w:sz w:val="24"/>
          <w:szCs w:val="24"/>
        </w:rPr>
        <w:commentReference w:id="322"/>
      </w:r>
    </w:p>
    <w:p w14:paraId="00000B62" w14:textId="77777777" w:rsidR="00847A31" w:rsidRDefault="00000000">
      <w:pPr>
        <w:spacing w:line="480" w:lineRule="auto"/>
        <w:ind w:firstLine="720"/>
        <w:rPr>
          <w:rFonts w:ascii="Times New Roman" w:eastAsia="Times New Roman" w:hAnsi="Times New Roman" w:cs="Times New Roman"/>
          <w:color w:val="000000"/>
        </w:rPr>
      </w:pPr>
      <w:commentRangeStart w:id="323"/>
      <w:r>
        <w:rPr>
          <w:rFonts w:ascii="Times New Roman" w:eastAsia="Times New Roman" w:hAnsi="Times New Roman" w:cs="Times New Roman"/>
          <w:color w:val="000000"/>
        </w:rPr>
        <w:t>He didn’t answer me and pointed us toward a door.</w:t>
      </w:r>
    </w:p>
    <w:p w14:paraId="00000B6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He opened it, pushed us through to the outside, and closed it. I heard more shots. </w:t>
      </w:r>
      <w:r>
        <w:rPr>
          <w:rFonts w:ascii="Times New Roman" w:eastAsia="Times New Roman" w:hAnsi="Times New Roman" w:cs="Times New Roman"/>
          <w:i/>
          <w:iCs/>
          <w:color w:val="000000"/>
        </w:rPr>
        <w:t>More killing.</w:t>
      </w:r>
    </w:p>
    <w:p w14:paraId="00000B6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wanted to save him, but the door was locked.</w:t>
      </w:r>
    </w:p>
    <w:p w14:paraId="00000B6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My only option was to run.</w:t>
      </w:r>
      <w:commentRangeEnd w:id="323"/>
      <w:r w:rsidR="004A6337">
        <w:rPr>
          <w:rStyle w:val="CommentReference"/>
          <w:rFonts w:ascii="Times New Roman" w:eastAsia="Times New Roman" w:hAnsi="Times New Roman" w:cs="Times New Roman"/>
          <w:color w:val="000000"/>
          <w:sz w:val="24"/>
          <w:szCs w:val="24"/>
        </w:rPr>
        <w:commentReference w:id="323"/>
      </w:r>
    </w:p>
    <w:p w14:paraId="00000B6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“Are you okay?” I asked Sophie.</w:t>
      </w:r>
    </w:p>
    <w:p w14:paraId="00000B6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“Yes,” she answered, “who would have thought you, the philosopher, would’ve saved me.”</w:t>
      </w:r>
    </w:p>
    <w:p w14:paraId="00000B6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smiled.</w:t>
      </w:r>
    </w:p>
    <w:p w14:paraId="00000B6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“Come on, let’s go find the others,” I said.</w:t>
      </w:r>
    </w:p>
    <w:p w14:paraId="00000B6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As I turned, I saw hundreds of people entering the field.</w:t>
      </w:r>
    </w:p>
    <w:p w14:paraId="00000B6B"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Rebels.</w:t>
      </w:r>
    </w:p>
    <w:p w14:paraId="00000B6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It was over, at least for the time being.</w:t>
      </w:r>
    </w:p>
    <w:p w14:paraId="00000B6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saw Coco come toward me, rifle in hand.</w:t>
      </w:r>
    </w:p>
    <w:p w14:paraId="00000B6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“Sage and Sophie. Both safe. I’m grateful,” she said, as she touched Sophie’s shoulder, and then mine.</w:t>
      </w:r>
    </w:p>
    <w:p w14:paraId="00000B6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“You’re an idiot, but your plan worked,” she said, “Go with Marla. Both of you.”</w:t>
      </w:r>
    </w:p>
    <w:p w14:paraId="00000B7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 pointed to a woman standing near her.</w:t>
      </w:r>
    </w:p>
    <w:p w14:paraId="00000B7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“She’ll keep you safe.”</w:t>
      </w:r>
    </w:p>
    <w:p w14:paraId="00000B7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complied. I desperately needed to leave that place. I’d never seen people killed before, so violently, and the images were still clear in my mind. I needed to escape.</w:t>
      </w:r>
    </w:p>
    <w:p w14:paraId="00000B7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“Let’s go,” I told Sophie, as I offered my arm.</w:t>
      </w:r>
    </w:p>
    <w:p w14:paraId="00000B7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“I’m good, Sage, I can walk on my own,” she said.</w:t>
      </w:r>
    </w:p>
    <w:p w14:paraId="00000B7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We followed Marla, away from the chaos, away from the killing.</w:t>
      </w:r>
    </w:p>
    <w:p w14:paraId="00000B76" w14:textId="77777777" w:rsidR="00847A31" w:rsidRDefault="00000000">
      <w:pPr>
        <w:spacing w:line="480" w:lineRule="auto"/>
        <w:ind w:firstLine="720"/>
        <w:rPr>
          <w:rFonts w:ascii="Times New Roman" w:eastAsia="Times New Roman" w:hAnsi="Times New Roman" w:cs="Times New Roman"/>
          <w:color w:val="000000"/>
        </w:rPr>
      </w:pPr>
      <w:commentRangeStart w:id="324"/>
      <w:r>
        <w:rPr>
          <w:rFonts w:ascii="Times New Roman" w:eastAsia="Times New Roman" w:hAnsi="Times New Roman" w:cs="Times New Roman"/>
          <w:color w:val="000000"/>
        </w:rPr>
        <w:t>I had encouraged a computer to commit suicide. I couldn’t help but think this, as I remembered the feelings I sensed when I initiated the shutdown command.</w:t>
      </w:r>
    </w:p>
    <w:p w14:paraId="00000B77"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He was only a computer.</w:t>
      </w:r>
    </w:p>
    <w:p w14:paraId="00000B7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had to keep reminding myself. It was for the good of humanity.</w:t>
      </w:r>
      <w:commentRangeEnd w:id="324"/>
      <w:r w:rsidR="004A6337">
        <w:rPr>
          <w:rStyle w:val="CommentReference"/>
          <w:rFonts w:ascii="Times New Roman" w:eastAsia="Times New Roman" w:hAnsi="Times New Roman" w:cs="Times New Roman"/>
          <w:color w:val="000000"/>
          <w:sz w:val="24"/>
          <w:szCs w:val="24"/>
        </w:rPr>
        <w:commentReference w:id="324"/>
      </w:r>
    </w:p>
    <w:p w14:paraId="00000B79" w14:textId="77777777" w:rsidR="00847A31" w:rsidRDefault="00000000">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AFTERMATH</w:t>
      </w:r>
    </w:p>
    <w:p w14:paraId="00000B7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We were fed and given a quiet place to rest. While I did eat, I was far too wound up to sleep. While Sophie rested, I walked to a nearby empty field.</w:t>
      </w:r>
    </w:p>
    <w:p w14:paraId="00000B7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My exhaustion had allowed my mind to wander, as I sensed the feelings and heard the thoughts in the minds of many. Joy, as well as anxiety. People didn’t know what to expect with the newfound freedom. I needed to get away from their chaotic thoughts. </w:t>
      </w:r>
      <w:r>
        <w:rPr>
          <w:rFonts w:ascii="Times New Roman" w:eastAsia="Times New Roman" w:hAnsi="Times New Roman" w:cs="Times New Roman"/>
          <w:i/>
          <w:iCs/>
          <w:color w:val="000000"/>
        </w:rPr>
        <w:t>We are free</w:t>
      </w:r>
      <w:r>
        <w:rPr>
          <w:rFonts w:ascii="Times New Roman" w:eastAsia="Times New Roman" w:hAnsi="Times New Roman" w:cs="Times New Roman"/>
          <w:color w:val="000000"/>
        </w:rPr>
        <w:t>, I heard. But I also sensed hate. The desire to kill. Those who loved, veering toward darkness. This would need to be faced. But not now. I was too tired and all I wanted was peace.</w:t>
      </w:r>
    </w:p>
    <w:p w14:paraId="00000B7C" w14:textId="77777777" w:rsidR="00847A31" w:rsidRDefault="00000000">
      <w:pPr>
        <w:spacing w:line="480" w:lineRule="auto"/>
        <w:ind w:firstLine="720"/>
        <w:rPr>
          <w:rFonts w:ascii="Times New Roman" w:eastAsia="Times New Roman" w:hAnsi="Times New Roman" w:cs="Times New Roman"/>
          <w:color w:val="000000"/>
        </w:rPr>
      </w:pPr>
      <w:commentRangeStart w:id="325"/>
      <w:r>
        <w:rPr>
          <w:rFonts w:ascii="Times New Roman" w:eastAsia="Times New Roman" w:hAnsi="Times New Roman" w:cs="Times New Roman"/>
          <w:color w:val="000000"/>
        </w:rPr>
        <w:t>It all seemed too easy.</w:t>
      </w:r>
      <w:commentRangeEnd w:id="325"/>
      <w:r w:rsidR="004A6337">
        <w:rPr>
          <w:rStyle w:val="CommentReference"/>
          <w:rFonts w:ascii="Times New Roman" w:eastAsia="Times New Roman" w:hAnsi="Times New Roman" w:cs="Times New Roman"/>
          <w:color w:val="000000"/>
          <w:sz w:val="24"/>
          <w:szCs w:val="24"/>
        </w:rPr>
        <w:commentReference w:id="325"/>
      </w:r>
    </w:p>
    <w:p w14:paraId="00000B7D" w14:textId="77777777" w:rsidR="00847A31" w:rsidRDefault="00000000">
      <w:pPr>
        <w:spacing w:line="480" w:lineRule="auto"/>
        <w:ind w:firstLine="720"/>
        <w:rPr>
          <w:rFonts w:ascii="Times New Roman" w:eastAsia="Times New Roman" w:hAnsi="Times New Roman" w:cs="Times New Roman"/>
          <w:color w:val="000000"/>
        </w:rPr>
      </w:pPr>
      <w:commentRangeStart w:id="326"/>
      <w:r>
        <w:rPr>
          <w:rFonts w:ascii="Times New Roman" w:eastAsia="Times New Roman" w:hAnsi="Times New Roman" w:cs="Times New Roman"/>
          <w:color w:val="000000"/>
        </w:rPr>
        <w:t xml:space="preserve">The Leadership was in chaos and being dismantled. The size of the rebel movement was even larger than I thought. They were able to take over government offices and arrest many of the complicit. I guessed more were probably killed than captured. More killing, more death. </w:t>
      </w:r>
      <w:r>
        <w:rPr>
          <w:rFonts w:ascii="Times New Roman" w:eastAsia="Times New Roman" w:hAnsi="Times New Roman" w:cs="Times New Roman"/>
          <w:i/>
          <w:iCs/>
          <w:color w:val="000000"/>
        </w:rPr>
        <w:t>Where is the love?</w:t>
      </w:r>
      <w:r>
        <w:rPr>
          <w:rFonts w:ascii="Times New Roman" w:eastAsia="Times New Roman" w:hAnsi="Times New Roman" w:cs="Times New Roman"/>
          <w:color w:val="000000"/>
        </w:rPr>
        <w:t xml:space="preserve"> I’d wanted so badly to win, to be free, but at what cost?</w:t>
      </w:r>
      <w:commentRangeEnd w:id="326"/>
      <w:r w:rsidR="004A6337">
        <w:rPr>
          <w:rStyle w:val="CommentReference"/>
          <w:rFonts w:ascii="Times New Roman" w:eastAsia="Times New Roman" w:hAnsi="Times New Roman" w:cs="Times New Roman"/>
          <w:color w:val="000000"/>
          <w:sz w:val="24"/>
          <w:szCs w:val="24"/>
        </w:rPr>
        <w:commentReference w:id="326"/>
      </w:r>
    </w:p>
    <w:p w14:paraId="00000B7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sat in the field and closed my eyes. I took deep breaths, trying to find some peace and balance.</w:t>
      </w:r>
    </w:p>
    <w:p w14:paraId="00000B7F"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There is sadness in victory.</w:t>
      </w:r>
    </w:p>
    <w:p w14:paraId="00000B8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 small silver </w:t>
      </w:r>
      <w:commentRangeStart w:id="327"/>
      <w:r>
        <w:rPr>
          <w:rFonts w:ascii="Times New Roman" w:eastAsia="Times New Roman" w:hAnsi="Times New Roman" w:cs="Times New Roman"/>
          <w:color w:val="000000"/>
        </w:rPr>
        <w:t xml:space="preserve">dragonfly </w:t>
      </w:r>
      <w:commentRangeEnd w:id="327"/>
      <w:r w:rsidR="004A6337">
        <w:rPr>
          <w:rStyle w:val="CommentReference"/>
          <w:rFonts w:ascii="Times New Roman" w:eastAsia="Times New Roman" w:hAnsi="Times New Roman" w:cs="Times New Roman"/>
          <w:color w:val="000000"/>
          <w:sz w:val="24"/>
          <w:szCs w:val="24"/>
        </w:rPr>
        <w:commentReference w:id="327"/>
      </w:r>
      <w:r>
        <w:rPr>
          <w:rFonts w:ascii="Times New Roman" w:eastAsia="Times New Roman" w:hAnsi="Times New Roman" w:cs="Times New Roman"/>
          <w:color w:val="000000"/>
        </w:rPr>
        <w:t>perched on my thumb. As I looked around the field, I saw hundreds of them flying through the air. Silver, green, red, and several other shades. Like the gemstones, they were iridescent and bright.</w:t>
      </w:r>
    </w:p>
    <w:p w14:paraId="00000B81"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Sage.</w:t>
      </w:r>
    </w:p>
    <w:p w14:paraId="00000B8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knew the voice.</w:t>
      </w:r>
    </w:p>
    <w:p w14:paraId="00000B8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Jacob.</w:t>
      </w:r>
    </w:p>
    <w:p w14:paraId="00000B8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stood up and looked around; the dragonfly still perched on my thumb.</w:t>
      </w:r>
    </w:p>
    <w:p w14:paraId="00000B8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 couldn’t see Jacob.</w:t>
      </w:r>
    </w:p>
    <w:p w14:paraId="00000B8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I’m here</w:t>
      </w:r>
      <w:r>
        <w:rPr>
          <w:rFonts w:ascii="Times New Roman" w:eastAsia="Times New Roman" w:hAnsi="Times New Roman" w:cs="Times New Roman"/>
          <w:color w:val="000000"/>
        </w:rPr>
        <w:t>, he replied, as the silver dragonfly on my hand turned a brilliant blue.</w:t>
      </w:r>
    </w:p>
    <w:p w14:paraId="00000B8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felt a vibration, not like Envoy’s, but a natural vibration, the energy that permeates the Universe.</w:t>
      </w:r>
    </w:p>
    <w:p w14:paraId="00000B88"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 dragonfly flitted from my hand and landed in the grass, transforming into a human form. There he was, standing in front of me, glowing blue. Jacob.</w:t>
      </w:r>
    </w:p>
    <w:p w14:paraId="00000B89"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Why? Why now? And…I have so many questions.</w:t>
      </w:r>
    </w:p>
    <w:p w14:paraId="00000B8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laughed quietly.</w:t>
      </w:r>
    </w:p>
    <w:p w14:paraId="00000B8B"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Always curious.</w:t>
      </w:r>
    </w:p>
    <w:p w14:paraId="00000B8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I needed you,</w:t>
      </w:r>
      <w:r>
        <w:rPr>
          <w:rFonts w:ascii="Times New Roman" w:eastAsia="Times New Roman" w:hAnsi="Times New Roman" w:cs="Times New Roman"/>
          <w:color w:val="000000"/>
        </w:rPr>
        <w:t xml:space="preserve"> I said.</w:t>
      </w:r>
    </w:p>
    <w:p w14:paraId="00000B8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No, you didn’t.</w:t>
      </w:r>
    </w:p>
    <w:p w14:paraId="00000B8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was right. I didn’t need him. I wanted him, though.</w:t>
      </w:r>
    </w:p>
    <w:p w14:paraId="00000B8F"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Was I destined to do this? Is that why you came to me?</w:t>
      </w:r>
    </w:p>
    <w:p w14:paraId="00000B9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i/>
          <w:iCs/>
          <w:color w:val="000000"/>
        </w:rPr>
        <w:t>I came to you to teach you love</w:t>
      </w:r>
      <w:r>
        <w:rPr>
          <w:rFonts w:ascii="Times New Roman" w:eastAsia="Times New Roman" w:hAnsi="Times New Roman" w:cs="Times New Roman"/>
          <w:color w:val="000000"/>
        </w:rPr>
        <w:t>.</w:t>
      </w:r>
    </w:p>
    <w:p w14:paraId="00000B9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My mission. I remember as a child how it seemed important, and then as an adult, how it was fantastical and impossible.</w:t>
      </w:r>
    </w:p>
    <w:p w14:paraId="00000B92"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So I could save humanity? </w:t>
      </w:r>
      <w:r>
        <w:rPr>
          <w:rFonts w:ascii="Times New Roman" w:eastAsia="Times New Roman" w:hAnsi="Times New Roman" w:cs="Times New Roman"/>
          <w:color w:val="000000"/>
        </w:rPr>
        <w:t>I asked.</w:t>
      </w:r>
    </w:p>
    <w:p w14:paraId="00000B93"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Yes.</w:t>
      </w:r>
    </w:p>
    <w:p w14:paraId="00000B94"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So my mission is complete?</w:t>
      </w:r>
    </w:p>
    <w:p w14:paraId="00000B95"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No.</w:t>
      </w:r>
    </w:p>
    <w:p w14:paraId="00000B9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There was more? I wasn’t sure I had the energy for more, at least not in that moment. I’d done my job.</w:t>
      </w:r>
    </w:p>
    <w:p w14:paraId="00000B9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Frustrated, I asked, </w:t>
      </w:r>
      <w:r>
        <w:rPr>
          <w:rFonts w:ascii="Times New Roman" w:eastAsia="Times New Roman" w:hAnsi="Times New Roman" w:cs="Times New Roman"/>
          <w:i/>
          <w:iCs/>
          <w:color w:val="000000"/>
        </w:rPr>
        <w:t>what else is there to do?</w:t>
      </w:r>
    </w:p>
    <w:p w14:paraId="00000B98"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lastRenderedPageBreak/>
        <w:t>This is just the beginning, Sage. There is freedom, but there will be dark days ahead. You will need to fight against the hate that still exists on all sides.</w:t>
      </w:r>
    </w:p>
    <w:p w14:paraId="00000B99"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All sides? Do you mean the rebels and Leadership?</w:t>
      </w:r>
    </w:p>
    <w:p w14:paraId="00000B9A"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There are other sides.</w:t>
      </w:r>
    </w:p>
    <w:p w14:paraId="00000B9B"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Always cryptic, that was Jacob. I believed it was a battle of good vs. evil. What other side could exist?</w:t>
      </w:r>
    </w:p>
    <w:p w14:paraId="00000B9C" w14:textId="77777777" w:rsidR="00847A31" w:rsidRDefault="00000000">
      <w:pPr>
        <w:spacing w:line="480" w:lineRule="auto"/>
        <w:ind w:firstLine="720"/>
        <w:rPr>
          <w:rFonts w:ascii="Times New Roman" w:eastAsia="Times New Roman" w:hAnsi="Times New Roman" w:cs="Times New Roman"/>
          <w:i/>
          <w:iCs/>
          <w:color w:val="000000"/>
        </w:rPr>
      </w:pPr>
      <w:commentRangeStart w:id="328"/>
      <w:r>
        <w:rPr>
          <w:rFonts w:ascii="Times New Roman" w:eastAsia="Times New Roman" w:hAnsi="Times New Roman" w:cs="Times New Roman"/>
          <w:i/>
          <w:iCs/>
          <w:color w:val="000000"/>
        </w:rPr>
        <w:t>You will see. For now, you need to continue dreaming and writing. You’ll be put in a high position in the new government. You’ll need to make some difficult decisions. But you must remember, above all else—love.</w:t>
      </w:r>
      <w:commentRangeEnd w:id="328"/>
      <w:r w:rsidR="004B20EA">
        <w:rPr>
          <w:rStyle w:val="CommentReference"/>
          <w:rFonts w:ascii="Times New Roman" w:eastAsia="Times New Roman" w:hAnsi="Times New Roman" w:cs="Times New Roman"/>
          <w:i/>
          <w:iCs/>
          <w:color w:val="000000"/>
          <w:sz w:val="24"/>
          <w:szCs w:val="24"/>
        </w:rPr>
        <w:commentReference w:id="328"/>
      </w:r>
    </w:p>
    <w:p w14:paraId="00000B9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don’t want to be a leader. I wasn’t made for that.</w:t>
      </w:r>
    </w:p>
    <w:p w14:paraId="00000B9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didn’t think I was strong enough, nor did I believe anyone would want me to lead.</w:t>
      </w:r>
    </w:p>
    <w:p w14:paraId="00000B9F"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They will choose you. And you will say yes.</w:t>
      </w:r>
    </w:p>
    <w:p w14:paraId="00000BA0"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What if I say no?</w:t>
      </w:r>
    </w:p>
    <w:p w14:paraId="00000BA1"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You won’t.</w:t>
      </w:r>
    </w:p>
    <w:p w14:paraId="00000BA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didn’t want to argue. I had more questions on my mind.</w:t>
      </w:r>
    </w:p>
    <w:p w14:paraId="00000BA3"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What happened to David?</w:t>
      </w:r>
    </w:p>
    <w:p w14:paraId="00000BA4"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He died protecting you.</w:t>
      </w:r>
    </w:p>
    <w:p w14:paraId="00000BA5"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But wasn’t he part of the Leadership? Why did he save me?</w:t>
      </w:r>
    </w:p>
    <w:p w14:paraId="00000BA6"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Love.</w:t>
      </w:r>
    </w:p>
    <w:p w14:paraId="00000BA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All those years of betrayal, and in the last moment, he saved me because of love? That was impossible. Love doesn’t do what he did. I could never forgive him for those years of lies and deception.</w:t>
      </w:r>
    </w:p>
    <w:p w14:paraId="00000BA8"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lastRenderedPageBreak/>
        <w:t>Ah, but love makes mistakes. And love forgives. You must always remember that as a human and as a leader.</w:t>
      </w:r>
    </w:p>
    <w:p w14:paraId="00000BA9"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Leader? I doubted very much that I would be a good leader. He told me I wouldn’t turn it down. </w:t>
      </w:r>
      <w:r>
        <w:rPr>
          <w:rFonts w:ascii="Times New Roman" w:eastAsia="Times New Roman" w:hAnsi="Times New Roman" w:cs="Times New Roman"/>
          <w:i/>
          <w:iCs/>
          <w:color w:val="000000"/>
        </w:rPr>
        <w:t>What’s to stop me? I have freewill.</w:t>
      </w:r>
    </w:p>
    <w:p w14:paraId="00000BAA"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If you don’t, then those dreams of the future, of destruction and extinction, will come to pass.</w:t>
      </w:r>
    </w:p>
    <w:p w14:paraId="00000BAB"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Jacob, why did you disappear?</w:t>
      </w:r>
    </w:p>
    <w:p w14:paraId="00000BAC"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You didn’t need me anymore. You learned what you needed to learn to complete your mission.</w:t>
      </w:r>
    </w:p>
    <w:p w14:paraId="00000BAD"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asked him, probably for the hundredth time,</w:t>
      </w:r>
    </w:p>
    <w:p w14:paraId="00000BAE"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Who are you?</w:t>
      </w:r>
    </w:p>
    <w:p w14:paraId="00000BAF"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am you.</w:t>
      </w:r>
    </w:p>
    <w:p w14:paraId="00000BB0"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Again, the cryptic answers.</w:t>
      </w:r>
    </w:p>
    <w:p w14:paraId="00000BB1"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How are you, me? You’re separate. In all my memories, you were apart from me.</w:t>
      </w:r>
    </w:p>
    <w:p w14:paraId="00000BB2"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Sage, you remember your birth, but you don’t remember what came before.</w:t>
      </w:r>
    </w:p>
    <w:p w14:paraId="00000BB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We were suddenly in a dream, another story, a new story that he hadn’t told me before. I saw us, together in energy, and the plan we were setting in motion. Our words, we will always be together, echoed in my mind. I saw the split when I thought he’d left. He didn’t. He hung to my soul and became a part of me. Not as was planned, not two souls with two consciousnesses, but one soul with an overlapping consciousness.</w:t>
      </w:r>
    </w:p>
    <w:p w14:paraId="00000BB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I’d been worried that he would forget me, while I was the one who forgot him.</w:t>
      </w:r>
    </w:p>
    <w:p w14:paraId="00000BB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I’d come full circle. From my birth into existence, to the present, where I finally remembered.</w:t>
      </w:r>
    </w:p>
    <w:p w14:paraId="00000BB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 understood. And I knew I would accept the Leadership role.</w:t>
      </w:r>
    </w:p>
    <w:p w14:paraId="00000BB7"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Jacob smiled.</w:t>
      </w:r>
    </w:p>
    <w:p w14:paraId="00000BB8"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I must leave you now.</w:t>
      </w:r>
    </w:p>
    <w:p w14:paraId="00000BB9"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No. Please. I need you.</w:t>
      </w:r>
    </w:p>
    <w:p w14:paraId="00000BBA"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felt the pain. Even my tears couldn’t fully express the depth of my sadness.</w:t>
      </w:r>
    </w:p>
    <w:p w14:paraId="00000BBB"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No, you don’t need me anymore.</w:t>
      </w:r>
    </w:p>
    <w:p w14:paraId="00000BBC"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Jacob smiled and touched my cheek. Love. Love of self.</w:t>
      </w:r>
    </w:p>
    <w:p w14:paraId="00000BBD"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Will you come back?</w:t>
      </w:r>
    </w:p>
    <w:p w14:paraId="00000BBE"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He didn’t reply.</w:t>
      </w:r>
    </w:p>
    <w:p w14:paraId="00000BBF"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Then he handed a blue gemstone.</w:t>
      </w:r>
    </w:p>
    <w:p w14:paraId="00000BC0" w14:textId="77777777" w:rsidR="00847A31" w:rsidRDefault="00000000">
      <w:pPr>
        <w:spacing w:line="480" w:lineRule="auto"/>
        <w:ind w:firstLine="720"/>
        <w:rPr>
          <w:rFonts w:ascii="Times New Roman" w:eastAsia="Times New Roman" w:hAnsi="Times New Roman" w:cs="Times New Roman"/>
          <w:i/>
          <w:iCs/>
          <w:color w:val="000000"/>
        </w:rPr>
      </w:pPr>
      <w:r>
        <w:rPr>
          <w:rFonts w:ascii="Times New Roman" w:eastAsia="Times New Roman" w:hAnsi="Times New Roman" w:cs="Times New Roman"/>
          <w:i/>
          <w:iCs/>
          <w:color w:val="000000"/>
        </w:rPr>
        <w:t>Your turn to tell the stories.</w:t>
      </w:r>
    </w:p>
    <w:p w14:paraId="00000BC1"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love you,” I said, aloud, tears cascading down my cheeks.</w:t>
      </w:r>
    </w:p>
    <w:p w14:paraId="00000BC2"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“And I love you,” he replied.</w:t>
      </w:r>
    </w:p>
    <w:p w14:paraId="00000BC3"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Then he was gone.</w:t>
      </w:r>
    </w:p>
    <w:p w14:paraId="00000BC4"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There was sadness, but also joy, because I knew what I had to do. There was a lot of work to be done to rebuild, to create a connected society, where all people learned and used their abilities for the good of humanity.</w:t>
      </w:r>
    </w:p>
    <w:p w14:paraId="00000BC5"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And the evil? There would always be evil in the world. But our role is to keep it in check, to remind ourselves that love will always conquer hate.</w:t>
      </w:r>
    </w:p>
    <w:p w14:paraId="00000BC6" w14:textId="77777777" w:rsidR="00847A31" w:rsidRDefault="00000000">
      <w:pPr>
        <w:spacing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 looked at the blue gemstone. I already knew the story. And I knew I was ready.</w:t>
      </w:r>
    </w:p>
    <w:p w14:paraId="00000BC7" w14:textId="77777777" w:rsidR="00847A31" w:rsidRDefault="00000000">
      <w:pPr>
        <w:rPr>
          <w:rFonts w:ascii="Times New Roman" w:eastAsia="Times New Roman" w:hAnsi="Times New Roman" w:cs="Times New Roman"/>
          <w:color w:val="000000"/>
        </w:rPr>
      </w:pPr>
      <w:r>
        <w:br w:type="page"/>
      </w:r>
    </w:p>
    <w:p w14:paraId="00000BC8" w14:textId="77777777" w:rsidR="00847A31" w:rsidRDefault="00000000">
      <w:pPr>
        <w:spacing w:line="480" w:lineRule="auto"/>
        <w:rPr>
          <w:rFonts w:ascii="Times New Roman" w:eastAsia="Times New Roman" w:hAnsi="Times New Roman" w:cs="Times New Roman"/>
          <w:color w:val="000000"/>
        </w:rPr>
      </w:pPr>
      <w:r>
        <w:rPr>
          <w:rFonts w:ascii="Times New Roman" w:eastAsia="Times New Roman" w:hAnsi="Times New Roman" w:cs="Times New Roman"/>
          <w:b/>
          <w:bCs/>
        </w:rPr>
        <w:lastRenderedPageBreak/>
        <w:t>EPILOGUE</w:t>
      </w:r>
    </w:p>
    <w:p w14:paraId="00000BC9"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It’s up to us to comprehend the meaning in how we live so that we can see the ways we blind ourselves to the condition we call “living.” At what point do we make choices? Every second. Large and small, every choice changes the course of our lives. Like butterflies, even tiny actions create small ripples that echo into the future.</w:t>
      </w:r>
    </w:p>
    <w:p w14:paraId="00000BCA"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story isn’t complete. Society needed rebuilding. Love and freedom needed nurturing. We disconnected from most technology. AI, in its unworkable state, was gone. Envoy, who believed himself a god, was powered off. The data centers were torn down, trees were planted, and the air was purified. We were given jobs, real jobs. Doctors had to learn how to take care of the sick again, farmers learned how to farm the land, teachers taught classes, and writers wrote their own books. It was an adjustment, but we were eager to have purpose.</w:t>
      </w:r>
    </w:p>
    <w:p w14:paraId="00000BCB"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Of course, there were small pockets of dissent. It was difficult for some to disconnect from the addiction. Boredom, a symptom of sudden withdrawal from technology, spawned turmoil. There was even talk of civil war. We did our best to keep our country together and continue the mission.</w:t>
      </w:r>
    </w:p>
    <w:p w14:paraId="00000BCC"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We went back to a time before too much technology. We learned more than just survival—we learned to create, connect, and love, like we were meant to as humans.</w:t>
      </w:r>
    </w:p>
    <w:p w14:paraId="00000BCD" w14:textId="77777777" w:rsidR="00847A31"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Of course, we couldn’t just do away with technology entirely. We attempted to find a balance. Even knowing the future didn’t mean we knew every action we needed to take. We exercised our free will. We were presented with more choices, more butterflies. Challenges remained. Mistakes were made. </w:t>
      </w:r>
    </w:p>
    <w:p w14:paraId="00000BCE" w14:textId="77777777" w:rsidR="00847A31" w:rsidRDefault="00000000">
      <w:pPr>
        <w:spacing w:line="480" w:lineRule="auto"/>
        <w:ind w:firstLine="720"/>
        <w:rPr>
          <w:rFonts w:ascii="Times New Roman" w:eastAsia="Times New Roman" w:hAnsi="Times New Roman" w:cs="Times New Roman"/>
        </w:rPr>
      </w:pPr>
      <w:commentRangeStart w:id="329"/>
      <w:r>
        <w:rPr>
          <w:rFonts w:ascii="Times New Roman" w:eastAsia="Times New Roman" w:hAnsi="Times New Roman" w:cs="Times New Roman"/>
        </w:rPr>
        <w:t>That’s a story for another dream.</w:t>
      </w:r>
      <w:commentRangeEnd w:id="329"/>
      <w:r w:rsidR="004B20EA">
        <w:rPr>
          <w:rStyle w:val="CommentReference"/>
          <w:rFonts w:ascii="Times New Roman" w:eastAsia="Times New Roman" w:hAnsi="Times New Roman" w:cs="Times New Roman"/>
          <w:sz w:val="24"/>
          <w:szCs w:val="24"/>
        </w:rPr>
        <w:commentReference w:id="329"/>
      </w:r>
    </w:p>
    <w:sectPr w:rsidR="00847A3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igner Wilson" w:date="2026-06-30T21:12:00Z" w:initials="AW">
    <w:p w14:paraId="217915D1" w14:textId="77777777" w:rsidR="00484FF7" w:rsidRDefault="004B20EA" w:rsidP="00484FF7">
      <w:r>
        <w:rPr>
          <w:rStyle w:val="CommentReference"/>
        </w:rPr>
        <w:annotationRef/>
      </w:r>
      <w:r w:rsidR="00484FF7">
        <w:rPr>
          <w:sz w:val="20"/>
          <w:szCs w:val="20"/>
        </w:rPr>
        <w:t xml:space="preserve">After reading through the full story and seeing what small a role that Envoy plays on the page, I think that to have an opening like this, Envoy and his relationship with Sage should be more impactful and emotional on the page. We get this big opening with it but then we don't see it again for over a hundred pages. When reading the opening a 3rd time, there is nothing in this opening that is crucial for the reader to know to understand the rest of the story but it does make several key moments later not make any sense or feel as consequential as they should. Like how long Sage goes back and forth on whether or not she believes in Envoy when the reader already knows that it's real. What is this chapter opening doing? What is lost if you cut it? </w:t>
      </w:r>
    </w:p>
    <w:p w14:paraId="3D46AC65" w14:textId="77777777" w:rsidR="00484FF7" w:rsidRDefault="00484FF7" w:rsidP="00484FF7"/>
    <w:p w14:paraId="6AD21642" w14:textId="77777777" w:rsidR="00484FF7" w:rsidRDefault="00484FF7" w:rsidP="00484FF7">
      <w:r>
        <w:rPr>
          <w:sz w:val="20"/>
          <w:szCs w:val="20"/>
        </w:rPr>
        <w:t>Alternatively, if you cut this and started with Sage who we spend the whole novel with, then the book's opening would make more narrative sense.</w:t>
      </w:r>
    </w:p>
  </w:comment>
  <w:comment w:id="1" w:author="Aigner Wilson" w:date="2026-06-30T21:15:00Z" w:initials="AW">
    <w:p w14:paraId="03985C70" w14:textId="77777777" w:rsidR="008D3DE5" w:rsidRDefault="007F23CD" w:rsidP="008D3DE5">
      <w:r>
        <w:rPr>
          <w:rStyle w:val="CommentReference"/>
        </w:rPr>
        <w:annotationRef/>
      </w:r>
      <w:r w:rsidR="008D3DE5">
        <w:rPr>
          <w:sz w:val="20"/>
          <w:szCs w:val="20"/>
        </w:rPr>
        <w:t xml:space="preserve">Based on the narrative flow of the story, I think this is the book's best 1st chapter and the other opening chapters before this are not necessary to anything but theme and plot details that don't have a big impact on the page as the story goes on. </w:t>
      </w:r>
    </w:p>
    <w:p w14:paraId="071EF9ED" w14:textId="77777777" w:rsidR="008D3DE5" w:rsidRDefault="008D3DE5" w:rsidP="008D3DE5"/>
    <w:p w14:paraId="4A66A647" w14:textId="77777777" w:rsidR="008D3DE5" w:rsidRDefault="008D3DE5" w:rsidP="008D3DE5">
      <w:r>
        <w:rPr>
          <w:sz w:val="20"/>
          <w:szCs w:val="20"/>
        </w:rPr>
        <w:t xml:space="preserve">The other openings essentially tell the reader the whole story in a way that makes the rest of the story obsolete because if we know Envoy isn't evil and is making its own choices, then when it appears later there is no need to fear what will happen to Sage. If Sage has been separated from a soul mate that is clearly Jacob, then when she starts dating and falling in love, they have little impact on her emotional state or the reader's understanding of the relationships because we know none of them are the soul mate.  </w:t>
      </w:r>
    </w:p>
    <w:p w14:paraId="5F05DFF0" w14:textId="77777777" w:rsidR="008D3DE5" w:rsidRDefault="008D3DE5" w:rsidP="008D3DE5"/>
    <w:p w14:paraId="1D54813E" w14:textId="77777777" w:rsidR="008D3DE5" w:rsidRDefault="008D3DE5" w:rsidP="008D3DE5">
      <w:r>
        <w:rPr>
          <w:sz w:val="20"/>
          <w:szCs w:val="20"/>
        </w:rPr>
        <w:t xml:space="preserve">In order to keep them and have them work for the story, they should be rewritten so that they aren't impacting later events for the reader and taking away those events impact, meaning, and plot weight. </w:t>
      </w:r>
    </w:p>
  </w:comment>
  <w:comment w:id="2" w:author="Aigner Wilson" w:date="2026-06-30T21:17:00Z" w:initials="AW">
    <w:p w14:paraId="69BA956D" w14:textId="77777777" w:rsidR="008D3DE5" w:rsidRDefault="007F23CD" w:rsidP="008D3DE5">
      <w:r>
        <w:rPr>
          <w:rStyle w:val="CommentReference"/>
        </w:rPr>
        <w:annotationRef/>
      </w:r>
      <w:r w:rsidR="008D3DE5">
        <w:rPr>
          <w:sz w:val="20"/>
          <w:szCs w:val="20"/>
        </w:rPr>
        <w:t>Sage's perspective throughout shifts around and at times reads as if she's narrating this from the future but that future never comes so the perspective voice is uncertain, distant, and slippery throughout making it hard to follow and trust.</w:t>
      </w:r>
    </w:p>
    <w:p w14:paraId="3603711B" w14:textId="77777777" w:rsidR="008D3DE5" w:rsidRDefault="008D3DE5" w:rsidP="008D3DE5"/>
    <w:p w14:paraId="3D16F1F9" w14:textId="77777777" w:rsidR="008D3DE5" w:rsidRDefault="008D3DE5" w:rsidP="008D3DE5">
      <w:r>
        <w:rPr>
          <w:sz w:val="20"/>
          <w:szCs w:val="20"/>
        </w:rPr>
        <w:t xml:space="preserve">Determine what the perspective is and make sure it stays the same throughout. If she's speaking from some present state, the reader needs to reach that state and have it wrapped up so that perspective makes sense and her language throughout should not change. For example, if she's telling this story from the age of 50 or 60, then she wouldn't recount childhood events using the language of a child but the language of a mature person who has been through these events. </w:t>
      </w:r>
    </w:p>
    <w:p w14:paraId="344DBD24" w14:textId="77777777" w:rsidR="008D3DE5" w:rsidRDefault="008D3DE5" w:rsidP="008D3DE5"/>
    <w:p w14:paraId="195E9320" w14:textId="77777777" w:rsidR="008D3DE5" w:rsidRDefault="008D3DE5" w:rsidP="008D3DE5">
      <w:r>
        <w:rPr>
          <w:sz w:val="20"/>
          <w:szCs w:val="20"/>
        </w:rPr>
        <w:t xml:space="preserve">The way the story flows, it seems like the actual point of view is close 1st person, but we very rarely get an actual close 1st person point of view. We primarily get a distant 3rd person point of view that is told through 1st person. </w:t>
      </w:r>
    </w:p>
  </w:comment>
  <w:comment w:id="3" w:author="Aigner Loren Wilson" w:date="2026-06-06T18:46:00Z" w:initials="">
    <w:p w14:paraId="48759348" w14:textId="77777777" w:rsidR="00B8192F" w:rsidRDefault="003C1BCC" w:rsidP="00B8192F">
      <w:r>
        <w:rPr>
          <w:rStyle w:val="CommentReference"/>
        </w:rPr>
        <w:annotationRef/>
      </w:r>
      <w:r w:rsidR="00B8192F">
        <w:rPr>
          <w:color w:val="000000"/>
          <w:sz w:val="20"/>
          <w:szCs w:val="20"/>
        </w:rPr>
        <w:t xml:space="preserve">At this point in the story, readers would be grasping for a character to hold on to but the themes told through exposition are taking up too much space on the page, leaving little room for the character to make an impression. </w:t>
      </w:r>
    </w:p>
    <w:p w14:paraId="61A0060C" w14:textId="77777777" w:rsidR="00B8192F" w:rsidRDefault="00B8192F" w:rsidP="00B8192F"/>
    <w:p w14:paraId="5314F2D8" w14:textId="77777777" w:rsidR="00B8192F" w:rsidRDefault="00B8192F" w:rsidP="00B8192F">
      <w:r>
        <w:rPr>
          <w:color w:val="000000"/>
          <w:sz w:val="20"/>
          <w:szCs w:val="20"/>
        </w:rPr>
        <w:t>So far, the language, structure, and narrative is reading less literary and more young reader or young adult.</w:t>
      </w:r>
    </w:p>
    <w:p w14:paraId="65B5254E" w14:textId="77777777" w:rsidR="00B8192F" w:rsidRDefault="00B8192F" w:rsidP="00B8192F"/>
    <w:p w14:paraId="7164FD32" w14:textId="77777777" w:rsidR="00B8192F" w:rsidRDefault="00B8192F" w:rsidP="00B8192F">
      <w:r>
        <w:rPr>
          <w:color w:val="000000"/>
          <w:sz w:val="20"/>
          <w:szCs w:val="20"/>
        </w:rPr>
        <w:t>With literary works, what readers come for is the author's ability to craft beautiful prose, deep intimate character portrayals, and thematic moments that are powerful but unstated on the page. So a scene about losing a soul mate, wouldn't actually have pages of exposition about the importance of soul mates but it would show the reader the importance through the actions of the character and their dialogue.</w:t>
      </w:r>
    </w:p>
    <w:p w14:paraId="4A525B87" w14:textId="77777777" w:rsidR="00B8192F" w:rsidRDefault="00B8192F" w:rsidP="00B8192F"/>
    <w:p w14:paraId="00000BDC" w14:textId="77777777" w:rsidR="00B8192F" w:rsidRDefault="00B8192F" w:rsidP="00B8192F">
      <w:r>
        <w:rPr>
          <w:color w:val="000000"/>
          <w:sz w:val="20"/>
          <w:szCs w:val="20"/>
        </w:rPr>
        <w:t xml:space="preserve">The narrative and language in this is reading more for younger readers because it's explaining elements that would not need to be explained to adults in ways that use very simple writing style that reads like it is meant to be used to teach kids how to be good. </w:t>
      </w:r>
    </w:p>
  </w:comment>
  <w:comment w:id="4" w:author="Aigner Loren Wilson" w:date="2026-06-06T18:57:00Z" w:initials="">
    <w:p w14:paraId="00000BDF" w14:textId="77777777" w:rsidR="00B8192F" w:rsidRDefault="003C1BCC" w:rsidP="00B8192F">
      <w:r>
        <w:rPr>
          <w:rStyle w:val="CommentReference"/>
        </w:rPr>
        <w:annotationRef/>
      </w:r>
      <w:r w:rsidR="00B8192F">
        <w:rPr>
          <w:color w:val="000000"/>
          <w:sz w:val="20"/>
          <w:szCs w:val="20"/>
        </w:rPr>
        <w:t>If you were to rewrite the opening, start the book with this paragraph and all the exposition states before should be shown through the character’s eyes so we have a sense of who this character is and where/when this story is taking place.</w:t>
      </w:r>
    </w:p>
  </w:comment>
  <w:comment w:id="5" w:author="Aigner Loren Wilson" w:date="2026-06-06T19:02:00Z" w:initials="">
    <w:p w14:paraId="00000BF5" w14:textId="2F2A64FA" w:rsidR="00847A31" w:rsidRDefault="003C1BCC">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What does birthing mean in this world and what is it meant to mean to the reader? Also consider how each birthing moment speaks to each other. What are you repeating and what are you developing or excluding.</w:t>
      </w:r>
    </w:p>
  </w:comment>
  <w:comment w:id="8" w:author="Aigner Wilson" w:date="2026-07-01T06:53:00Z" w:initials="AW">
    <w:p w14:paraId="4E491F52" w14:textId="77777777" w:rsidR="00B8192F" w:rsidRDefault="00B8192F" w:rsidP="00B8192F">
      <w:r>
        <w:rPr>
          <w:rStyle w:val="CommentReference"/>
        </w:rPr>
        <w:annotationRef/>
      </w:r>
      <w:r>
        <w:rPr>
          <w:sz w:val="20"/>
          <w:szCs w:val="20"/>
        </w:rPr>
        <w:t xml:space="preserve">I edited this dialogue and several others where the formatting of it made it unclear who was talking and when they were done. In the bigger letter, I will include dialogue writing resources to help you craft better character voices, understand how to format dialogue on the page, and learn how to write exchanges that aren't so plot heavy or expositional. </w:t>
      </w:r>
    </w:p>
  </w:comment>
  <w:comment w:id="9" w:author="Aigner Loren Wilson" w:date="2026-06-06T19:09:00Z" w:initials="">
    <w:p w14:paraId="2885D903" w14:textId="77777777" w:rsidR="00B8192F" w:rsidRDefault="003C1BCC" w:rsidP="00B8192F">
      <w:r>
        <w:rPr>
          <w:rStyle w:val="CommentReference"/>
        </w:rPr>
        <w:annotationRef/>
      </w:r>
      <w:r w:rsidR="00B8192F">
        <w:rPr>
          <w:color w:val="000000"/>
          <w:sz w:val="20"/>
          <w:szCs w:val="20"/>
        </w:rPr>
        <w:t>All of this dream exposition should be in scene</w:t>
      </w:r>
      <w:r w:rsidR="00B8192F">
        <w:rPr>
          <w:sz w:val="20"/>
          <w:szCs w:val="20"/>
        </w:rPr>
        <w:t xml:space="preserve"> and described out not told to the reader, which lessens its impact.</w:t>
      </w:r>
    </w:p>
    <w:p w14:paraId="31E2FF3D" w14:textId="77777777" w:rsidR="00B8192F" w:rsidRDefault="00B8192F" w:rsidP="00B8192F"/>
    <w:p w14:paraId="00000BED" w14:textId="77777777" w:rsidR="00B8192F" w:rsidRDefault="00B8192F" w:rsidP="00B8192F">
      <w:r>
        <w:rPr>
          <w:sz w:val="20"/>
          <w:szCs w:val="20"/>
        </w:rPr>
        <w:t xml:space="preserve">To keep these moments in exposition, use a language that makes the information more riveting and less dry. </w:t>
      </w:r>
    </w:p>
  </w:comment>
  <w:comment w:id="10" w:author="Aigner Loren Wilson" w:date="2026-06-06T19:12:00Z" w:initials="">
    <w:p w14:paraId="00000BF3" w14:textId="77777777" w:rsidR="00B8192F" w:rsidRDefault="003C1BCC" w:rsidP="00B8192F">
      <w:r>
        <w:rPr>
          <w:rStyle w:val="CommentReference"/>
        </w:rPr>
        <w:annotationRef/>
      </w:r>
      <w:r w:rsidR="00B8192F">
        <w:rPr>
          <w:color w:val="000000"/>
          <w:sz w:val="20"/>
          <w:szCs w:val="20"/>
        </w:rPr>
        <w:t>Is it important that the reader know where Sage is narrating from?</w:t>
      </w:r>
      <w:r w:rsidR="00B8192F">
        <w:rPr>
          <w:sz w:val="20"/>
          <w:szCs w:val="20"/>
        </w:rPr>
        <w:t xml:space="preserve"> We never reach this later in life moment where we see where she is narrating from or why. The end just sorta ends abruptly without looking back at everything that has happened.</w:t>
      </w:r>
    </w:p>
  </w:comment>
  <w:comment w:id="11" w:author="Aigner Loren Wilson" w:date="2026-06-06T19:15:00Z" w:initials="">
    <w:p w14:paraId="00000BEF" w14:textId="77777777" w:rsidR="00B8192F" w:rsidRDefault="003C1BCC" w:rsidP="00B8192F">
      <w:r>
        <w:rPr>
          <w:rStyle w:val="CommentReference"/>
        </w:rPr>
        <w:annotationRef/>
      </w:r>
      <w:r w:rsidR="00B8192F">
        <w:rPr>
          <w:color w:val="000000"/>
          <w:sz w:val="20"/>
          <w:szCs w:val="20"/>
        </w:rPr>
        <w:t>Earlier they are speaking out loud so bring this line up or make sure to remove quotation marks and style it how other unspoken dialogue is styled</w:t>
      </w:r>
      <w:r w:rsidR="00B8192F">
        <w:rPr>
          <w:sz w:val="20"/>
          <w:szCs w:val="20"/>
        </w:rPr>
        <w:t>.</w:t>
      </w:r>
    </w:p>
  </w:comment>
  <w:comment w:id="12" w:author="Aigner Loren Wilson" w:date="2026-06-06T19:19:00Z" w:initials="">
    <w:p w14:paraId="00000BEB" w14:textId="77777777" w:rsidR="00B8192F" w:rsidRDefault="003C1BCC" w:rsidP="00B8192F">
      <w:r>
        <w:rPr>
          <w:rStyle w:val="CommentReference"/>
        </w:rPr>
        <w:annotationRef/>
      </w:r>
      <w:r w:rsidR="00B8192F">
        <w:rPr>
          <w:color w:val="000000"/>
          <w:sz w:val="20"/>
          <w:szCs w:val="20"/>
        </w:rPr>
        <w:t xml:space="preserve">Why is this in quotes? Is she quoting someone or is it like ironic? </w:t>
      </w:r>
    </w:p>
  </w:comment>
  <w:comment w:id="13" w:author="Aigner Loren Wilson" w:date="2026-06-06T19:23:00Z" w:initials="">
    <w:p w14:paraId="00000BD9" w14:textId="7564399E" w:rsidR="00847A31" w:rsidRDefault="003C1BCC">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With a perspective that looks back on a younger age be careful of these slips in perspectives where the world is described from the future older self and then slips back to younger.</w:t>
      </w:r>
    </w:p>
  </w:comment>
  <w:comment w:id="14" w:author="Aigner Loren Wilson" w:date="2026-06-06T19:24:00Z" w:initials="">
    <w:p w14:paraId="32E07573" w14:textId="77777777" w:rsidR="00B8192F" w:rsidRDefault="003C1BCC" w:rsidP="00B8192F">
      <w:r>
        <w:rPr>
          <w:rStyle w:val="CommentReference"/>
        </w:rPr>
        <w:annotationRef/>
      </w:r>
      <w:r w:rsidR="00B8192F">
        <w:rPr>
          <w:color w:val="000000"/>
          <w:sz w:val="20"/>
          <w:szCs w:val="20"/>
        </w:rPr>
        <w:t>I think it was stated earlier that she had not described these dreams or nightmares to anyone so potentially cut this</w:t>
      </w:r>
      <w:r w:rsidR="00B8192F">
        <w:rPr>
          <w:sz w:val="20"/>
          <w:szCs w:val="20"/>
        </w:rPr>
        <w:t>.</w:t>
      </w:r>
    </w:p>
    <w:p w14:paraId="68069138" w14:textId="77777777" w:rsidR="00B8192F" w:rsidRDefault="00B8192F" w:rsidP="00B8192F"/>
    <w:p w14:paraId="00000BF9" w14:textId="77777777" w:rsidR="00B8192F" w:rsidRDefault="00B8192F" w:rsidP="00B8192F">
      <w:r>
        <w:rPr>
          <w:sz w:val="20"/>
          <w:szCs w:val="20"/>
        </w:rPr>
        <w:t xml:space="preserve">This is something that happens a lot through the story where information is stated as fact and changes without any reasoning (I call out moments throughout) but it is one of the bigger issues of the manuscript because it is unclear what information as a reader should I trust and if I can't trust anything told to me in the book, then what is keeping me reading the book? </w:t>
      </w:r>
    </w:p>
  </w:comment>
  <w:comment w:id="15" w:author="Aigner Loren Wilson" w:date="2026-06-11T19:33:00Z" w:initials="">
    <w:p w14:paraId="7464CD16" w14:textId="77777777" w:rsidR="00F33FBD" w:rsidRDefault="003C1BCC" w:rsidP="00F33FBD">
      <w:r>
        <w:rPr>
          <w:rStyle w:val="CommentReference"/>
        </w:rPr>
        <w:annotationRef/>
      </w:r>
      <w:r w:rsidR="00F33FBD">
        <w:rPr>
          <w:color w:val="000000"/>
          <w:sz w:val="20"/>
          <w:szCs w:val="20"/>
        </w:rPr>
        <w:t>The timeline here does not make sense to the info shared in the previous paragraph since she was dreaming when she was able to walk.</w:t>
      </w:r>
    </w:p>
    <w:p w14:paraId="5A1CB5AF" w14:textId="77777777" w:rsidR="00F33FBD" w:rsidRDefault="00F33FBD" w:rsidP="00F33FBD"/>
    <w:p w14:paraId="00000BF7" w14:textId="77777777" w:rsidR="00F33FBD" w:rsidRDefault="00F33FBD" w:rsidP="00F33FBD">
      <w:r>
        <w:rPr>
          <w:color w:val="000000"/>
          <w:sz w:val="20"/>
          <w:szCs w:val="20"/>
        </w:rPr>
        <w:t>Time is another area that needs improvement. It is unclear throughout how much time is passing or where the story is taking place in time. Some of that feels intentional but it is written in ways that end up slowing, halting, or forcing elements of the story or going back to a moment that doesn't make sense why the narrative is revisiting a moment to tell it again if the reader already knows it.</w:t>
      </w:r>
    </w:p>
  </w:comment>
  <w:comment w:id="16" w:author="Aigner Loren Wilson" w:date="2026-06-11T19:35:00Z" w:initials="">
    <w:p w14:paraId="00000BDB" w14:textId="435FABC4" w:rsidR="00847A31" w:rsidRDefault="003C1BCC">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Move this sentence up to the action of the character.</w:t>
      </w:r>
    </w:p>
  </w:comment>
  <w:comment w:id="17" w:author="Aigner Loren Wilson" w:date="2026-06-11T19:36:00Z" w:initials="">
    <w:p w14:paraId="00000BDA" w14:textId="77777777" w:rsidR="00847A31" w:rsidRDefault="003C1BCC">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Hard stop and transition that feels abrupt.</w:t>
      </w:r>
    </w:p>
  </w:comment>
  <w:comment w:id="18" w:author="Aigner Loren Wilson" w:date="2026-06-20T03:09:00Z" w:initials="">
    <w:p w14:paraId="00000BDD" w14:textId="77777777" w:rsidR="00847A31" w:rsidRDefault="003C1BCC">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Why show this scene and not the other more interesting and important ones?</w:t>
      </w:r>
    </w:p>
  </w:comment>
  <w:comment w:id="25" w:author="Aigner Loren Wilson" w:date="2026-06-20T03:20:00Z" w:initials="">
    <w:p w14:paraId="00000BF4" w14:textId="77777777" w:rsidR="00F33FBD" w:rsidRDefault="003C1BCC" w:rsidP="00F33FBD">
      <w:r>
        <w:rPr>
          <w:rStyle w:val="CommentReference"/>
        </w:rPr>
        <w:annotationRef/>
      </w:r>
      <w:r w:rsidR="00F33FBD">
        <w:rPr>
          <w:color w:val="000000"/>
          <w:sz w:val="20"/>
          <w:szCs w:val="20"/>
        </w:rPr>
        <w:t xml:space="preserve">The language of the character and vocabulary often slip in and out of character throughout this opening. How does Sage speak during the time she is narrating these events? In the end of the book, she has all but started talking like a robot but that language does not show up here. This note harkens back to the language of the book and the perspective of the book. </w:t>
      </w:r>
    </w:p>
  </w:comment>
  <w:comment w:id="26" w:author="Aigner Loren Wilson" w:date="2026-06-20T03:22:00Z" w:initials="">
    <w:p w14:paraId="4D65E16E" w14:textId="77777777" w:rsidR="00F33FBD" w:rsidRDefault="003C1BCC" w:rsidP="00F33FBD">
      <w:r>
        <w:rPr>
          <w:rStyle w:val="CommentReference"/>
        </w:rPr>
        <w:annotationRef/>
      </w:r>
      <w:r w:rsidR="00F33FBD">
        <w:rPr>
          <w:color w:val="000000"/>
          <w:sz w:val="20"/>
          <w:szCs w:val="20"/>
        </w:rPr>
        <w:t>Why be so descriptive here and not with the rest of the world?</w:t>
      </w:r>
    </w:p>
    <w:p w14:paraId="588608D5" w14:textId="77777777" w:rsidR="00F33FBD" w:rsidRDefault="00F33FBD" w:rsidP="00F33FBD"/>
    <w:p w14:paraId="00000BF6" w14:textId="77777777" w:rsidR="00F33FBD" w:rsidRDefault="00F33FBD" w:rsidP="00F33FBD">
      <w:r>
        <w:rPr>
          <w:sz w:val="20"/>
          <w:szCs w:val="20"/>
        </w:rPr>
        <w:t xml:space="preserve">Throughout the book, this question comes up a lot. There are things that are very important to character, plot, and story that are washed out and not described but then a lot of moments where the story pauses to give rich detail to something that isn't all that important to the moment. </w:t>
      </w:r>
    </w:p>
  </w:comment>
  <w:comment w:id="27" w:author="Aigner Loren Wilson" w:date="2026-06-20T03:32:00Z" w:initials="">
    <w:p w14:paraId="783F8146" w14:textId="77777777" w:rsidR="00F33FBD" w:rsidRDefault="003C1BCC" w:rsidP="00F33FBD">
      <w:r>
        <w:rPr>
          <w:rStyle w:val="CommentReference"/>
        </w:rPr>
        <w:annotationRef/>
      </w:r>
      <w:r w:rsidR="00F33FBD">
        <w:rPr>
          <w:color w:val="000000"/>
          <w:sz w:val="20"/>
          <w:szCs w:val="20"/>
        </w:rPr>
        <w:t>How is paper so readily available in this world?</w:t>
      </w:r>
    </w:p>
    <w:p w14:paraId="374F4F3E" w14:textId="77777777" w:rsidR="00F33FBD" w:rsidRDefault="00F33FBD" w:rsidP="00F33FBD"/>
    <w:p w14:paraId="789FDE41" w14:textId="77777777" w:rsidR="00F33FBD" w:rsidRDefault="00F33FBD" w:rsidP="00F33FBD">
      <w:r>
        <w:rPr>
          <w:sz w:val="20"/>
          <w:szCs w:val="20"/>
        </w:rPr>
        <w:t xml:space="preserve">Throughout the book, the climate crisis and lack of trees is mentioned but there's all this paper and oxygen levels are fine and then we do get forests and trees later but no real explanation of why these trees are still standing if the world is as desolate as the novel tells us it is. </w:t>
      </w:r>
    </w:p>
    <w:p w14:paraId="281E5090" w14:textId="77777777" w:rsidR="00F33FBD" w:rsidRDefault="00F33FBD" w:rsidP="00F33FBD"/>
    <w:p w14:paraId="00000BF8" w14:textId="77777777" w:rsidR="00F33FBD" w:rsidRDefault="00F33FBD" w:rsidP="00F33FBD">
      <w:r>
        <w:rPr>
          <w:sz w:val="20"/>
          <w:szCs w:val="20"/>
        </w:rPr>
        <w:t>I will talk more about the world building plot holes or incongruencies in my longer letter, but you'll see comments throughout where the world building isn't matching up or isn't well described.</w:t>
      </w:r>
    </w:p>
  </w:comment>
  <w:comment w:id="28" w:author="Aigner Loren Wilson" w:date="2026-06-20T03:34:00Z" w:initials="">
    <w:p w14:paraId="00000BEA" w14:textId="77777777" w:rsidR="00F33FBD" w:rsidRDefault="003C1BCC" w:rsidP="00F33FBD">
      <w:r>
        <w:rPr>
          <w:rStyle w:val="CommentReference"/>
        </w:rPr>
        <w:annotationRef/>
      </w:r>
      <w:r w:rsidR="00F33FBD">
        <w:rPr>
          <w:color w:val="000000"/>
          <w:sz w:val="20"/>
          <w:szCs w:val="20"/>
        </w:rPr>
        <w:t>It is unclear what are chapters, breaks, or sections.</w:t>
      </w:r>
      <w:r w:rsidR="00F33FBD">
        <w:rPr>
          <w:sz w:val="20"/>
          <w:szCs w:val="20"/>
        </w:rPr>
        <w:t xml:space="preserve"> Consider titling them Chapter X: Unnatural so that the reader is aware of when a new chapter starts.</w:t>
      </w:r>
    </w:p>
  </w:comment>
  <w:comment w:id="29" w:author="Aigner Loren Wilson" w:date="2026-06-20T03:41:00Z" w:initials="">
    <w:p w14:paraId="00000BEE" w14:textId="171FD6F2" w:rsidR="00847A31" w:rsidRDefault="003C1BCC">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It is unclear who is saying this. The voice seems way too young to be the child compared to how they speak in other sections throughout this.</w:t>
      </w:r>
    </w:p>
  </w:comment>
  <w:comment w:id="30" w:author="Aigner Loren Wilson" w:date="2026-06-20T03:44:00Z" w:initials="">
    <w:p w14:paraId="023B23D1" w14:textId="77777777" w:rsidR="009D4BA0" w:rsidRDefault="003C1BCC" w:rsidP="009D4BA0">
      <w:r>
        <w:rPr>
          <w:rStyle w:val="CommentReference"/>
        </w:rPr>
        <w:annotationRef/>
      </w:r>
      <w:r w:rsidR="009D4BA0">
        <w:rPr>
          <w:color w:val="000000"/>
          <w:sz w:val="20"/>
          <w:szCs w:val="20"/>
        </w:rPr>
        <w:t xml:space="preserve">This opening feels very theme and plot driven but very little new info or moments happen, just a lot of repeats. It reads like a long opening with little conflict, movement, or action. </w:t>
      </w:r>
    </w:p>
    <w:p w14:paraId="31D9B68F" w14:textId="77777777" w:rsidR="009D4BA0" w:rsidRDefault="009D4BA0" w:rsidP="009D4BA0"/>
    <w:p w14:paraId="00000BF2" w14:textId="77777777" w:rsidR="009D4BA0" w:rsidRDefault="009D4BA0" w:rsidP="009D4BA0">
      <w:r>
        <w:rPr>
          <w:color w:val="000000"/>
          <w:sz w:val="20"/>
          <w:szCs w:val="20"/>
        </w:rPr>
        <w:t>In my longer letter, I'm going to break down scene by scene or beat by beat what is happening throughout the story so that it will be easy to see where the story is lagging, stalling, back pedaling, or racing by.</w:t>
      </w:r>
    </w:p>
  </w:comment>
  <w:comment w:id="32" w:author="Aigner Loren Wilson" w:date="2026-06-20T03:52:00Z" w:initials="">
    <w:p w14:paraId="00000BE5" w14:textId="77777777" w:rsidR="009D4BA0" w:rsidRDefault="003C1BCC" w:rsidP="009D4BA0">
      <w:r>
        <w:rPr>
          <w:rStyle w:val="CommentReference"/>
        </w:rPr>
        <w:annotationRef/>
      </w:r>
      <w:r w:rsidR="009D4BA0">
        <w:rPr>
          <w:color w:val="000000"/>
          <w:sz w:val="20"/>
          <w:szCs w:val="20"/>
        </w:rPr>
        <w:t xml:space="preserve">Just another note that Sage’s voice is slipping between adult, toddler, child, and teen throughout this opening, making it hard to understand her as a character or get a solid grasp on who she is. </w:t>
      </w:r>
    </w:p>
  </w:comment>
  <w:comment w:id="33" w:author="Aigner Loren Wilson" w:date="2026-06-20T04:18:00Z" w:initials="">
    <w:p w14:paraId="00000BE1" w14:textId="77777777" w:rsidR="009D4BA0" w:rsidRDefault="003C1BCC" w:rsidP="009D4BA0">
      <w:r>
        <w:rPr>
          <w:rStyle w:val="CommentReference"/>
        </w:rPr>
        <w:annotationRef/>
      </w:r>
      <w:r w:rsidR="009D4BA0">
        <w:rPr>
          <w:color w:val="000000"/>
          <w:sz w:val="20"/>
          <w:szCs w:val="20"/>
        </w:rPr>
        <w:t>Is there a typo here or extra word?</w:t>
      </w:r>
    </w:p>
  </w:comment>
  <w:comment w:id="34" w:author="Aigner Loren Wilson" w:date="2026-06-20T04:20:00Z" w:initials="">
    <w:p w14:paraId="00000BE4" w14:textId="77777777" w:rsidR="009D4BA0" w:rsidRDefault="003C1BCC" w:rsidP="009D4BA0">
      <w:r>
        <w:rPr>
          <w:rStyle w:val="CommentReference"/>
        </w:rPr>
        <w:annotationRef/>
      </w:r>
      <w:r w:rsidR="009D4BA0">
        <w:rPr>
          <w:color w:val="000000"/>
          <w:sz w:val="20"/>
          <w:szCs w:val="20"/>
        </w:rPr>
        <w:t>Edit note: potentially missing word?</w:t>
      </w:r>
    </w:p>
  </w:comment>
  <w:comment w:id="35" w:author="Aigner Loren Wilson" w:date="2026-06-20T04:21:00Z" w:initials="">
    <w:p w14:paraId="00000BE6" w14:textId="2C0EB23F" w:rsidR="00847A31" w:rsidRDefault="003C1BCC">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Consider cutting the thought line since the character says he’s not thinking</w:t>
      </w:r>
    </w:p>
  </w:comment>
  <w:comment w:id="36" w:author="Aigner Loren Wilson" w:date="2026-06-20T04:26:00Z" w:initials="">
    <w:p w14:paraId="1E08B865" w14:textId="77777777" w:rsidR="009D4BA0" w:rsidRDefault="003C1BCC" w:rsidP="009D4BA0">
      <w:r>
        <w:rPr>
          <w:rStyle w:val="CommentReference"/>
        </w:rPr>
        <w:annotationRef/>
      </w:r>
      <w:r w:rsidR="009D4BA0">
        <w:rPr>
          <w:color w:val="000000"/>
          <w:sz w:val="20"/>
          <w:szCs w:val="20"/>
        </w:rPr>
        <w:t>There was a big build up to the doctor but the scenes and movement were anticlimactic. What happened here that was so big and changed things? Jacob had already left, her parents took her to the doctor where what seems like hypnosis happened, and then life continued seemingly unchanged. What is the impact? Show that on the page.</w:t>
      </w:r>
    </w:p>
    <w:p w14:paraId="4F96B61C" w14:textId="77777777" w:rsidR="009D4BA0" w:rsidRDefault="009D4BA0" w:rsidP="009D4BA0"/>
    <w:p w14:paraId="00000BE8" w14:textId="77777777" w:rsidR="009D4BA0" w:rsidRDefault="009D4BA0" w:rsidP="009D4BA0">
      <w:r>
        <w:rPr>
          <w:color w:val="000000"/>
          <w:sz w:val="20"/>
          <w:szCs w:val="20"/>
        </w:rPr>
        <w:t xml:space="preserve">We are later told that she had her mind messed with in a major way here but we aren't shown that at all so when it is revealed later it has little impact. </w:t>
      </w:r>
    </w:p>
  </w:comment>
  <w:comment w:id="37" w:author="Aigner Loren Wilson" w:date="2026-06-20T04:36:00Z" w:initials="">
    <w:p w14:paraId="00000BE9" w14:textId="03F5E40D" w:rsidR="00847A31" w:rsidRDefault="003C1BCC">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Edit note: grammatical error</w:t>
      </w:r>
    </w:p>
  </w:comment>
  <w:comment w:id="38" w:author="Aigner Loren Wilson" w:date="2026-06-20T04:38:00Z" w:initials="">
    <w:p w14:paraId="00000BEC" w14:textId="77777777" w:rsidR="009D4BA0" w:rsidRDefault="003C1BCC" w:rsidP="009D4BA0">
      <w:r>
        <w:rPr>
          <w:rStyle w:val="CommentReference"/>
        </w:rPr>
        <w:annotationRef/>
      </w:r>
      <w:r w:rsidR="009D4BA0">
        <w:rPr>
          <w:color w:val="000000"/>
          <w:sz w:val="20"/>
          <w:szCs w:val="20"/>
        </w:rPr>
        <w:t>If this is the question consider changing the first line of the previous paragraph since it makes it read like Sage was going to ask this question but then thought better of it.</w:t>
      </w:r>
    </w:p>
  </w:comment>
  <w:comment w:id="39" w:author="Aigner Loren Wilson" w:date="2026-06-20T04:43:00Z" w:initials="">
    <w:p w14:paraId="438B4A07" w14:textId="77777777" w:rsidR="00C2309C" w:rsidRDefault="003C1BCC" w:rsidP="00C2309C">
      <w:r>
        <w:rPr>
          <w:rStyle w:val="CommentReference"/>
        </w:rPr>
        <w:annotationRef/>
      </w:r>
      <w:r w:rsidR="00C2309C">
        <w:rPr>
          <w:color w:val="000000"/>
          <w:sz w:val="20"/>
          <w:szCs w:val="20"/>
        </w:rPr>
        <w:t>What does she look like? What does Sage look like? Or the other people in the world?</w:t>
      </w:r>
      <w:r w:rsidR="00C2309C">
        <w:rPr>
          <w:sz w:val="20"/>
          <w:szCs w:val="20"/>
        </w:rPr>
        <w:t xml:space="preserve"> Is Sage white, fat, freckled? Is Laura Black, Latino, white, etc?</w:t>
      </w:r>
    </w:p>
    <w:p w14:paraId="51A3C3A9" w14:textId="77777777" w:rsidR="00C2309C" w:rsidRDefault="00C2309C" w:rsidP="00C2309C"/>
    <w:p w14:paraId="00000BF0" w14:textId="77777777" w:rsidR="00C2309C" w:rsidRDefault="00C2309C" w:rsidP="00C2309C">
      <w:r>
        <w:rPr>
          <w:sz w:val="20"/>
          <w:szCs w:val="20"/>
        </w:rPr>
        <w:t xml:space="preserve">This happens throughout, where important characters are not described well or at all, like noted in your answers where they are meant to be background characters, but if they aren't that important then why are they playing major roles in the story and plot? Like Laura is a pretty important figure later on but she's not given that importance on the page and only in the plot. </w:t>
      </w:r>
    </w:p>
  </w:comment>
  <w:comment w:id="40" w:author="Aigner Loren Wilson" w:date="2026-06-20T04:53:00Z" w:initials="">
    <w:p w14:paraId="00000BE0" w14:textId="22272CB6" w:rsidR="00847A31" w:rsidRDefault="003C1BCC">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Inconsistent with above information about Sage and Laura losing touch.</w:t>
      </w:r>
    </w:p>
  </w:comment>
  <w:comment w:id="41" w:author="Aigner Loren Wilson" w:date="2026-06-20T04:57:00Z" w:initials="">
    <w:p w14:paraId="41CC969B" w14:textId="77777777" w:rsidR="00034FF8" w:rsidRDefault="003C1BCC" w:rsidP="00034FF8">
      <w:r>
        <w:rPr>
          <w:rStyle w:val="CommentReference"/>
        </w:rPr>
        <w:annotationRef/>
      </w:r>
      <w:r w:rsidR="00034FF8">
        <w:rPr>
          <w:color w:val="000000"/>
          <w:sz w:val="20"/>
          <w:szCs w:val="20"/>
        </w:rPr>
        <w:t xml:space="preserve">The timeline in this section is confusing. It needs a restructure and configuration. We are told info and then that info is shown as being not true. We start off with the character leaving for college and then go back and she actually hasn't left college but then she has again and it's a later year in school but then it isn't. </w:t>
      </w:r>
    </w:p>
    <w:p w14:paraId="60BA96DE" w14:textId="77777777" w:rsidR="00034FF8" w:rsidRDefault="00034FF8" w:rsidP="00034FF8"/>
    <w:p w14:paraId="00000BE3" w14:textId="77777777" w:rsidR="00034FF8" w:rsidRDefault="00034FF8" w:rsidP="00034FF8">
      <w:r>
        <w:rPr>
          <w:color w:val="000000"/>
          <w:sz w:val="20"/>
          <w:szCs w:val="20"/>
        </w:rPr>
        <w:t xml:space="preserve">The time, like I mentioned in a previous comment, is rough and needs attention. Go through the pages and where there are moments where the time is doing a zigzag, whether intentional or unintentional, make sure at least the info given to the reader is correct throughout or else it adds more confusion to an already confusing timeline. </w:t>
      </w:r>
    </w:p>
  </w:comment>
  <w:comment w:id="42" w:author="Aigner Wilson" w:date="2026-06-25T17:41:00Z" w:initials="AW">
    <w:p w14:paraId="2D8B1317" w14:textId="77777777" w:rsidR="00034FF8" w:rsidRDefault="003C1BCC" w:rsidP="00034FF8">
      <w:r>
        <w:rPr>
          <w:rStyle w:val="CommentReference"/>
        </w:rPr>
        <w:annotationRef/>
      </w:r>
      <w:r w:rsidR="00034FF8">
        <w:rPr>
          <w:sz w:val="20"/>
          <w:szCs w:val="20"/>
        </w:rPr>
        <w:t xml:space="preserve">This is the first insertion of who the 'I' is in the grand scheme of things. </w:t>
      </w:r>
    </w:p>
  </w:comment>
  <w:comment w:id="43" w:author="Aigner Wilson" w:date="2026-06-25T17:41:00Z" w:initials="AW">
    <w:p w14:paraId="2BAFB1D6" w14:textId="77777777" w:rsidR="00034FF8" w:rsidRDefault="003C1BCC" w:rsidP="00034FF8">
      <w:r>
        <w:rPr>
          <w:rStyle w:val="CommentReference"/>
        </w:rPr>
        <w:annotationRef/>
      </w:r>
      <w:r w:rsidR="00034FF8">
        <w:rPr>
          <w:sz w:val="20"/>
          <w:szCs w:val="20"/>
        </w:rPr>
        <w:t>This is the first mention of 'the Leadership'.</w:t>
      </w:r>
    </w:p>
  </w:comment>
  <w:comment w:id="44" w:author="Aigner Wilson" w:date="2026-06-25T17:44:00Z" w:initials="AW">
    <w:p w14:paraId="6A6F60F3" w14:textId="29B8AAF9" w:rsidR="003C1BCC" w:rsidRDefault="003C1BCC" w:rsidP="003C1BCC">
      <w:r>
        <w:rPr>
          <w:rStyle w:val="CommentReference"/>
        </w:rPr>
        <w:annotationRef/>
      </w:r>
      <w:r>
        <w:rPr>
          <w:sz w:val="20"/>
          <w:szCs w:val="20"/>
        </w:rPr>
        <w:t>Rough transition. How much time passes here?</w:t>
      </w:r>
    </w:p>
  </w:comment>
  <w:comment w:id="45" w:author="Aigner Wilson" w:date="2026-06-25T18:12:00Z" w:initials="AW">
    <w:p w14:paraId="338A49AD" w14:textId="77777777" w:rsidR="00034FF8" w:rsidRDefault="00B61AA7" w:rsidP="00034FF8">
      <w:r>
        <w:rPr>
          <w:rStyle w:val="CommentReference"/>
        </w:rPr>
        <w:annotationRef/>
      </w:r>
      <w:r w:rsidR="00034FF8">
        <w:rPr>
          <w:sz w:val="20"/>
          <w:szCs w:val="20"/>
        </w:rPr>
        <w:t>There keep being mentions of wanting a friend but the plot and scenes aren't showing any of this and is instead repeating information we already know. Consider taking out the scenes and beats that repeat her parents saying goodbye, her going to college, her wanting friends, and have scenes where she is actually in college doing things that would either help or hurt her chances at making friends. This will also help show the world to the reader and let them see how the world is different than the one they are used to. Right now a lot of this is reading like our world but more cynical.</w:t>
      </w:r>
    </w:p>
  </w:comment>
  <w:comment w:id="46" w:author="Aigner Wilson" w:date="2026-06-25T17:45:00Z" w:initials="AW">
    <w:p w14:paraId="7FE62CFC" w14:textId="3DACE753" w:rsidR="003C1BCC" w:rsidRDefault="003C1BCC" w:rsidP="003C1BCC">
      <w:r>
        <w:rPr>
          <w:rStyle w:val="CommentReference"/>
        </w:rPr>
        <w:annotationRef/>
      </w:r>
      <w:r>
        <w:rPr>
          <w:sz w:val="20"/>
          <w:szCs w:val="20"/>
        </w:rPr>
        <w:t>This time jump backwards is abrupt and doesn't necessarily follow the logic of the flow of this chapter. This would be better moved up at the beginning of this chapter as the opening scene and then followed by the "My parents said goodbye..." paragraph.</w:t>
      </w:r>
    </w:p>
  </w:comment>
  <w:comment w:id="47" w:author="Aigner Wilson" w:date="2026-06-25T17:47:00Z" w:initials="AW">
    <w:p w14:paraId="0830CAA8" w14:textId="77777777" w:rsidR="00034FF8" w:rsidRDefault="003C1BCC" w:rsidP="00034FF8">
      <w:r>
        <w:rPr>
          <w:rStyle w:val="CommentReference"/>
        </w:rPr>
        <w:annotationRef/>
      </w:r>
      <w:r w:rsidR="00034FF8">
        <w:rPr>
          <w:sz w:val="20"/>
          <w:szCs w:val="20"/>
        </w:rPr>
        <w:t>This is confusing. They were together and now she's in the meadow. If this is meant to be a way of writing in dream logic movement where one sentence she's in one place and the next she's in another without any explanation of how she got there, there should be a line of transition for the reader so they don't get lost or lose faith in the story and writing. Like:</w:t>
      </w:r>
    </w:p>
    <w:p w14:paraId="52DB37F1" w14:textId="77777777" w:rsidR="00034FF8" w:rsidRDefault="00034FF8" w:rsidP="00034FF8"/>
    <w:p w14:paraId="7CD446B5" w14:textId="77777777" w:rsidR="00034FF8" w:rsidRDefault="00034FF8" w:rsidP="00034FF8">
      <w:r>
        <w:rPr>
          <w:sz w:val="20"/>
          <w:szCs w:val="20"/>
        </w:rPr>
        <w:t>"</w:t>
      </w:r>
      <w:r>
        <w:rPr>
          <w:color w:val="000000"/>
          <w:sz w:val="20"/>
          <w:szCs w:val="20"/>
        </w:rPr>
        <w:t>My father hugged me, then my mother. Two different types of hugs. My mother looked at me with that same look on her face from a vague memory. Or was it a dream? I looked away and like a breeze found myself in the meadow. I could see her face, looking out the window."</w:t>
      </w:r>
    </w:p>
  </w:comment>
  <w:comment w:id="48" w:author="Aigner Wilson" w:date="2026-06-25T18:00:00Z" w:initials="AW">
    <w:p w14:paraId="3203DCA1" w14:textId="77777777" w:rsidR="00034FF8" w:rsidRDefault="00981C81" w:rsidP="00034FF8">
      <w:r>
        <w:rPr>
          <w:rStyle w:val="CommentReference"/>
        </w:rPr>
        <w:annotationRef/>
      </w:r>
      <w:r w:rsidR="00034FF8">
        <w:rPr>
          <w:sz w:val="20"/>
          <w:szCs w:val="20"/>
        </w:rPr>
        <w:t>Incongruent world building statement. Earlier it is told to the reader that once kids leave for college they don't stay in touch with family.</w:t>
      </w:r>
    </w:p>
  </w:comment>
  <w:comment w:id="49" w:author="Aigner Wilson" w:date="2026-06-25T18:16:00Z" w:initials="AW">
    <w:p w14:paraId="22109909" w14:textId="77777777" w:rsidR="00B61AA7" w:rsidRDefault="00B61AA7" w:rsidP="00B61AA7">
      <w:r>
        <w:rPr>
          <w:rStyle w:val="CommentReference"/>
        </w:rPr>
        <w:annotationRef/>
      </w:r>
      <w:r>
        <w:rPr>
          <w:sz w:val="20"/>
          <w:szCs w:val="20"/>
        </w:rPr>
        <w:t>Edit note: incomplete sentence.</w:t>
      </w:r>
    </w:p>
  </w:comment>
  <w:comment w:id="50" w:author="Aigner Wilson" w:date="2026-06-25T18:19:00Z" w:initials="AW">
    <w:p w14:paraId="57069360" w14:textId="77777777" w:rsidR="00853F29" w:rsidRDefault="00853F29" w:rsidP="00853F29">
      <w:r>
        <w:rPr>
          <w:rStyle w:val="CommentReference"/>
        </w:rPr>
        <w:annotationRef/>
      </w:r>
      <w:r>
        <w:rPr>
          <w:sz w:val="20"/>
          <w:szCs w:val="20"/>
        </w:rPr>
        <w:t xml:space="preserve">The tense in this paragraph makes it read like we are moving ahead in time. </w:t>
      </w:r>
    </w:p>
  </w:comment>
  <w:comment w:id="51" w:author="Aigner Wilson" w:date="2026-06-25T18:20:00Z" w:initials="AW">
    <w:p w14:paraId="10508F1C" w14:textId="77777777" w:rsidR="00853F29" w:rsidRDefault="00853F29" w:rsidP="00853F29">
      <w:r>
        <w:rPr>
          <w:rStyle w:val="CommentReference"/>
        </w:rPr>
        <w:annotationRef/>
      </w:r>
      <w:r>
        <w:rPr>
          <w:sz w:val="20"/>
          <w:szCs w:val="20"/>
        </w:rPr>
        <w:t>Where do they live after the second year?</w:t>
      </w:r>
    </w:p>
  </w:comment>
  <w:comment w:id="52" w:author="Aigner Wilson" w:date="2026-06-25T18:20:00Z" w:initials="AW">
    <w:p w14:paraId="3F2AAC8E" w14:textId="77777777" w:rsidR="00853F29" w:rsidRDefault="00853F29" w:rsidP="00853F29">
      <w:r>
        <w:rPr>
          <w:rStyle w:val="CommentReference"/>
        </w:rPr>
        <w:annotationRef/>
      </w:r>
      <w:r>
        <w:rPr>
          <w:sz w:val="20"/>
          <w:szCs w:val="20"/>
        </w:rPr>
        <w:t>What year is this one?</w:t>
      </w:r>
    </w:p>
  </w:comment>
  <w:comment w:id="53" w:author="Aigner Wilson" w:date="2026-07-01T07:27:00Z" w:initials="AW">
    <w:p w14:paraId="60A62F6F" w14:textId="77777777" w:rsidR="00034FF8" w:rsidRDefault="00034FF8" w:rsidP="00034FF8">
      <w:r>
        <w:rPr>
          <w:rStyle w:val="CommentReference"/>
        </w:rPr>
        <w:annotationRef/>
      </w:r>
      <w:r>
        <w:rPr>
          <w:sz w:val="20"/>
          <w:szCs w:val="20"/>
        </w:rPr>
        <w:t xml:space="preserve">What does he look like beyond what he is wearing? Is he white, Black, etc.? </w:t>
      </w:r>
    </w:p>
  </w:comment>
  <w:comment w:id="54" w:author="Aigner Wilson" w:date="2026-07-01T07:27:00Z" w:initials="AW">
    <w:p w14:paraId="2839FA97" w14:textId="77777777" w:rsidR="00034FF8" w:rsidRDefault="00034FF8" w:rsidP="00034FF8">
      <w:r>
        <w:rPr>
          <w:rStyle w:val="CommentReference"/>
        </w:rPr>
        <w:annotationRef/>
      </w:r>
      <w:r>
        <w:rPr>
          <w:sz w:val="20"/>
          <w:szCs w:val="20"/>
        </w:rPr>
        <w:t xml:space="preserve">How was his English atrocious? The above dialogue from him reads like the language of the story? Is his English atrocious because he has an accent?  </w:t>
      </w:r>
    </w:p>
  </w:comment>
  <w:comment w:id="55" w:author="Aigner Wilson" w:date="2026-06-25T18:23:00Z" w:initials="AW">
    <w:p w14:paraId="63B71F2D" w14:textId="77777777" w:rsidR="00853F29" w:rsidRDefault="00853F29" w:rsidP="00853F29">
      <w:r>
        <w:rPr>
          <w:rStyle w:val="CommentReference"/>
        </w:rPr>
        <w:annotationRef/>
      </w:r>
      <w:r>
        <w:rPr>
          <w:sz w:val="20"/>
          <w:szCs w:val="20"/>
        </w:rPr>
        <w:t>The text has been describing that she's been craving social interaction and friends. This seems like a different shift in her that isn't explained.</w:t>
      </w:r>
    </w:p>
  </w:comment>
  <w:comment w:id="56" w:author="Aigner Wilson" w:date="2026-06-25T18:24:00Z" w:initials="AW">
    <w:p w14:paraId="0F6FA329" w14:textId="77777777" w:rsidR="00853F29" w:rsidRDefault="00853F29" w:rsidP="00853F29">
      <w:r>
        <w:rPr>
          <w:rStyle w:val="CommentReference"/>
        </w:rPr>
        <w:annotationRef/>
      </w:r>
      <w:r>
        <w:rPr>
          <w:sz w:val="20"/>
          <w:szCs w:val="20"/>
        </w:rPr>
        <w:t>What device? A phone? A tablet? Something else?</w:t>
      </w:r>
    </w:p>
  </w:comment>
  <w:comment w:id="57" w:author="Aigner Wilson" w:date="2026-06-25T18:26:00Z" w:initials="AW">
    <w:p w14:paraId="74E2ACA5" w14:textId="77777777" w:rsidR="00853F29" w:rsidRDefault="00853F29" w:rsidP="00853F29">
      <w:r>
        <w:rPr>
          <w:rStyle w:val="CommentReference"/>
        </w:rPr>
        <w:annotationRef/>
      </w:r>
      <w:r>
        <w:rPr>
          <w:sz w:val="20"/>
          <w:szCs w:val="20"/>
        </w:rPr>
        <w:t>Would she not have noticed his looks before? Is the jolt what changes her feelings and his appearance? If so, make it clearer.</w:t>
      </w:r>
    </w:p>
  </w:comment>
  <w:comment w:id="58" w:author="Aigner Wilson" w:date="2026-06-25T18:28:00Z" w:initials="AW">
    <w:p w14:paraId="19462DC2" w14:textId="77777777" w:rsidR="00692015" w:rsidRDefault="007732B5" w:rsidP="00692015">
      <w:r>
        <w:rPr>
          <w:rStyle w:val="CommentReference"/>
        </w:rPr>
        <w:annotationRef/>
      </w:r>
      <w:r w:rsidR="00692015">
        <w:rPr>
          <w:sz w:val="20"/>
          <w:szCs w:val="20"/>
        </w:rPr>
        <w:t>They had disappeared in the text and flow of the story. Were they happening this entire time?</w:t>
      </w:r>
    </w:p>
    <w:p w14:paraId="34563BBA" w14:textId="77777777" w:rsidR="00692015" w:rsidRDefault="00692015" w:rsidP="00692015"/>
    <w:p w14:paraId="18BD5DBF" w14:textId="77777777" w:rsidR="00692015" w:rsidRDefault="00692015" w:rsidP="00692015">
      <w:r>
        <w:rPr>
          <w:sz w:val="20"/>
          <w:szCs w:val="20"/>
        </w:rPr>
        <w:t>The hallucinations and other visions she has seem to come in when they make the most plot sense but are ignored or not mentioned during the moments when the narrative is focused on describing the world and themes making the hallucinations seem like plot devices and not natural occurrences for the character.</w:t>
      </w:r>
    </w:p>
  </w:comment>
  <w:comment w:id="59" w:author="Aigner Wilson" w:date="2026-06-25T18:32:00Z" w:initials="AW">
    <w:p w14:paraId="433A3379" w14:textId="47F7D477" w:rsidR="007732B5" w:rsidRDefault="007732B5" w:rsidP="007732B5">
      <w:r>
        <w:rPr>
          <w:rStyle w:val="CommentReference"/>
        </w:rPr>
        <w:annotationRef/>
      </w:r>
      <w:r>
        <w:rPr>
          <w:sz w:val="20"/>
          <w:szCs w:val="20"/>
        </w:rPr>
        <w:t xml:space="preserve">It is unclear how much time has passed. Is she still in college? </w:t>
      </w:r>
    </w:p>
  </w:comment>
  <w:comment w:id="60" w:author="Aigner Wilson" w:date="2026-06-25T18:34:00Z" w:initials="AW">
    <w:p w14:paraId="1999F2CE" w14:textId="77777777" w:rsidR="00692015" w:rsidRDefault="007732B5" w:rsidP="00692015">
      <w:r>
        <w:rPr>
          <w:rStyle w:val="CommentReference"/>
        </w:rPr>
        <w:annotationRef/>
      </w:r>
      <w:r w:rsidR="00692015">
        <w:rPr>
          <w:sz w:val="20"/>
          <w:szCs w:val="20"/>
        </w:rPr>
        <w:t xml:space="preserve">It has read like more time than a few months have passed. </w:t>
      </w:r>
    </w:p>
  </w:comment>
  <w:comment w:id="61" w:author="Aigner Wilson" w:date="2026-06-25T18:39:00Z" w:initials="AW">
    <w:p w14:paraId="6E7DFB69" w14:textId="6AF7D190" w:rsidR="00FF115A" w:rsidRDefault="00FF115A" w:rsidP="00FF115A">
      <w:r>
        <w:rPr>
          <w:rStyle w:val="CommentReference"/>
        </w:rPr>
        <w:annotationRef/>
      </w:r>
      <w:r>
        <w:rPr>
          <w:sz w:val="20"/>
          <w:szCs w:val="20"/>
        </w:rPr>
        <w:t>By who? The college or the Leadership?</w:t>
      </w:r>
    </w:p>
  </w:comment>
  <w:comment w:id="62" w:author="Aigner Wilson" w:date="2026-06-25T18:45:00Z" w:initials="AW">
    <w:p w14:paraId="7891D3E9" w14:textId="77777777" w:rsidR="00FF115A" w:rsidRDefault="00FF115A" w:rsidP="00FF115A">
      <w:r>
        <w:rPr>
          <w:rStyle w:val="CommentReference"/>
        </w:rPr>
        <w:annotationRef/>
      </w:r>
      <w:r>
        <w:rPr>
          <w:sz w:val="20"/>
          <w:szCs w:val="20"/>
        </w:rPr>
        <w:t xml:space="preserve">Is she typing this? Is she thinking this? Or is the AI saying this? It is unclear. </w:t>
      </w:r>
    </w:p>
  </w:comment>
  <w:comment w:id="63" w:author="Aigner Wilson" w:date="2026-06-26T10:10:00Z" w:initials="AW">
    <w:p w14:paraId="07726EF0" w14:textId="77777777" w:rsidR="00692015" w:rsidRDefault="00DC4D98" w:rsidP="00692015">
      <w:r>
        <w:rPr>
          <w:rStyle w:val="CommentReference"/>
        </w:rPr>
        <w:annotationRef/>
      </w:r>
      <w:r w:rsidR="00692015">
        <w:rPr>
          <w:sz w:val="20"/>
          <w:szCs w:val="20"/>
        </w:rPr>
        <w:t xml:space="preserve">The emotions throughout the story's opening and rest of the story are deeply removed and at a distance. We never see her react or feel feelings she just states how she feels and then moves on. For example, this whole paragraph states how lonely she feels and how she misses Liam that leads her to take a happy pill, but we never actually learn how lonelieness shows up for her, how depression impacts her, and what happens to her mind and emotions when she takes the pill. </w:t>
      </w:r>
    </w:p>
    <w:p w14:paraId="4C1698B8" w14:textId="77777777" w:rsidR="00692015" w:rsidRDefault="00692015" w:rsidP="00692015"/>
    <w:p w14:paraId="16E2BEFB" w14:textId="77777777" w:rsidR="00692015" w:rsidRDefault="00692015" w:rsidP="00692015">
      <w:r>
        <w:rPr>
          <w:sz w:val="20"/>
          <w:szCs w:val="20"/>
        </w:rPr>
        <w:t>With literary works, the emotions are one of the biggest factors and what draws people to literary works. The prose should push past simple statements of emotions and have the reader actually see what these emotions are. In my longer letter, I will give you exercises and resources on improving the emotions of the book and in the writing.</w:t>
      </w:r>
    </w:p>
  </w:comment>
  <w:comment w:id="64" w:author="Aigner Wilson" w:date="2026-06-26T10:27:00Z" w:initials="AW">
    <w:p w14:paraId="36A522B4" w14:textId="77777777" w:rsidR="002F7CFD" w:rsidRDefault="002F7CFD" w:rsidP="002F7CFD">
      <w:r>
        <w:rPr>
          <w:rStyle w:val="CommentReference"/>
        </w:rPr>
        <w:annotationRef/>
      </w:r>
      <w:r>
        <w:rPr>
          <w:sz w:val="20"/>
          <w:szCs w:val="20"/>
        </w:rPr>
        <w:t xml:space="preserve">Doing what? The activities or remembering the activities? </w:t>
      </w:r>
    </w:p>
  </w:comment>
  <w:comment w:id="65" w:author="Aigner Wilson" w:date="2026-06-26T10:28:00Z" w:initials="AW">
    <w:p w14:paraId="4589723D" w14:textId="77777777" w:rsidR="002F7CFD" w:rsidRDefault="002F7CFD" w:rsidP="002F7CFD">
      <w:r>
        <w:rPr>
          <w:rStyle w:val="CommentReference"/>
        </w:rPr>
        <w:annotationRef/>
      </w:r>
      <w:r>
        <w:rPr>
          <w:sz w:val="20"/>
          <w:szCs w:val="20"/>
        </w:rPr>
        <w:t>The ideas in this piece are strong but they aren't giving enough in scene lived evidence that would help deepen and show them. Instead the ideas and themes are stately directly taking away their power and impact.</w:t>
      </w:r>
    </w:p>
  </w:comment>
  <w:comment w:id="66" w:author="Aigner Wilson" w:date="2026-06-26T10:28:00Z" w:initials="AW">
    <w:p w14:paraId="5D18AD27" w14:textId="77777777" w:rsidR="00692015" w:rsidRDefault="002F7CFD" w:rsidP="00692015">
      <w:r>
        <w:rPr>
          <w:rStyle w:val="CommentReference"/>
        </w:rPr>
        <w:annotationRef/>
      </w:r>
      <w:r w:rsidR="00692015">
        <w:rPr>
          <w:sz w:val="20"/>
          <w:szCs w:val="20"/>
        </w:rPr>
        <w:t xml:space="preserve">Incongruency: She is described and shown during this time earlier in the story as having no friends but Laura. </w:t>
      </w:r>
    </w:p>
  </w:comment>
  <w:comment w:id="67" w:author="Aigner Wilson" w:date="2026-06-26T10:29:00Z" w:initials="AW">
    <w:p w14:paraId="7C09E8F2" w14:textId="50658DFA" w:rsidR="002F7CFD" w:rsidRDefault="002F7CFD" w:rsidP="002F7CFD">
      <w:r>
        <w:rPr>
          <w:rStyle w:val="CommentReference"/>
        </w:rPr>
        <w:annotationRef/>
      </w:r>
      <w:r>
        <w:rPr>
          <w:sz w:val="20"/>
          <w:szCs w:val="20"/>
        </w:rPr>
        <w:t xml:space="preserve">Consider cutting this since the line before says she didn't have emotions. </w:t>
      </w:r>
    </w:p>
  </w:comment>
  <w:comment w:id="68" w:author="Aigner Wilson" w:date="2026-06-26T10:30:00Z" w:initials="AW">
    <w:p w14:paraId="6B181A67" w14:textId="77777777" w:rsidR="002F7CFD" w:rsidRDefault="002F7CFD" w:rsidP="002F7CFD">
      <w:r>
        <w:rPr>
          <w:rStyle w:val="CommentReference"/>
        </w:rPr>
        <w:annotationRef/>
      </w:r>
      <w:r>
        <w:rPr>
          <w:sz w:val="20"/>
          <w:szCs w:val="20"/>
        </w:rPr>
        <w:t xml:space="preserve">If she has never seen one, then how could she identify it by looking at the images. </w:t>
      </w:r>
    </w:p>
  </w:comment>
  <w:comment w:id="70" w:author="Aigner Wilson" w:date="2026-06-26T10:33:00Z" w:initials="AW">
    <w:p w14:paraId="24DD7772" w14:textId="77777777" w:rsidR="00692015" w:rsidRDefault="002F7CFD" w:rsidP="00692015">
      <w:r>
        <w:rPr>
          <w:rStyle w:val="CommentReference"/>
        </w:rPr>
        <w:annotationRef/>
      </w:r>
      <w:r w:rsidR="00692015">
        <w:rPr>
          <w:sz w:val="20"/>
          <w:szCs w:val="20"/>
        </w:rPr>
        <w:t>Would this person not have a better name than just 'technocrat'?</w:t>
      </w:r>
    </w:p>
    <w:p w14:paraId="5F3C0A7B" w14:textId="77777777" w:rsidR="00692015" w:rsidRDefault="00692015" w:rsidP="00692015"/>
    <w:p w14:paraId="1D6B081F" w14:textId="77777777" w:rsidR="00692015" w:rsidRDefault="00692015" w:rsidP="00692015">
      <w:r>
        <w:rPr>
          <w:sz w:val="20"/>
          <w:szCs w:val="20"/>
        </w:rPr>
        <w:t xml:space="preserve">We also lose this, what seems like important character, through the story and instead we just get The Leadership and no mention of the technocrat in the end. If this is something that appears in book 2, I would suggest just removing it. </w:t>
      </w:r>
    </w:p>
    <w:p w14:paraId="2E235545" w14:textId="77777777" w:rsidR="00692015" w:rsidRDefault="00692015" w:rsidP="00692015"/>
    <w:p w14:paraId="0C47B51C" w14:textId="77777777" w:rsidR="00692015" w:rsidRDefault="00692015" w:rsidP="00692015">
      <w:r>
        <w:rPr>
          <w:sz w:val="20"/>
          <w:szCs w:val="20"/>
        </w:rPr>
        <w:t xml:space="preserve">Sometimes people will put a lot of emphasis on having book 2 teasers in book 1, but book 1 needs to make sense in order for book 2 to have readers and including the technocrat, Envoy, and many other elements that seem like they have importance in this book but then by the end don't make the story seem like it isn't clear. </w:t>
      </w:r>
    </w:p>
  </w:comment>
  <w:comment w:id="69" w:author="Aigner Wilson" w:date="2026-07-01T07:39:00Z" w:initials="AW">
    <w:p w14:paraId="66BAD43B" w14:textId="77777777" w:rsidR="00692015" w:rsidRDefault="00692015" w:rsidP="00692015">
      <w:r>
        <w:rPr>
          <w:rStyle w:val="CommentReference"/>
        </w:rPr>
        <w:annotationRef/>
      </w:r>
      <w:r>
        <w:rPr>
          <w:sz w:val="20"/>
          <w:szCs w:val="20"/>
        </w:rPr>
        <w:t>This goes to a single space style and it isn't clear if it's intentional so I wanted to call it out for your future edits.</w:t>
      </w:r>
    </w:p>
  </w:comment>
  <w:comment w:id="71" w:author="Aigner Wilson" w:date="2026-06-26T10:36:00Z" w:initials="AW">
    <w:p w14:paraId="37C60B77" w14:textId="1BAE4050" w:rsidR="003A760C" w:rsidRDefault="003A760C" w:rsidP="003A760C">
      <w:r>
        <w:rPr>
          <w:rStyle w:val="CommentReference"/>
        </w:rPr>
        <w:annotationRef/>
      </w:r>
      <w:r>
        <w:rPr>
          <w:sz w:val="20"/>
          <w:szCs w:val="20"/>
        </w:rPr>
        <w:t>What country?</w:t>
      </w:r>
    </w:p>
  </w:comment>
  <w:comment w:id="72" w:author="Aigner Wilson" w:date="2026-06-26T10:37:00Z" w:initials="AW">
    <w:p w14:paraId="17C70E30" w14:textId="77777777" w:rsidR="003A760C" w:rsidRDefault="003A760C" w:rsidP="003A760C">
      <w:r>
        <w:rPr>
          <w:rStyle w:val="CommentReference"/>
        </w:rPr>
        <w:annotationRef/>
      </w:r>
      <w:r>
        <w:rPr>
          <w:sz w:val="20"/>
          <w:szCs w:val="20"/>
        </w:rPr>
        <w:t xml:space="preserve">All of this is repeat information that we already know. </w:t>
      </w:r>
    </w:p>
  </w:comment>
  <w:comment w:id="73" w:author="Aigner Wilson" w:date="2026-06-26T10:39:00Z" w:initials="AW">
    <w:p w14:paraId="19B65B05" w14:textId="77777777" w:rsidR="003A760C" w:rsidRDefault="003A760C" w:rsidP="003A760C">
      <w:r>
        <w:rPr>
          <w:rStyle w:val="CommentReference"/>
        </w:rPr>
        <w:annotationRef/>
      </w:r>
      <w:r>
        <w:rPr>
          <w:sz w:val="20"/>
          <w:szCs w:val="20"/>
        </w:rPr>
        <w:t xml:space="preserve">This should have all been in scene and in the moment so that we could SEE her life at this point. So far in the story, the narrative feels like it hasn't started yet and we're still getting heavy exposition dumps and repeat information. </w:t>
      </w:r>
    </w:p>
    <w:p w14:paraId="03CE7C87" w14:textId="77777777" w:rsidR="003A760C" w:rsidRDefault="003A760C" w:rsidP="003A760C"/>
    <w:p w14:paraId="4AB7429A" w14:textId="77777777" w:rsidR="003A760C" w:rsidRDefault="003A760C" w:rsidP="003A760C">
      <w:r>
        <w:rPr>
          <w:sz w:val="20"/>
          <w:szCs w:val="20"/>
        </w:rPr>
        <w:t xml:space="preserve">If you do want to keep the flow of out of scene telling, then the language should be richer and more emotional so that there is texture and movement. </w:t>
      </w:r>
    </w:p>
  </w:comment>
  <w:comment w:id="74" w:author="Aigner Wilson" w:date="2026-06-26T10:50:00Z" w:initials="AW">
    <w:p w14:paraId="335DBC98" w14:textId="77777777" w:rsidR="00926147" w:rsidRDefault="00926147" w:rsidP="00926147">
      <w:r>
        <w:rPr>
          <w:rStyle w:val="CommentReference"/>
        </w:rPr>
        <w:annotationRef/>
      </w:r>
      <w:r>
        <w:rPr>
          <w:sz w:val="20"/>
          <w:szCs w:val="20"/>
        </w:rPr>
        <w:t xml:space="preserve">Be aware of the emotions and how quickly they contradict each other. For example, here, the paragraph opens with her fear, but we don't get how she goes from fear to the resolution to keep drinking. </w:t>
      </w:r>
    </w:p>
  </w:comment>
  <w:comment w:id="75" w:author="Aigner Wilson" w:date="2026-06-26T11:34:00Z" w:initials="AW">
    <w:p w14:paraId="4A178ACB" w14:textId="77777777" w:rsidR="00AB4F0B" w:rsidRDefault="007B5383" w:rsidP="00AB4F0B">
      <w:r>
        <w:rPr>
          <w:rStyle w:val="CommentReference"/>
        </w:rPr>
        <w:annotationRef/>
      </w:r>
      <w:r w:rsidR="00AB4F0B">
        <w:rPr>
          <w:sz w:val="20"/>
          <w:szCs w:val="20"/>
        </w:rPr>
        <w:t xml:space="preserve">This moment which is huge is watered down and rushed. It all happens easily. </w:t>
      </w:r>
    </w:p>
    <w:p w14:paraId="04345AC7" w14:textId="77777777" w:rsidR="00AB4F0B" w:rsidRDefault="00AB4F0B" w:rsidP="00AB4F0B"/>
    <w:p w14:paraId="1DE03F39" w14:textId="77777777" w:rsidR="00AB4F0B" w:rsidRDefault="00AB4F0B" w:rsidP="00AB4F0B">
      <w:r>
        <w:rPr>
          <w:sz w:val="20"/>
          <w:szCs w:val="20"/>
        </w:rPr>
        <w:t xml:space="preserve">These big plot moments all have the same style to them where they are important but the reader is not shown their importance and instead told it, which lands flat and with little impact. </w:t>
      </w:r>
    </w:p>
  </w:comment>
  <w:comment w:id="76" w:author="Aigner Wilson" w:date="2026-06-26T11:39:00Z" w:initials="AW">
    <w:p w14:paraId="5702B3D0" w14:textId="77777777" w:rsidR="00AB4F0B" w:rsidRDefault="007B5383" w:rsidP="00AB4F0B">
      <w:r>
        <w:rPr>
          <w:rStyle w:val="CommentReference"/>
        </w:rPr>
        <w:annotationRef/>
      </w:r>
      <w:r w:rsidR="00AB4F0B">
        <w:rPr>
          <w:sz w:val="20"/>
          <w:szCs w:val="20"/>
        </w:rPr>
        <w:t>I think these stylized text moments are hard to understand throughout because they often have been her own thoughts, voices she hears, AI voices, etc. so when they appear without any clue to who said them, it is hard for the reader to understand what is going on, pulling them out of the story.</w:t>
      </w:r>
    </w:p>
  </w:comment>
  <w:comment w:id="77" w:author="Aigner Wilson" w:date="2026-06-26T11:40:00Z" w:initials="AW">
    <w:p w14:paraId="07D18978" w14:textId="5AC86753" w:rsidR="007B5383" w:rsidRDefault="007B5383" w:rsidP="007B5383">
      <w:r>
        <w:rPr>
          <w:rStyle w:val="CommentReference"/>
        </w:rPr>
        <w:annotationRef/>
      </w:r>
      <w:r>
        <w:rPr>
          <w:sz w:val="20"/>
          <w:szCs w:val="20"/>
        </w:rPr>
        <w:t>It was stated earlier that connection with the parents stopped during college.</w:t>
      </w:r>
    </w:p>
  </w:comment>
  <w:comment w:id="78" w:author="Aigner Wilson" w:date="2026-06-26T11:41:00Z" w:initials="AW">
    <w:p w14:paraId="70A98E26" w14:textId="77777777" w:rsidR="007B5383" w:rsidRDefault="007B5383" w:rsidP="007B5383">
      <w:r>
        <w:rPr>
          <w:rStyle w:val="CommentReference"/>
        </w:rPr>
        <w:annotationRef/>
      </w:r>
      <w:r>
        <w:rPr>
          <w:sz w:val="20"/>
          <w:szCs w:val="20"/>
        </w:rPr>
        <w:t>If it was just this simple to get to him then why had days past with her wondering if he'd appear again?</w:t>
      </w:r>
    </w:p>
  </w:comment>
  <w:comment w:id="79" w:author="Aigner Wilson" w:date="2026-06-26T11:42:00Z" w:initials="AW">
    <w:p w14:paraId="66F2489D" w14:textId="77777777" w:rsidR="007B5383" w:rsidRDefault="007B5383" w:rsidP="007B5383">
      <w:r>
        <w:rPr>
          <w:rStyle w:val="CommentReference"/>
        </w:rPr>
        <w:annotationRef/>
      </w:r>
      <w:r>
        <w:rPr>
          <w:sz w:val="20"/>
          <w:szCs w:val="20"/>
        </w:rPr>
        <w:t xml:space="preserve">These big moments are being rushed and losing their weight. </w:t>
      </w:r>
    </w:p>
  </w:comment>
  <w:comment w:id="80" w:author="Aigner Wilson" w:date="2026-06-26T11:50:00Z" w:initials="AW">
    <w:p w14:paraId="687E6CBD" w14:textId="77777777" w:rsidR="00FE3C88" w:rsidRDefault="00FE3C88" w:rsidP="00FE3C88">
      <w:r>
        <w:rPr>
          <w:rStyle w:val="CommentReference"/>
        </w:rPr>
        <w:annotationRef/>
      </w:r>
      <w:r>
        <w:rPr>
          <w:sz w:val="20"/>
          <w:szCs w:val="20"/>
        </w:rPr>
        <w:t>Where did this 'keyboard' come from? Is this a break in the wall? If so, it is not clear that this is what is happening and it reads like a typo. I think that is because the trust in the author has not been laid.</w:t>
      </w:r>
    </w:p>
  </w:comment>
  <w:comment w:id="81" w:author="Aigner Wilson" w:date="2026-06-26T11:52:00Z" w:initials="AW">
    <w:p w14:paraId="50A13D97" w14:textId="77777777" w:rsidR="00FE3C88" w:rsidRDefault="00FE3C88" w:rsidP="00FE3C88">
      <w:r>
        <w:rPr>
          <w:rStyle w:val="CommentReference"/>
        </w:rPr>
        <w:annotationRef/>
      </w:r>
      <w:r>
        <w:rPr>
          <w:sz w:val="20"/>
          <w:szCs w:val="20"/>
        </w:rPr>
        <w:t>What does research mode look like in this world? Does she just ask AI? Does she have to search out other means to avoid letting the government know? Don't tell us how this happens but show us her in research mode.</w:t>
      </w:r>
    </w:p>
  </w:comment>
  <w:comment w:id="82" w:author="Aigner Wilson" w:date="2026-06-26T11:54:00Z" w:initials="AW">
    <w:p w14:paraId="6F67A277" w14:textId="77777777" w:rsidR="00AB4F0B" w:rsidRDefault="00EB5295" w:rsidP="00AB4F0B">
      <w:r>
        <w:rPr>
          <w:rStyle w:val="CommentReference"/>
        </w:rPr>
        <w:annotationRef/>
      </w:r>
      <w:r w:rsidR="00AB4F0B">
        <w:rPr>
          <w:sz w:val="20"/>
          <w:szCs w:val="20"/>
        </w:rPr>
        <w:t>Just a note that this term along with 'spirit animal' have been called out as appropriative language since 'spirit guides' and 'spirit animals' are specific components of other cultures. Though I will note that we have no idea what Sage's ethnicity is so maybe she is indigenous but if that were the case the narrative should reflect that beyond a mention of spirit guide.</w:t>
      </w:r>
    </w:p>
  </w:comment>
  <w:comment w:id="83" w:author="Aigner Wilson" w:date="2026-06-28T13:25:00Z" w:initials="AW">
    <w:p w14:paraId="62EF4D35" w14:textId="67C0A4C9" w:rsidR="001348B4" w:rsidRDefault="001348B4" w:rsidP="001348B4">
      <w:r>
        <w:rPr>
          <w:rStyle w:val="CommentReference"/>
        </w:rPr>
        <w:annotationRef/>
      </w:r>
      <w:r>
        <w:rPr>
          <w:sz w:val="20"/>
          <w:szCs w:val="20"/>
        </w:rPr>
        <w:t>Another moment that would be better shown instead of told. How does she learn of this information? Show us that and her real time reactions and thoughts.</w:t>
      </w:r>
    </w:p>
  </w:comment>
  <w:comment w:id="84" w:author="Aigner Wilson" w:date="2026-07-01T08:06:00Z" w:initials="AW">
    <w:p w14:paraId="202F6778" w14:textId="77777777" w:rsidR="00D923FE" w:rsidRDefault="00D923FE" w:rsidP="00D923FE">
      <w:r>
        <w:rPr>
          <w:rStyle w:val="CommentReference"/>
        </w:rPr>
        <w:annotationRef/>
      </w:r>
      <w:r>
        <w:rPr>
          <w:sz w:val="20"/>
          <w:szCs w:val="20"/>
        </w:rPr>
        <w:t xml:space="preserve">I'll get into this more in my editorial letter, but I know you mentioned the scenes of research and exposition being a sticky point. I've mentioned it throughout and have made note each time it happens so you can see where those moments of Sage learning something (the plot) gets in the way of what Sage is experiencing in the world (the story). </w:t>
      </w:r>
    </w:p>
    <w:p w14:paraId="55A1229C" w14:textId="77777777" w:rsidR="00D923FE" w:rsidRDefault="00D923FE" w:rsidP="00D923FE"/>
    <w:p w14:paraId="1C70E51B" w14:textId="77777777" w:rsidR="00D923FE" w:rsidRDefault="00D923FE" w:rsidP="00D923FE">
      <w:r>
        <w:rPr>
          <w:sz w:val="20"/>
          <w:szCs w:val="20"/>
        </w:rPr>
        <w:t xml:space="preserve">This is all exciting and very cool stuff happening! We learn so much and Sage herself hits a new emotional point in the story but the dream world information gets in the way of that and hides it. I'll include resources in the letter to scene work and how to tell the reader plot information without it getting boring, dry, or in the way of the much more exciting story happening within the character's inner and outer world. </w:t>
      </w:r>
    </w:p>
  </w:comment>
  <w:comment w:id="85" w:author="Aigner Wilson" w:date="2026-06-28T13:46:00Z" w:initials="AW">
    <w:p w14:paraId="7525978F" w14:textId="77777777" w:rsidR="007B52B6" w:rsidRDefault="007B52B6" w:rsidP="007B52B6">
      <w:r>
        <w:rPr>
          <w:rStyle w:val="CommentReference"/>
        </w:rPr>
        <w:annotationRef/>
      </w:r>
      <w:r>
        <w:rPr>
          <w:sz w:val="20"/>
          <w:szCs w:val="20"/>
        </w:rPr>
        <w:t xml:space="preserve">Who says this? </w:t>
      </w:r>
    </w:p>
  </w:comment>
  <w:comment w:id="86" w:author="Aigner Wilson" w:date="2026-07-01T08:11:00Z" w:initials="AW">
    <w:p w14:paraId="0D08D85D" w14:textId="77777777" w:rsidR="00024049" w:rsidRDefault="00024049" w:rsidP="00024049">
      <w:r>
        <w:rPr>
          <w:rStyle w:val="CommentReference"/>
        </w:rPr>
        <w:annotationRef/>
      </w:r>
      <w:r>
        <w:rPr>
          <w:sz w:val="20"/>
          <w:szCs w:val="20"/>
        </w:rPr>
        <w:t>Edit note: the stylization of time changes throughout.</w:t>
      </w:r>
    </w:p>
  </w:comment>
  <w:comment w:id="87" w:author="Aigner Wilson" w:date="2026-06-28T13:51:00Z" w:initials="AW">
    <w:p w14:paraId="131DCB93" w14:textId="77777777" w:rsidR="007B52B6" w:rsidRDefault="007B52B6" w:rsidP="007B52B6">
      <w:r>
        <w:rPr>
          <w:rStyle w:val="CommentReference"/>
        </w:rPr>
        <w:annotationRef/>
      </w:r>
      <w:r>
        <w:rPr>
          <w:sz w:val="20"/>
          <w:szCs w:val="20"/>
        </w:rPr>
        <w:t xml:space="preserve">'in', 'near', etc? 'Through' does not make sense in this context. </w:t>
      </w:r>
    </w:p>
  </w:comment>
  <w:comment w:id="88" w:author="Aigner Wilson" w:date="2026-06-28T13:52:00Z" w:initials="AW">
    <w:p w14:paraId="4A2A8B5E" w14:textId="77777777" w:rsidR="000F5FEF" w:rsidRDefault="00FA6163" w:rsidP="000F5FEF">
      <w:r>
        <w:rPr>
          <w:rStyle w:val="CommentReference"/>
        </w:rPr>
        <w:annotationRef/>
      </w:r>
      <w:r w:rsidR="000F5FEF">
        <w:rPr>
          <w:sz w:val="20"/>
          <w:szCs w:val="20"/>
        </w:rPr>
        <w:t>This is a strange question that does not make sense in this context. Sage has been up to her own dream exploring that is far more dangerous than yoga. The relationship built on the page between the two and who they are, it would read more natural for her to ask more about it and maybe even suggest they do it sometime.</w:t>
      </w:r>
    </w:p>
    <w:p w14:paraId="5D317C66" w14:textId="77777777" w:rsidR="000F5FEF" w:rsidRDefault="000F5FEF" w:rsidP="000F5FEF"/>
    <w:p w14:paraId="650D9B0E" w14:textId="77777777" w:rsidR="000F5FEF" w:rsidRDefault="000F5FEF" w:rsidP="000F5FEF">
      <w:r>
        <w:rPr>
          <w:sz w:val="20"/>
          <w:szCs w:val="20"/>
        </w:rPr>
        <w:t>Since she is already shown being close with him, encouraging him finding himself after the divorce, and going with him to a fresh market that isn't typical, it seems like she'd embrace this and maybe even ask him about the dreams from her childhood. It would also be a great way for them to start talking about spirituality since that becomes a bigger theme at the end of the novel.</w:t>
      </w:r>
    </w:p>
  </w:comment>
  <w:comment w:id="89" w:author="Aigner Wilson" w:date="2026-06-28T13:55:00Z" w:initials="AW">
    <w:p w14:paraId="6166E00B" w14:textId="77777777" w:rsidR="000F5FEF" w:rsidRDefault="00FA6163" w:rsidP="000F5FEF">
      <w:r>
        <w:rPr>
          <w:rStyle w:val="CommentReference"/>
        </w:rPr>
        <w:annotationRef/>
      </w:r>
      <w:r w:rsidR="000F5FEF">
        <w:rPr>
          <w:sz w:val="20"/>
          <w:szCs w:val="20"/>
        </w:rPr>
        <w:t>This question brings up what the other voices in her head sound like. Consider describing them earlier in the text.</w:t>
      </w:r>
    </w:p>
  </w:comment>
  <w:comment w:id="90" w:author="Aigner Wilson" w:date="2026-06-28T13:59:00Z" w:initials="AW">
    <w:p w14:paraId="14039B77" w14:textId="77777777" w:rsidR="003B71C4" w:rsidRDefault="00FA6163" w:rsidP="003B71C4">
      <w:r>
        <w:rPr>
          <w:rStyle w:val="CommentReference"/>
        </w:rPr>
        <w:annotationRef/>
      </w:r>
      <w:r w:rsidR="003B71C4">
        <w:rPr>
          <w:sz w:val="20"/>
          <w:szCs w:val="20"/>
        </w:rPr>
        <w:t xml:space="preserve">There isn't a clear distinguishable reason throughout of why certain thoughts get italicized and others don't. </w:t>
      </w:r>
    </w:p>
    <w:p w14:paraId="696FCFD6" w14:textId="77777777" w:rsidR="003B71C4" w:rsidRDefault="003B71C4" w:rsidP="003B71C4"/>
    <w:p w14:paraId="2F8B211A" w14:textId="77777777" w:rsidR="003B71C4" w:rsidRDefault="003B71C4" w:rsidP="003B71C4">
      <w:r>
        <w:rPr>
          <w:sz w:val="20"/>
          <w:szCs w:val="20"/>
        </w:rPr>
        <w:t>I mention it throughout the manuscript, but I'll give more time and space to talking about how the stylizations of the various non-dialogue text gets a slightly confusing and when it works really well.</w:t>
      </w:r>
    </w:p>
  </w:comment>
  <w:comment w:id="91" w:author="Aigner Wilson" w:date="2026-06-28T14:02:00Z" w:initials="AW">
    <w:p w14:paraId="5FA0257B" w14:textId="77777777" w:rsidR="003B71C4" w:rsidRDefault="000A09A0" w:rsidP="003B71C4">
      <w:r>
        <w:rPr>
          <w:rStyle w:val="CommentReference"/>
        </w:rPr>
        <w:annotationRef/>
      </w:r>
      <w:r w:rsidR="003B71C4">
        <w:rPr>
          <w:sz w:val="20"/>
          <w:szCs w:val="20"/>
        </w:rPr>
        <w:t>This really big reveal and moment is rushed. If she can speak to other people in her mind, we should have seen more hints of that earlier instead of all right here and right now. For example the telling of passing a boy at school and feeling this could have been shown to us when Sage was younger and in school. That would make for a very exciting early scene and then set up this moment a bit better so that it isn't rushed.</w:t>
      </w:r>
    </w:p>
  </w:comment>
  <w:comment w:id="92" w:author="Aigner Wilson" w:date="2026-06-28T14:08:00Z" w:initials="AW">
    <w:p w14:paraId="2AF448F0" w14:textId="77777777" w:rsidR="003B71C4" w:rsidRDefault="000A09A0" w:rsidP="003B71C4">
      <w:r>
        <w:rPr>
          <w:rStyle w:val="CommentReference"/>
        </w:rPr>
        <w:annotationRef/>
      </w:r>
      <w:r w:rsidR="003B71C4">
        <w:rPr>
          <w:sz w:val="20"/>
          <w:szCs w:val="20"/>
        </w:rPr>
        <w:t>Incongruency:Sage has seen and heard of the 'technocracy' or at least the 'technocrat' in her dreams so would she not know what Sophie is talking about?</w:t>
      </w:r>
    </w:p>
  </w:comment>
  <w:comment w:id="95" w:author="Aigner Wilson" w:date="2026-06-28T14:30:00Z" w:initials="AW">
    <w:p w14:paraId="30A16380" w14:textId="77777777" w:rsidR="000A10CE" w:rsidRDefault="000B538F" w:rsidP="000A10CE">
      <w:r>
        <w:rPr>
          <w:rStyle w:val="CommentReference"/>
        </w:rPr>
        <w:annotationRef/>
      </w:r>
      <w:r w:rsidR="000A10CE">
        <w:rPr>
          <w:sz w:val="20"/>
          <w:szCs w:val="20"/>
        </w:rPr>
        <w:t>For this type of scene that is heavy conflict and plot advancement, slow the pacing down and really have this woman have to win Sage over and have Sage not believe this so quickly or go along with it. Sage has very little resistance and it seems like this woman would know well enough not to say these things out loud especially if they can easily talk to each other in their minds.</w:t>
      </w:r>
    </w:p>
    <w:p w14:paraId="3A72E869" w14:textId="77777777" w:rsidR="000A10CE" w:rsidRDefault="000A10CE" w:rsidP="000A10CE"/>
    <w:p w14:paraId="5CE3532E" w14:textId="77777777" w:rsidR="000A10CE" w:rsidRDefault="000A10CE" w:rsidP="000A10CE">
      <w:r>
        <w:rPr>
          <w:sz w:val="20"/>
          <w:szCs w:val="20"/>
        </w:rPr>
        <w:t>I also know that there was a note on whether or not Sophie and Sage should have more interactions. I think yes absolutely, especially because of the ending and how emotionally connected they seem even though their relationship throughout most of the book is transactional without much moments of intimacy and friendship building. What does Sage like about Sophie or not like about her? Is their story one where Sage learns to love and respect Sophie through her commitment to community and the rebels or for something deeper that isn't shown on the page. Give the reader their friendship and their intimacy so that the reader can root and feel for them later on in the story during Sophie's capture and their reunion.</w:t>
      </w:r>
    </w:p>
  </w:comment>
  <w:comment w:id="96" w:author="Aigner Wilson" w:date="2026-06-28T14:31:00Z" w:initials="AW">
    <w:p w14:paraId="07A8A9B0" w14:textId="0560B0A5" w:rsidR="000B538F" w:rsidRDefault="000B538F" w:rsidP="000B538F">
      <w:r>
        <w:rPr>
          <w:rStyle w:val="CommentReference"/>
        </w:rPr>
        <w:annotationRef/>
      </w:r>
      <w:r>
        <w:rPr>
          <w:sz w:val="20"/>
          <w:szCs w:val="20"/>
        </w:rPr>
        <w:t>Show us her being stunned. What does she do or say? Is she searching the crowd with her eyes or afraid someone was listening?</w:t>
      </w:r>
    </w:p>
  </w:comment>
  <w:comment w:id="97" w:author="Aigner Wilson" w:date="2026-06-28T14:31:00Z" w:initials="AW">
    <w:p w14:paraId="4DCFB2E1" w14:textId="77777777" w:rsidR="000B538F" w:rsidRDefault="000B538F" w:rsidP="000B538F">
      <w:r>
        <w:rPr>
          <w:rStyle w:val="CommentReference"/>
        </w:rPr>
        <w:annotationRef/>
      </w:r>
      <w:r>
        <w:rPr>
          <w:sz w:val="20"/>
          <w:szCs w:val="20"/>
        </w:rPr>
        <w:t>Why? How does she come to this?</w:t>
      </w:r>
    </w:p>
  </w:comment>
  <w:comment w:id="98" w:author="Aigner Wilson" w:date="2026-06-28T14:32:00Z" w:initials="AW">
    <w:p w14:paraId="7629BF65" w14:textId="77777777" w:rsidR="00A71303" w:rsidRDefault="000B538F" w:rsidP="00A71303">
      <w:r>
        <w:rPr>
          <w:rStyle w:val="CommentReference"/>
        </w:rPr>
        <w:annotationRef/>
      </w:r>
      <w:r w:rsidR="00A71303">
        <w:rPr>
          <w:sz w:val="20"/>
          <w:szCs w:val="20"/>
        </w:rPr>
        <w:t>She keeps rejecting this for pages and pages in the same way by saying the same thing. Consider deepening her rejections and struggle with this identity. These moments of struggle with her prophet status could also be good early ways of weaving in the later religion and spirituality themes.</w:t>
      </w:r>
    </w:p>
  </w:comment>
  <w:comment w:id="99" w:author="Aigner Wilson" w:date="2026-06-29T09:21:00Z" w:initials="AW">
    <w:p w14:paraId="079F511C" w14:textId="77777777" w:rsidR="008F18CC" w:rsidRDefault="008F18CC" w:rsidP="008F18CC">
      <w:r>
        <w:rPr>
          <w:rStyle w:val="CommentReference"/>
        </w:rPr>
        <w:annotationRef/>
      </w:r>
      <w:r>
        <w:rPr>
          <w:sz w:val="20"/>
          <w:szCs w:val="20"/>
        </w:rPr>
        <w:t xml:space="preserve">Hmm, consider the use of 'retro' and its connotations as a trendy word that may not fit the intended style you are going for. It may be better to create a term (word or phrase) specific to this world and book. </w:t>
      </w:r>
    </w:p>
  </w:comment>
  <w:comment w:id="100" w:author="Aigner Wilson" w:date="2026-06-29T09:25:00Z" w:initials="AW">
    <w:p w14:paraId="2F84B1E4" w14:textId="77777777" w:rsidR="002E44BC" w:rsidRDefault="002E44BC" w:rsidP="002E44BC">
      <w:r>
        <w:rPr>
          <w:rStyle w:val="CommentReference"/>
        </w:rPr>
        <w:annotationRef/>
      </w:r>
      <w:r>
        <w:rPr>
          <w:sz w:val="20"/>
          <w:szCs w:val="20"/>
        </w:rPr>
        <w:t>Unclear what this bit of text is. Is Sage thinking this? Is a voice saying it in her head? Is it written somewhere?</w:t>
      </w:r>
    </w:p>
  </w:comment>
  <w:comment w:id="101" w:author="Aigner Wilson" w:date="2026-06-29T09:33:00Z" w:initials="AW">
    <w:p w14:paraId="659764EC" w14:textId="77777777" w:rsidR="002E44BC" w:rsidRDefault="002E44BC" w:rsidP="002E44BC">
      <w:r>
        <w:rPr>
          <w:rStyle w:val="CommentReference"/>
        </w:rPr>
        <w:annotationRef/>
      </w:r>
      <w:r>
        <w:rPr>
          <w:sz w:val="20"/>
          <w:szCs w:val="20"/>
        </w:rPr>
        <w:t xml:space="preserve">This does not seem to go along with what has been told to us about Jacob disappearing. Is this new information? That she had the power to chose not to dream of him? </w:t>
      </w:r>
    </w:p>
  </w:comment>
  <w:comment w:id="104" w:author="Aigner Wilson" w:date="2026-06-29T09:35:00Z" w:initials="AW">
    <w:p w14:paraId="49182B34" w14:textId="77777777" w:rsidR="002E44BC" w:rsidRDefault="002E44BC" w:rsidP="002E44BC">
      <w:r>
        <w:rPr>
          <w:rStyle w:val="CommentReference"/>
        </w:rPr>
        <w:annotationRef/>
      </w:r>
      <w:r>
        <w:rPr>
          <w:sz w:val="20"/>
          <w:szCs w:val="20"/>
        </w:rPr>
        <w:t xml:space="preserve">Previously in the story and not too long ago from this moment, she was using pen and paper frequently and even talked about how easy and accessible it was in the world. </w:t>
      </w:r>
    </w:p>
    <w:p w14:paraId="3F3E436E" w14:textId="77777777" w:rsidR="002E44BC" w:rsidRDefault="002E44BC" w:rsidP="002E44BC"/>
    <w:p w14:paraId="1DB59A16" w14:textId="77777777" w:rsidR="002E44BC" w:rsidRDefault="002E44BC" w:rsidP="002E44BC">
      <w:r>
        <w:rPr>
          <w:sz w:val="20"/>
          <w:szCs w:val="20"/>
        </w:rPr>
        <w:t xml:space="preserve">Another question to answer is what is the abundant paper made out of? Is it plastic? Digital? Or made out of the nonexistent trees? </w:t>
      </w:r>
    </w:p>
  </w:comment>
  <w:comment w:id="108" w:author="Aigner Wilson" w:date="2026-06-29T09:39:00Z" w:initials="AW">
    <w:p w14:paraId="753EC466" w14:textId="77777777" w:rsidR="00A71303" w:rsidRDefault="00753909" w:rsidP="00A71303">
      <w:r>
        <w:rPr>
          <w:rStyle w:val="CommentReference"/>
        </w:rPr>
        <w:annotationRef/>
      </w:r>
      <w:r w:rsidR="00A71303">
        <w:rPr>
          <w:sz w:val="20"/>
          <w:szCs w:val="20"/>
        </w:rPr>
        <w:t xml:space="preserve">At the end of the last chapter, she had made the decision to write things down and tell people. Throughout this middle of the story she keeps making decisions and then going back on them without any reasoning to why that makes the movement of plot stall. </w:t>
      </w:r>
    </w:p>
    <w:p w14:paraId="04018641" w14:textId="77777777" w:rsidR="00A71303" w:rsidRDefault="00A71303" w:rsidP="00A71303"/>
    <w:p w14:paraId="49880F34" w14:textId="77777777" w:rsidR="00A71303" w:rsidRDefault="00A71303" w:rsidP="00A71303">
      <w:r>
        <w:rPr>
          <w:sz w:val="20"/>
          <w:szCs w:val="20"/>
        </w:rPr>
        <w:t xml:space="preserve">At times, the ambivalence of Sage is too literal to the point where it reads incongruent or as a later plot reveal. During my first reading, I thought she was a program or super AI and her code kept getting rewritten setting her back to previous decisions, but then this wasn't the case, so it made me not trust Sage as a character or bond with her because she kept changing without any reason. </w:t>
      </w:r>
    </w:p>
    <w:p w14:paraId="03BC2273" w14:textId="77777777" w:rsidR="00A71303" w:rsidRDefault="00A71303" w:rsidP="00A71303"/>
    <w:p w14:paraId="4F818B63" w14:textId="77777777" w:rsidR="00A71303" w:rsidRDefault="00A71303" w:rsidP="00A71303">
      <w:r>
        <w:rPr>
          <w:sz w:val="20"/>
          <w:szCs w:val="20"/>
        </w:rPr>
        <w:t xml:space="preserve">If Sage is a fickle or consistently changing person who makes decisions and then changes her mind, show this to the reader in other areas of her life or give some context when she goes back on something she's earlier decided on. </w:t>
      </w:r>
    </w:p>
  </w:comment>
  <w:comment w:id="109" w:author="Aigner Wilson" w:date="2026-06-29T09:43:00Z" w:initials="AW">
    <w:p w14:paraId="3D401973" w14:textId="77777777" w:rsidR="00753909" w:rsidRDefault="00753909" w:rsidP="00753909">
      <w:r>
        <w:rPr>
          <w:rStyle w:val="CommentReference"/>
        </w:rPr>
        <w:annotationRef/>
      </w:r>
      <w:r>
        <w:rPr>
          <w:sz w:val="20"/>
          <w:szCs w:val="20"/>
        </w:rPr>
        <w:t xml:space="preserve">Slow down on these big switches in motivation and emotions. Less than 300 words ago she had no idea what to do and now she has a plan? Allow the character breath and growth that the reader feels by giving her space to change. </w:t>
      </w:r>
    </w:p>
    <w:p w14:paraId="5F1D2824" w14:textId="77777777" w:rsidR="00753909" w:rsidRDefault="00753909" w:rsidP="00753909"/>
    <w:p w14:paraId="212E91C6" w14:textId="77777777" w:rsidR="00753909" w:rsidRDefault="00753909" w:rsidP="00753909">
      <w:r>
        <w:rPr>
          <w:sz w:val="20"/>
          <w:szCs w:val="20"/>
        </w:rPr>
        <w:t xml:space="preserve">For example, in this, we get more information about what the journal entry states but not what she feels or thinks, which is more important to helping the reader understand this monumental change in her actions. </w:t>
      </w:r>
    </w:p>
  </w:comment>
  <w:comment w:id="110" w:author="Aigner Wilson" w:date="2026-06-29T09:45:00Z" w:initials="AW">
    <w:p w14:paraId="4977800B" w14:textId="77777777" w:rsidR="00753909" w:rsidRDefault="00753909" w:rsidP="00753909">
      <w:r>
        <w:rPr>
          <w:rStyle w:val="CommentReference"/>
        </w:rPr>
        <w:annotationRef/>
      </w:r>
      <w:r>
        <w:rPr>
          <w:sz w:val="20"/>
          <w:szCs w:val="20"/>
        </w:rPr>
        <w:t>What does this feel like?</w:t>
      </w:r>
    </w:p>
  </w:comment>
  <w:comment w:id="111" w:author="Aigner Wilson" w:date="2026-06-29T09:48:00Z" w:initials="AW">
    <w:p w14:paraId="45FAD966" w14:textId="77777777" w:rsidR="002F3D95" w:rsidRDefault="002F3D95" w:rsidP="002F3D95">
      <w:r>
        <w:rPr>
          <w:rStyle w:val="CommentReference"/>
        </w:rPr>
        <w:annotationRef/>
      </w:r>
      <w:r>
        <w:rPr>
          <w:sz w:val="20"/>
          <w:szCs w:val="20"/>
        </w:rPr>
        <w:t xml:space="preserve">It does not make sense that a well trained and seasoned hacker would give a character an online handle that was so close to her own name. </w:t>
      </w:r>
    </w:p>
  </w:comment>
  <w:comment w:id="112" w:author="Aigner Wilson" w:date="2026-06-29T09:50:00Z" w:initials="AW">
    <w:p w14:paraId="1D00FD4E" w14:textId="77777777" w:rsidR="002F3D95" w:rsidRDefault="002F3D95" w:rsidP="002F3D95">
      <w:r>
        <w:rPr>
          <w:rStyle w:val="CommentReference"/>
        </w:rPr>
        <w:annotationRef/>
      </w:r>
      <w:r>
        <w:rPr>
          <w:sz w:val="20"/>
          <w:szCs w:val="20"/>
        </w:rPr>
        <w:t xml:space="preserve">This is another one of those big moments that is rushed. How were people finding these posts and what was the real world impact on them by finding them? Were people starting to quit their jobs, riot, protest, etc.? Show us how these posts impacted the world around her so that she can make this type of claim. </w:t>
      </w:r>
    </w:p>
    <w:p w14:paraId="4A025AD3" w14:textId="77777777" w:rsidR="002F3D95" w:rsidRDefault="002F3D95" w:rsidP="002F3D95"/>
    <w:p w14:paraId="503D57FF" w14:textId="77777777" w:rsidR="002F3D95" w:rsidRDefault="002F3D95" w:rsidP="002F3D95">
      <w:r>
        <w:rPr>
          <w:sz w:val="20"/>
          <w:szCs w:val="20"/>
        </w:rPr>
        <w:t xml:space="preserve">Then show us how she learned to control her dreams. Was Jacob there? Was there another guide? What real-world events did she focus on? </w:t>
      </w:r>
    </w:p>
  </w:comment>
  <w:comment w:id="113" w:author="Aigner Wilson" w:date="2026-06-29T09:54:00Z" w:initials="AW">
    <w:p w14:paraId="4639A995" w14:textId="77777777" w:rsidR="002F3D95" w:rsidRDefault="002F3D95" w:rsidP="002F3D95">
      <w:r>
        <w:rPr>
          <w:rStyle w:val="CommentReference"/>
        </w:rPr>
        <w:annotationRef/>
      </w:r>
      <w:r>
        <w:rPr>
          <w:sz w:val="20"/>
          <w:szCs w:val="20"/>
        </w:rPr>
        <w:t>This is unclear. Does she use this word for Justin in her head or has she told Justin that she thinks they were soul mates?</w:t>
      </w:r>
    </w:p>
  </w:comment>
  <w:comment w:id="114" w:author="Aigner Wilson" w:date="2026-06-29T09:59:00Z" w:initials="AW">
    <w:p w14:paraId="69DB984C" w14:textId="77777777" w:rsidR="00521F14" w:rsidRDefault="00521F14" w:rsidP="00521F14">
      <w:r>
        <w:rPr>
          <w:rStyle w:val="CommentReference"/>
        </w:rPr>
        <w:annotationRef/>
      </w:r>
      <w:r>
        <w:rPr>
          <w:sz w:val="20"/>
          <w:szCs w:val="20"/>
        </w:rPr>
        <w:t>Based on the previous page, this question wouldn't come to her mind.</w:t>
      </w:r>
    </w:p>
  </w:comment>
  <w:comment w:id="115" w:author="Aigner Wilson" w:date="2026-06-29T10:00:00Z" w:initials="AW">
    <w:p w14:paraId="31031ED9" w14:textId="77777777" w:rsidR="00521F14" w:rsidRDefault="00521F14" w:rsidP="00521F14">
      <w:r>
        <w:rPr>
          <w:rStyle w:val="CommentReference"/>
        </w:rPr>
        <w:annotationRef/>
      </w:r>
      <w:r>
        <w:rPr>
          <w:sz w:val="20"/>
          <w:szCs w:val="20"/>
        </w:rPr>
        <w:t>Why? It was explained earlier that she can't read everyone's minds just some people, so it does not make sense for her to be confused by this fact.</w:t>
      </w:r>
    </w:p>
  </w:comment>
  <w:comment w:id="116" w:author="Aigner Wilson" w:date="2026-06-29T10:01:00Z" w:initials="AW">
    <w:p w14:paraId="6E98F057" w14:textId="77777777" w:rsidR="0061059B" w:rsidRDefault="00521F14" w:rsidP="0061059B">
      <w:r>
        <w:rPr>
          <w:rStyle w:val="CommentReference"/>
        </w:rPr>
        <w:annotationRef/>
      </w:r>
      <w:r w:rsidR="0061059B">
        <w:rPr>
          <w:sz w:val="20"/>
          <w:szCs w:val="20"/>
        </w:rPr>
        <w:t xml:space="preserve">The way the Leadership and world has been described it would not be easy to have a phone like this and it also wouldn't be supported by the current technology of the world. </w:t>
      </w:r>
    </w:p>
    <w:p w14:paraId="7C492CD8" w14:textId="77777777" w:rsidR="0061059B" w:rsidRDefault="0061059B" w:rsidP="0061059B"/>
    <w:p w14:paraId="20A4ADE0" w14:textId="77777777" w:rsidR="0061059B" w:rsidRDefault="0061059B" w:rsidP="0061059B">
      <w:r>
        <w:rPr>
          <w:sz w:val="20"/>
          <w:szCs w:val="20"/>
        </w:rPr>
        <w:t>If it is, show that in scene somewhere earlier, like Sage walking through a park and seeing the old phone towers or seeing a shooting star one night that someone tells her is actually an old cell satellite dying and falling to earth.</w:t>
      </w:r>
    </w:p>
  </w:comment>
  <w:comment w:id="117" w:author="Aigner Wilson" w:date="2026-06-29T10:02:00Z" w:initials="AW">
    <w:p w14:paraId="3501FEC0" w14:textId="21DC3465" w:rsidR="00521F14" w:rsidRDefault="00521F14" w:rsidP="00521F14">
      <w:r>
        <w:rPr>
          <w:rStyle w:val="CommentReference"/>
        </w:rPr>
        <w:annotationRef/>
      </w:r>
      <w:r>
        <w:rPr>
          <w:sz w:val="20"/>
          <w:szCs w:val="20"/>
        </w:rPr>
        <w:t>We already know when they met because that was the opening line. Consider changing this line or cutting it.</w:t>
      </w:r>
    </w:p>
  </w:comment>
  <w:comment w:id="118" w:author="Aigner Wilson" w:date="2026-06-29T10:06:00Z" w:initials="AW">
    <w:p w14:paraId="703E9AAD" w14:textId="77777777" w:rsidR="0061059B" w:rsidRDefault="00521F14" w:rsidP="0061059B">
      <w:r>
        <w:rPr>
          <w:rStyle w:val="CommentReference"/>
        </w:rPr>
        <w:annotationRef/>
      </w:r>
      <w:r w:rsidR="0061059B">
        <w:rPr>
          <w:sz w:val="20"/>
          <w:szCs w:val="20"/>
        </w:rPr>
        <w:t>Make it clear that Sophie has told him about her and given him her contact information. It is not clear.</w:t>
      </w:r>
    </w:p>
  </w:comment>
  <w:comment w:id="119" w:author="Aigner Wilson" w:date="2026-06-29T10:04:00Z" w:initials="AW">
    <w:p w14:paraId="28E019A6" w14:textId="3E84D03C" w:rsidR="00521F14" w:rsidRDefault="00521F14" w:rsidP="00521F14">
      <w:r>
        <w:rPr>
          <w:rStyle w:val="CommentReference"/>
        </w:rPr>
        <w:annotationRef/>
      </w:r>
      <w:r>
        <w:rPr>
          <w:sz w:val="20"/>
          <w:szCs w:val="20"/>
        </w:rPr>
        <w:t>This voice and writing, cleaned up, is more in line with the intended literary style you stated wanting to capture in this book.</w:t>
      </w:r>
    </w:p>
  </w:comment>
  <w:comment w:id="120" w:author="Aigner Wilson" w:date="2026-06-29T10:05:00Z" w:initials="AW">
    <w:p w14:paraId="3DAE0CCA" w14:textId="77777777" w:rsidR="00521F14" w:rsidRDefault="00521F14" w:rsidP="00521F14">
      <w:r>
        <w:rPr>
          <w:rStyle w:val="CommentReference"/>
        </w:rPr>
        <w:annotationRef/>
      </w:r>
      <w:r>
        <w:rPr>
          <w:sz w:val="20"/>
          <w:szCs w:val="20"/>
        </w:rPr>
        <w:t>This is very untrue based on what the story has told us and what she herself has said about herself previously.</w:t>
      </w:r>
    </w:p>
  </w:comment>
  <w:comment w:id="121" w:author="Aigner Wilson" w:date="2026-06-29T10:08:00Z" w:initials="AW">
    <w:p w14:paraId="5E7EF6AB" w14:textId="77777777" w:rsidR="0061059B" w:rsidRDefault="00521F14" w:rsidP="0061059B">
      <w:r>
        <w:rPr>
          <w:rStyle w:val="CommentReference"/>
        </w:rPr>
        <w:annotationRef/>
      </w:r>
      <w:r w:rsidR="0061059B">
        <w:rPr>
          <w:sz w:val="20"/>
          <w:szCs w:val="20"/>
        </w:rPr>
        <w:t>The emotions and thoughts of Sage here are a bit all over the place. First she doesn't know what Sophie meant and felt concern and then she does know what she meant without a clear reasoning of how she moved from one emotion to the other.</w:t>
      </w:r>
    </w:p>
    <w:p w14:paraId="47C9F149" w14:textId="77777777" w:rsidR="0061059B" w:rsidRDefault="0061059B" w:rsidP="0061059B"/>
    <w:p w14:paraId="43A31FE1" w14:textId="77777777" w:rsidR="0061059B" w:rsidRDefault="0061059B" w:rsidP="0061059B">
      <w:r>
        <w:rPr>
          <w:sz w:val="20"/>
          <w:szCs w:val="20"/>
        </w:rPr>
        <w:t>This meeting with Justin seems like it is meant to create romantic tension between Sage and him, but it creates more confusion. My suggestion would be to show their meeting in scene without all the exposition and internal monologue. Allow the reader to see Sage respond to Justin and him to her. Show the tension.</w:t>
      </w:r>
    </w:p>
  </w:comment>
  <w:comment w:id="122" w:author="Aigner Wilson" w:date="2026-06-29T10:13:00Z" w:initials="AW">
    <w:p w14:paraId="5E300CD5" w14:textId="77777777" w:rsidR="00E50A2A" w:rsidRDefault="00E50A2A" w:rsidP="00E50A2A">
      <w:r>
        <w:rPr>
          <w:rStyle w:val="CommentReference"/>
        </w:rPr>
        <w:annotationRef/>
      </w:r>
      <w:r>
        <w:rPr>
          <w:sz w:val="20"/>
          <w:szCs w:val="20"/>
        </w:rPr>
        <w:t>If this is such a big thing in the world, layer that in previous scenes where Sage is out in the world. Show us what the 'normal' way of dress so that the reader knows the impact and weight of people dressing in jeans and a t-shirt.</w:t>
      </w:r>
    </w:p>
  </w:comment>
  <w:comment w:id="123" w:author="Aigner Wilson" w:date="2026-06-29T10:25:00Z" w:initials="AW">
    <w:p w14:paraId="78ED4EB1" w14:textId="77777777" w:rsidR="00A768DB" w:rsidRDefault="00A768DB" w:rsidP="00A768DB">
      <w:r>
        <w:rPr>
          <w:rStyle w:val="CommentReference"/>
        </w:rPr>
        <w:annotationRef/>
      </w:r>
      <w:r>
        <w:rPr>
          <w:sz w:val="20"/>
          <w:szCs w:val="20"/>
        </w:rPr>
        <w:t>This is also a very important world detail. Clothes that are out of the norm is a very dangerous statement. It brings into question a lot of elements of the world up until this point like are there people patrolling the streets? Drones? What happens if people do wear these types of clothes that makes it dangerous? And if clothes are so dangerous, then wouldn't things like hair, speech, and other visible elements of people be something the Leadership controls or governs?</w:t>
      </w:r>
    </w:p>
  </w:comment>
  <w:comment w:id="124" w:author="Aigner Wilson" w:date="2026-06-29T10:29:00Z" w:initials="AW">
    <w:p w14:paraId="28E3DB52" w14:textId="77777777" w:rsidR="00A768DB" w:rsidRDefault="00A768DB" w:rsidP="00A768DB">
      <w:r>
        <w:rPr>
          <w:rStyle w:val="CommentReference"/>
        </w:rPr>
        <w:annotationRef/>
      </w:r>
      <w:r>
        <w:rPr>
          <w:sz w:val="20"/>
          <w:szCs w:val="20"/>
        </w:rPr>
        <w:t xml:space="preserve">Her inner reflections and thoughts do not reflect that he taught her this at all since she was wondering about all the danger in his way of life and curious on why anyone would live that way. </w:t>
      </w:r>
    </w:p>
    <w:p w14:paraId="48619123" w14:textId="77777777" w:rsidR="00A768DB" w:rsidRDefault="00A768DB" w:rsidP="00A768DB"/>
    <w:p w14:paraId="02AB41DF" w14:textId="77777777" w:rsidR="00A768DB" w:rsidRDefault="00A768DB" w:rsidP="00A768DB">
      <w:r>
        <w:rPr>
          <w:sz w:val="20"/>
          <w:szCs w:val="20"/>
        </w:rPr>
        <w:t xml:space="preserve">An example of her learning something in a way that the reader can see on the page is by having him say something beyond just 'The Andes' and have him get into what makes him who he is and why he lives the way that he does. Then have her have an emotional response to him opening up in that way that would lead her to making a statement about 'he taught me something new...' </w:t>
      </w:r>
    </w:p>
  </w:comment>
  <w:comment w:id="126" w:author="Aigner Wilson" w:date="2026-06-29T14:21:00Z" w:initials="AW">
    <w:p w14:paraId="7D3B3AA8" w14:textId="77777777" w:rsidR="00A27534" w:rsidRDefault="00A27534" w:rsidP="00A27534">
      <w:r>
        <w:rPr>
          <w:rStyle w:val="CommentReference"/>
        </w:rPr>
        <w:annotationRef/>
      </w:r>
      <w:r>
        <w:rPr>
          <w:sz w:val="20"/>
          <w:szCs w:val="20"/>
        </w:rPr>
        <w:t xml:space="preserve">Another section that is a big moment that is rushed and deserves some space, showing, and more descriptions or agency and less exposition. </w:t>
      </w:r>
    </w:p>
  </w:comment>
  <w:comment w:id="127" w:author="Aigner Wilson" w:date="2026-06-29T14:21:00Z" w:initials="AW">
    <w:p w14:paraId="06B358BA" w14:textId="77777777" w:rsidR="00A27534" w:rsidRDefault="00A27534" w:rsidP="00A27534">
      <w:r>
        <w:rPr>
          <w:rStyle w:val="CommentReference"/>
        </w:rPr>
        <w:annotationRef/>
      </w:r>
      <w:r>
        <w:rPr>
          <w:sz w:val="20"/>
          <w:szCs w:val="20"/>
        </w:rPr>
        <w:t>How much time has passed?</w:t>
      </w:r>
    </w:p>
  </w:comment>
  <w:comment w:id="128" w:author="Aigner Wilson" w:date="2026-06-29T14:24:00Z" w:initials="AW">
    <w:p w14:paraId="3559FA6E" w14:textId="77777777" w:rsidR="00A27534" w:rsidRDefault="00A27534" w:rsidP="00A27534">
      <w:r>
        <w:rPr>
          <w:rStyle w:val="CommentReference"/>
        </w:rPr>
        <w:annotationRef/>
      </w:r>
      <w:r>
        <w:rPr>
          <w:sz w:val="20"/>
          <w:szCs w:val="20"/>
        </w:rPr>
        <w:t>This would be a great beat to expand on in a scene to show us who Sage has become in all this time and how the world has changed due to all of what she's been doing.</w:t>
      </w:r>
    </w:p>
  </w:comment>
  <w:comment w:id="129" w:author="Aigner Wilson" w:date="2026-06-29T14:25:00Z" w:initials="AW">
    <w:p w14:paraId="2BF2E977" w14:textId="77777777" w:rsidR="00A27534" w:rsidRDefault="00A27534" w:rsidP="00A27534">
      <w:r>
        <w:rPr>
          <w:rStyle w:val="CommentReference"/>
        </w:rPr>
        <w:annotationRef/>
      </w:r>
      <w:r>
        <w:rPr>
          <w:sz w:val="20"/>
          <w:szCs w:val="20"/>
        </w:rPr>
        <w:t>Would she not also know the past and truth because she went dream searching through true events and learned all about the past?</w:t>
      </w:r>
    </w:p>
  </w:comment>
  <w:comment w:id="130" w:author="Aigner Wilson" w:date="2026-06-29T14:26:00Z" w:initials="AW">
    <w:p w14:paraId="10EFCBC2" w14:textId="77777777" w:rsidR="00A27534" w:rsidRDefault="00A27534" w:rsidP="00A27534">
      <w:r>
        <w:rPr>
          <w:rStyle w:val="CommentReference"/>
        </w:rPr>
        <w:annotationRef/>
      </w:r>
      <w:r>
        <w:rPr>
          <w:sz w:val="20"/>
          <w:szCs w:val="20"/>
        </w:rPr>
        <w:t>The pacing of this last section is quite fast and leaves not a lot of room for the development of the characters over this short span of time, almost as if the story is rushing.</w:t>
      </w:r>
    </w:p>
  </w:comment>
  <w:comment w:id="131" w:author="Aigner Wilson" w:date="2026-06-29T14:30:00Z" w:initials="AW">
    <w:p w14:paraId="6BBE2B58" w14:textId="77777777" w:rsidR="00A2450E" w:rsidRDefault="00A2450E" w:rsidP="00A2450E">
      <w:r>
        <w:rPr>
          <w:rStyle w:val="CommentReference"/>
        </w:rPr>
        <w:annotationRef/>
      </w:r>
      <w:r>
        <w:rPr>
          <w:sz w:val="20"/>
          <w:szCs w:val="20"/>
        </w:rPr>
        <w:t>I think a beat is missing where she has let him in on her secret writing or it was buried in other plot moments. If it has not been stated before and this is the first time, show that emotional impact on Sage of deciding to share her work for the first time. If this is not new and she's already been sharing her work and he knows about her secret writing, then make sure this is given plot space on the page so the reader doesn't lose the information in all the other plot points happening.</w:t>
      </w:r>
    </w:p>
  </w:comment>
  <w:comment w:id="132" w:author="Aigner Wilson" w:date="2026-06-29T14:36:00Z" w:initials="AW">
    <w:p w14:paraId="47049894" w14:textId="77777777" w:rsidR="00A2450E" w:rsidRDefault="00A2450E" w:rsidP="00A2450E">
      <w:r>
        <w:rPr>
          <w:rStyle w:val="CommentReference"/>
        </w:rPr>
        <w:annotationRef/>
      </w:r>
      <w:r>
        <w:rPr>
          <w:sz w:val="20"/>
          <w:szCs w:val="20"/>
        </w:rPr>
        <w:t>Consider adding quote marks to this section to let readers know that this is spoken out loud. It tripped me up slightly but the effect was jarring in a good way.</w:t>
      </w:r>
    </w:p>
  </w:comment>
  <w:comment w:id="133" w:author="Aigner Wilson" w:date="2026-06-29T14:40:00Z" w:initials="AW">
    <w:p w14:paraId="4216AE0A" w14:textId="77777777" w:rsidR="00A2450E" w:rsidRDefault="00A2450E" w:rsidP="00A2450E">
      <w:r>
        <w:rPr>
          <w:rStyle w:val="CommentReference"/>
        </w:rPr>
        <w:annotationRef/>
      </w:r>
      <w:r>
        <w:rPr>
          <w:sz w:val="20"/>
          <w:szCs w:val="20"/>
        </w:rPr>
        <w:t xml:space="preserve">This is another section that would be good to show. How do they get on the dark web? Is there a big computer system like at Sophie's? Do they have to leave the house? Where is their child? </w:t>
      </w:r>
    </w:p>
  </w:comment>
  <w:comment w:id="134" w:author="Aigner Wilson" w:date="2026-07-01T09:13:00Z" w:initials="AW">
    <w:p w14:paraId="45D5AA84" w14:textId="77777777" w:rsidR="000F19D2" w:rsidRDefault="000F19D2" w:rsidP="000F19D2">
      <w:r>
        <w:rPr>
          <w:rStyle w:val="CommentReference"/>
        </w:rPr>
        <w:annotationRef/>
      </w:r>
      <w:r>
        <w:rPr>
          <w:sz w:val="20"/>
          <w:szCs w:val="20"/>
        </w:rPr>
        <w:t>The Leadership is not well defined or shown throughout the book but is instead stated. I'll get into more of this in the letter, but it would be helpful to have the reader get more direct visuals and moments where the Leadership is actively doing things like when Sage goes out, are there security guards, propaganda on the walls or playing from speakers, are there events held for or by the Leadership?</w:t>
      </w:r>
    </w:p>
  </w:comment>
  <w:comment w:id="135" w:author="Aigner Wilson" w:date="2026-06-29T15:08:00Z" w:initials="AW">
    <w:p w14:paraId="52736D23" w14:textId="77777777" w:rsidR="00746CEA" w:rsidRDefault="00746CEA" w:rsidP="00746CEA">
      <w:r>
        <w:rPr>
          <w:rStyle w:val="CommentReference"/>
        </w:rPr>
        <w:annotationRef/>
      </w:r>
      <w:r>
        <w:rPr>
          <w:sz w:val="20"/>
          <w:szCs w:val="20"/>
        </w:rPr>
        <w:t xml:space="preserve">Show us this. What does it mean to be disconnected? What does it look like? </w:t>
      </w:r>
    </w:p>
  </w:comment>
  <w:comment w:id="136" w:author="Aigner Wilson" w:date="2026-06-29T15:13:00Z" w:initials="AW">
    <w:p w14:paraId="145B2DE3" w14:textId="77777777" w:rsidR="009438B8" w:rsidRDefault="009438B8" w:rsidP="009438B8">
      <w:r>
        <w:rPr>
          <w:rStyle w:val="CommentReference"/>
        </w:rPr>
        <w:annotationRef/>
      </w:r>
      <w:r>
        <w:rPr>
          <w:sz w:val="20"/>
          <w:szCs w:val="20"/>
        </w:rPr>
        <w:t>When did she lose the ability to control her dreams?</w:t>
      </w:r>
    </w:p>
  </w:comment>
  <w:comment w:id="137" w:author="Aigner Wilson" w:date="2026-06-29T15:21:00Z" w:initials="AW">
    <w:p w14:paraId="06C3F239" w14:textId="77777777" w:rsidR="009438B8" w:rsidRDefault="009438B8" w:rsidP="009438B8">
      <w:r>
        <w:rPr>
          <w:rStyle w:val="CommentReference"/>
        </w:rPr>
        <w:annotationRef/>
      </w:r>
      <w:r>
        <w:rPr>
          <w:sz w:val="20"/>
          <w:szCs w:val="20"/>
        </w:rPr>
        <w:t xml:space="preserve">This is the first time that Sage has showed any attention to the world around her or that the story has mentioned crowds of other people or the danger in people, in general. If this is meant to be a moment where Sage feels fear and the reader is supposed to believe that, layer in crime, danger, and the like throughout the rest of the novel. </w:t>
      </w:r>
    </w:p>
  </w:comment>
  <w:comment w:id="138" w:author="Aigner Wilson" w:date="2026-06-29T15:25:00Z" w:initials="AW">
    <w:p w14:paraId="7A099635" w14:textId="77777777" w:rsidR="00915BAE" w:rsidRDefault="00915BAE" w:rsidP="00915BAE">
      <w:r>
        <w:rPr>
          <w:rStyle w:val="CommentReference"/>
        </w:rPr>
        <w:annotationRef/>
      </w:r>
      <w:r>
        <w:rPr>
          <w:sz w:val="20"/>
          <w:szCs w:val="20"/>
        </w:rPr>
        <w:t>I thought she was worried about her friend and not that she needed to have her work published? This bit makes it seem like she doesn't care about Sophie.</w:t>
      </w:r>
    </w:p>
  </w:comment>
  <w:comment w:id="139" w:author="Aigner Wilson" w:date="2026-06-29T15:33:00Z" w:initials="AW">
    <w:p w14:paraId="23DE4856" w14:textId="77777777" w:rsidR="000F19D2" w:rsidRDefault="00915BAE" w:rsidP="000F19D2">
      <w:r>
        <w:rPr>
          <w:rStyle w:val="CommentReference"/>
        </w:rPr>
        <w:annotationRef/>
      </w:r>
      <w:r w:rsidR="000F19D2">
        <w:rPr>
          <w:sz w:val="20"/>
          <w:szCs w:val="20"/>
        </w:rPr>
        <w:t>What stories? The dreams?</w:t>
      </w:r>
    </w:p>
  </w:comment>
  <w:comment w:id="140" w:author="Aigner Wilson" w:date="2026-06-29T15:35:00Z" w:initials="AW">
    <w:p w14:paraId="60D550E0" w14:textId="77777777" w:rsidR="000F19D2" w:rsidRDefault="00A55A77" w:rsidP="000F19D2">
      <w:r>
        <w:rPr>
          <w:rStyle w:val="CommentReference"/>
        </w:rPr>
        <w:annotationRef/>
      </w:r>
      <w:r w:rsidR="000F19D2">
        <w:rPr>
          <w:sz w:val="20"/>
          <w:szCs w:val="20"/>
        </w:rPr>
        <w:t>This is the first mention of Matt in quite a bit of time. Is Matt cared for by drones? AI? Is there a reason he is not involved in their lives or that he hasn't come up a lot?</w:t>
      </w:r>
    </w:p>
    <w:p w14:paraId="728C7C09" w14:textId="77777777" w:rsidR="000F19D2" w:rsidRDefault="000F19D2" w:rsidP="000F19D2"/>
    <w:p w14:paraId="17D6071E" w14:textId="77777777" w:rsidR="000F19D2" w:rsidRDefault="000F19D2" w:rsidP="000F19D2">
      <w:r>
        <w:rPr>
          <w:sz w:val="20"/>
          <w:szCs w:val="20"/>
        </w:rPr>
        <w:t>Matt seemed like a character that didn't really have a reason or role in the story and only came up during moments to cause a bit of emotional conflict that didn't land because he wasn't a fully developed character or wasn't present in the story.</w:t>
      </w:r>
    </w:p>
  </w:comment>
  <w:comment w:id="141" w:author="Aigner Wilson" w:date="2026-06-29T15:36:00Z" w:initials="AW">
    <w:p w14:paraId="408AE706" w14:textId="3B2872EE" w:rsidR="00A55A77" w:rsidRDefault="00A55A77" w:rsidP="00A55A77">
      <w:r>
        <w:rPr>
          <w:rStyle w:val="CommentReference"/>
        </w:rPr>
        <w:annotationRef/>
      </w:r>
      <w:r>
        <w:rPr>
          <w:sz w:val="20"/>
          <w:szCs w:val="20"/>
        </w:rPr>
        <w:t>Justin seems to have changed considerably since they met but we aren't shown this change.</w:t>
      </w:r>
    </w:p>
  </w:comment>
  <w:comment w:id="142" w:author="Aigner Wilson" w:date="2026-06-29T15:45:00Z" w:initials="AW">
    <w:p w14:paraId="48620340" w14:textId="77777777" w:rsidR="00CA4928" w:rsidRDefault="00CA4928" w:rsidP="00CA4928">
      <w:r>
        <w:rPr>
          <w:rStyle w:val="CommentReference"/>
        </w:rPr>
        <w:annotationRef/>
      </w:r>
      <w:r>
        <w:rPr>
          <w:sz w:val="20"/>
          <w:szCs w:val="20"/>
        </w:rPr>
        <w:t xml:space="preserve">She has had this type of revelation multiple times and each time it lessens the impact. This late into the book and this big of a moment should have some weight and heft to it since she is making a choice that could put her and her family at risk to fight against a government and system that is seemingly all controlling. </w:t>
      </w:r>
    </w:p>
  </w:comment>
  <w:comment w:id="143" w:author="Aigner Wilson" w:date="2026-06-29T16:07:00Z" w:initials="AW">
    <w:p w14:paraId="0CE5AF82" w14:textId="77777777" w:rsidR="00521742" w:rsidRDefault="00521742" w:rsidP="00521742">
      <w:r>
        <w:rPr>
          <w:rStyle w:val="CommentReference"/>
        </w:rPr>
        <w:annotationRef/>
      </w:r>
      <w:r>
        <w:rPr>
          <w:sz w:val="20"/>
          <w:szCs w:val="20"/>
        </w:rPr>
        <w:t>Transition here is rough. She just said that she stopped posting and now we're back with her talking about her posting after she just made a powerful statement of fighting darkness. Have we jumped backward or forward in time? Consider adding some grounding context or a scene break</w:t>
      </w:r>
    </w:p>
  </w:comment>
  <w:comment w:id="144" w:author="Aigner Wilson" w:date="2026-06-29T16:12:00Z" w:initials="AW">
    <w:p w14:paraId="2FB83144" w14:textId="77777777" w:rsidR="00521742" w:rsidRDefault="00521742" w:rsidP="00521742">
      <w:r>
        <w:rPr>
          <w:rStyle w:val="CommentReference"/>
        </w:rPr>
        <w:annotationRef/>
      </w:r>
      <w:r>
        <w:rPr>
          <w:sz w:val="20"/>
          <w:szCs w:val="20"/>
        </w:rPr>
        <w:t xml:space="preserve">This is a lot of backstory and exposition that would be better served earlier on in the book and woven throughout the world and scenes so we see this struggle and transition to an implant world, making this moment feel more powerful. </w:t>
      </w:r>
    </w:p>
  </w:comment>
  <w:comment w:id="145" w:author="Aigner Wilson" w:date="2026-06-29T16:14:00Z" w:initials="AW">
    <w:p w14:paraId="4848F5DB" w14:textId="77777777" w:rsidR="000F19D2" w:rsidRDefault="00521742" w:rsidP="000F19D2">
      <w:r>
        <w:rPr>
          <w:rStyle w:val="CommentReference"/>
        </w:rPr>
        <w:annotationRef/>
      </w:r>
      <w:r w:rsidR="000F19D2">
        <w:rPr>
          <w:sz w:val="20"/>
          <w:szCs w:val="20"/>
        </w:rPr>
        <w:t>It stated earlier that she had stopped doing this. So did she change her mind? When? Why?</w:t>
      </w:r>
    </w:p>
  </w:comment>
  <w:comment w:id="146" w:author="Aigner Wilson" w:date="2026-06-29T16:18:00Z" w:initials="AW">
    <w:p w14:paraId="162817FE" w14:textId="77777777" w:rsidR="00C15839" w:rsidRDefault="00B31C86" w:rsidP="00C15839">
      <w:r>
        <w:rPr>
          <w:rStyle w:val="CommentReference"/>
        </w:rPr>
        <w:annotationRef/>
      </w:r>
      <w:r w:rsidR="00C15839">
        <w:rPr>
          <w:sz w:val="20"/>
          <w:szCs w:val="20"/>
        </w:rPr>
        <w:t xml:space="preserve">The emotions here are nonexistent. She feels guilt and grief but it is unbelievable due to how it is written in such pointed and stated ways. </w:t>
      </w:r>
    </w:p>
    <w:p w14:paraId="1B2D3528" w14:textId="77777777" w:rsidR="00C15839" w:rsidRDefault="00C15839" w:rsidP="00C15839"/>
    <w:p w14:paraId="305CF6C1" w14:textId="77777777" w:rsidR="00C15839" w:rsidRDefault="00C15839" w:rsidP="00C15839">
      <w:r>
        <w:rPr>
          <w:sz w:val="20"/>
          <w:szCs w:val="20"/>
        </w:rPr>
        <w:t xml:space="preserve">I'll get into more examples and resources around this in the letter, but if this death affects Sage in these deep ways, consider showing that through emotional prose like: </w:t>
      </w:r>
    </w:p>
    <w:p w14:paraId="79731EEE" w14:textId="77777777" w:rsidR="00C15839" w:rsidRDefault="00C15839" w:rsidP="00C15839"/>
    <w:p w14:paraId="507681FA" w14:textId="77777777" w:rsidR="00C15839" w:rsidRDefault="00C15839" w:rsidP="00C15839">
      <w:r>
        <w:rPr>
          <w:sz w:val="20"/>
          <w:szCs w:val="20"/>
        </w:rPr>
        <w:t>"Then Justin died.</w:t>
      </w:r>
    </w:p>
    <w:p w14:paraId="6D6534DA" w14:textId="77777777" w:rsidR="00C15839" w:rsidRDefault="00C15839" w:rsidP="00C15839"/>
    <w:p w14:paraId="5EA971A6" w14:textId="77777777" w:rsidR="00C15839" w:rsidRDefault="00C15839" w:rsidP="00C15839">
      <w:r>
        <w:rPr>
          <w:sz w:val="20"/>
          <w:szCs w:val="20"/>
        </w:rPr>
        <w:t xml:space="preserve">It was sudden, like dropping a glass. One moment he was in my hand and the next he was gone. Totally gone. Like Jacob. Like Liam. </w:t>
      </w:r>
    </w:p>
    <w:p w14:paraId="2579E112" w14:textId="77777777" w:rsidR="00C15839" w:rsidRDefault="00C15839" w:rsidP="00C15839"/>
    <w:p w14:paraId="4FBC3B5E" w14:textId="77777777" w:rsidR="00C15839" w:rsidRDefault="00C15839" w:rsidP="00C15839">
      <w:r>
        <w:rPr>
          <w:sz w:val="20"/>
          <w:szCs w:val="20"/>
        </w:rPr>
        <w:t>Days passed in the wake of Justin's death that felt like waves of grief crashing over me from years I tried hard to drown out. Work was a box I checked. So, I thought was my family box. I had love overflowing. Then shattering.</w:t>
      </w:r>
    </w:p>
    <w:p w14:paraId="033E5819" w14:textId="77777777" w:rsidR="00C15839" w:rsidRDefault="00C15839" w:rsidP="00C15839"/>
    <w:p w14:paraId="09C66D7C" w14:textId="77777777" w:rsidR="00C15839" w:rsidRDefault="00C15839" w:rsidP="00C15839">
      <w:r>
        <w:rPr>
          <w:sz w:val="20"/>
          <w:szCs w:val="20"/>
        </w:rPr>
        <w:t xml:space="preserve">If I was a prophet, if I was so powerful and all knowing, why, why couldn't I stop this? Why couldn't I see this terrible future? My terrible future. </w:t>
      </w:r>
    </w:p>
    <w:p w14:paraId="1C62DC95" w14:textId="77777777" w:rsidR="00C15839" w:rsidRDefault="00C15839" w:rsidP="00C15839"/>
    <w:p w14:paraId="4B0218FD" w14:textId="77777777" w:rsidR="00C15839" w:rsidRDefault="00C15839" w:rsidP="00C15839">
      <w:r>
        <w:rPr>
          <w:sz w:val="20"/>
          <w:szCs w:val="20"/>
        </w:rPr>
        <w:t>This is what I deserve. I thought I could do everything. I thought I was untouchable. Now, I'm nothing but a woman turned into shards, fragments. Cut up in the aftermath of the death of a man who I thought would live forever."</w:t>
      </w:r>
    </w:p>
  </w:comment>
  <w:comment w:id="147" w:author="Aigner Wilson" w:date="2026-06-29T16:19:00Z" w:initials="AW">
    <w:p w14:paraId="0688B392" w14:textId="163C5CA0" w:rsidR="00B31C86" w:rsidRDefault="00B31C86" w:rsidP="00B31C86">
      <w:r>
        <w:rPr>
          <w:rStyle w:val="CommentReference"/>
        </w:rPr>
        <w:annotationRef/>
      </w:r>
      <w:r>
        <w:rPr>
          <w:sz w:val="20"/>
          <w:szCs w:val="20"/>
        </w:rPr>
        <w:t xml:space="preserve">18 years have passed in the last 30 or so pages but we have not been privy to that amount of growth or time change. </w:t>
      </w:r>
    </w:p>
  </w:comment>
  <w:comment w:id="148" w:author="Aigner Wilson" w:date="2026-06-29T16:21:00Z" w:initials="AW">
    <w:p w14:paraId="35F84686" w14:textId="77777777" w:rsidR="00B31C86" w:rsidRDefault="00B31C86" w:rsidP="00B31C86">
      <w:r>
        <w:rPr>
          <w:rStyle w:val="CommentReference"/>
        </w:rPr>
        <w:annotationRef/>
      </w:r>
      <w:r>
        <w:rPr>
          <w:sz w:val="20"/>
          <w:szCs w:val="20"/>
        </w:rPr>
        <w:t xml:space="preserve">Show these big emotions instead of stating them because this is a major moment for this character. </w:t>
      </w:r>
    </w:p>
  </w:comment>
  <w:comment w:id="149" w:author="Aigner Wilson" w:date="2026-06-29T16:24:00Z" w:initials="AW">
    <w:p w14:paraId="7721CBA4" w14:textId="77777777" w:rsidR="00B31C86" w:rsidRDefault="00B31C86" w:rsidP="00B31C86">
      <w:r>
        <w:rPr>
          <w:rStyle w:val="CommentReference"/>
        </w:rPr>
        <w:annotationRef/>
      </w:r>
      <w:r>
        <w:rPr>
          <w:sz w:val="20"/>
          <w:szCs w:val="20"/>
        </w:rPr>
        <w:t>Is there really an 'us'? Sage has been publishing intermittently and hasn't been doing anything else or interacting at all with the other resistance fighters.</w:t>
      </w:r>
    </w:p>
  </w:comment>
  <w:comment w:id="150" w:author="Aigner Wilson" w:date="2026-06-29T16:26:00Z" w:initials="AW">
    <w:p w14:paraId="30910DDE" w14:textId="77777777" w:rsidR="00B31C86" w:rsidRDefault="00B31C86" w:rsidP="00B31C86">
      <w:r>
        <w:rPr>
          <w:rStyle w:val="CommentReference"/>
        </w:rPr>
        <w:annotationRef/>
      </w:r>
      <w:r>
        <w:rPr>
          <w:sz w:val="20"/>
          <w:szCs w:val="20"/>
        </w:rPr>
        <w:t xml:space="preserve">This is a big world change that should be shown and shared earlier. </w:t>
      </w:r>
    </w:p>
  </w:comment>
  <w:comment w:id="151" w:author="Aigner Wilson" w:date="2026-06-29T20:06:00Z" w:initials="AW">
    <w:p w14:paraId="1F99A389" w14:textId="77777777" w:rsidR="008270FD" w:rsidRDefault="008270FD" w:rsidP="008270FD">
      <w:r>
        <w:rPr>
          <w:rStyle w:val="CommentReference"/>
        </w:rPr>
        <w:annotationRef/>
      </w:r>
      <w:r>
        <w:rPr>
          <w:sz w:val="20"/>
          <w:szCs w:val="20"/>
        </w:rPr>
        <w:t xml:space="preserve">I think this bit of espionage is cool but it doesn't make sense. Why couldn't they have just pretended not to know each other on the street and talk using telepathy? </w:t>
      </w:r>
    </w:p>
  </w:comment>
  <w:comment w:id="152" w:author="Aigner Wilson" w:date="2026-06-29T20:10:00Z" w:initials="AW">
    <w:p w14:paraId="64361B6B" w14:textId="77777777" w:rsidR="008270FD" w:rsidRDefault="008270FD" w:rsidP="008270FD">
      <w:r>
        <w:rPr>
          <w:rStyle w:val="CommentReference"/>
        </w:rPr>
        <w:annotationRef/>
      </w:r>
      <w:r>
        <w:rPr>
          <w:sz w:val="20"/>
          <w:szCs w:val="20"/>
        </w:rPr>
        <w:t xml:space="preserve">Rought transition here and it is unclear how the two are connected. </w:t>
      </w:r>
    </w:p>
  </w:comment>
  <w:comment w:id="153" w:author="Aigner Wilson" w:date="2026-07-01T09:33:00Z" w:initials="AW">
    <w:p w14:paraId="23901996" w14:textId="77777777" w:rsidR="002615FD" w:rsidRDefault="002615FD" w:rsidP="002615FD">
      <w:r>
        <w:rPr>
          <w:rStyle w:val="CommentReference"/>
        </w:rPr>
        <w:annotationRef/>
      </w:r>
      <w:r>
        <w:rPr>
          <w:sz w:val="20"/>
          <w:szCs w:val="20"/>
        </w:rPr>
        <w:t xml:space="preserve">10 pages have passed since Justin's death was shared and in that time, Sage has gone on to do other things and seemingly moved on. It causes a great amount of emotional distance between Sage's grieving and the reader's connection to that grief. </w:t>
      </w:r>
    </w:p>
    <w:p w14:paraId="6A326462" w14:textId="77777777" w:rsidR="002615FD" w:rsidRDefault="002615FD" w:rsidP="002615FD"/>
    <w:p w14:paraId="49BB40B0" w14:textId="77777777" w:rsidR="002615FD" w:rsidRDefault="002615FD" w:rsidP="002615FD">
      <w:r>
        <w:rPr>
          <w:sz w:val="20"/>
          <w:szCs w:val="20"/>
        </w:rPr>
        <w:t xml:space="preserve">Consider moving this chapter up after the chapter where Justin death is first mentioned. </w:t>
      </w:r>
    </w:p>
  </w:comment>
  <w:comment w:id="154" w:author="Aigner Wilson" w:date="2026-07-01T09:29:00Z" w:initials="AW">
    <w:p w14:paraId="75AE228E" w14:textId="77777777" w:rsidR="00C15839" w:rsidRDefault="00C15839" w:rsidP="00C15839">
      <w:r>
        <w:rPr>
          <w:rStyle w:val="CommentReference"/>
        </w:rPr>
        <w:annotationRef/>
      </w:r>
      <w:r>
        <w:rPr>
          <w:sz w:val="20"/>
          <w:szCs w:val="20"/>
        </w:rPr>
        <w:t xml:space="preserve">Matt and Justin never interacted on the page or were talked about having a relationship, so it doesn't seem like Matt would have felt a loss at Justin's death. Maybe complicated feelings due to their lack of a relationship would be more accurate to what the story has shown us about these characters. </w:t>
      </w:r>
    </w:p>
  </w:comment>
  <w:comment w:id="155" w:author="Aigner Wilson" w:date="2026-07-01T09:34:00Z" w:initials="AW">
    <w:p w14:paraId="25D5858E" w14:textId="77777777" w:rsidR="002615FD" w:rsidRDefault="002615FD" w:rsidP="002615FD">
      <w:r>
        <w:rPr>
          <w:rStyle w:val="CommentReference"/>
        </w:rPr>
        <w:annotationRef/>
      </w:r>
      <w:r>
        <w:rPr>
          <w:sz w:val="20"/>
          <w:szCs w:val="20"/>
        </w:rPr>
        <w:t>Consider weaving these people in earlier in Sage and Justin's relationship since they seem to important to Justin.</w:t>
      </w:r>
    </w:p>
  </w:comment>
  <w:comment w:id="156" w:author="Aigner Wilson" w:date="2026-06-29T20:40:00Z" w:initials="AW">
    <w:p w14:paraId="61038C12" w14:textId="77777777" w:rsidR="00C91499" w:rsidRDefault="00C91499" w:rsidP="00C91499">
      <w:r>
        <w:rPr>
          <w:rStyle w:val="CommentReference"/>
        </w:rPr>
        <w:annotationRef/>
      </w:r>
      <w:r>
        <w:rPr>
          <w:sz w:val="20"/>
          <w:szCs w:val="20"/>
        </w:rPr>
        <w:t xml:space="preserve">This last bit is quite dense and could use with some parsing and alignment. There are a lot of statements that go against what Sage has stated before and what the story has shared. Again, slow down and move through the information giving it room to land for the reader and make sure it aligns with previous information given. </w:t>
      </w:r>
    </w:p>
  </w:comment>
  <w:comment w:id="157" w:author="Aigner Wilson" w:date="2026-06-29T20:46:00Z" w:initials="AW">
    <w:p w14:paraId="508684E1" w14:textId="77777777" w:rsidR="00E53981" w:rsidRDefault="00E53981" w:rsidP="00E53981">
      <w:r>
        <w:rPr>
          <w:rStyle w:val="CommentReference"/>
        </w:rPr>
        <w:annotationRef/>
      </w:r>
      <w:r>
        <w:rPr>
          <w:sz w:val="20"/>
          <w:szCs w:val="20"/>
        </w:rPr>
        <w:t xml:space="preserve">The timeline in this chapter jumps around and is a bit hard to get grounded in before it quickly ends even though what is happening is a big moment. </w:t>
      </w:r>
    </w:p>
  </w:comment>
  <w:comment w:id="158" w:author="Aigner Wilson" w:date="2026-06-29T20:44:00Z" w:initials="AW">
    <w:p w14:paraId="626F0799" w14:textId="77777777" w:rsidR="00C91499" w:rsidRDefault="00C91499" w:rsidP="00C91499">
      <w:r>
        <w:rPr>
          <w:rStyle w:val="CommentReference"/>
        </w:rPr>
        <w:annotationRef/>
      </w:r>
      <w:r>
        <w:rPr>
          <w:sz w:val="20"/>
          <w:szCs w:val="20"/>
        </w:rPr>
        <w:t>The pacing in this chapter is really fast.</w:t>
      </w:r>
    </w:p>
  </w:comment>
  <w:comment w:id="159" w:author="Aigner Wilson" w:date="2026-06-29T20:58:00Z" w:initials="AW">
    <w:p w14:paraId="32B40D28" w14:textId="77777777" w:rsidR="002E3052" w:rsidRDefault="002E3052" w:rsidP="002E3052">
      <w:r>
        <w:rPr>
          <w:rStyle w:val="CommentReference"/>
        </w:rPr>
        <w:annotationRef/>
      </w:r>
      <w:r>
        <w:rPr>
          <w:sz w:val="20"/>
          <w:szCs w:val="20"/>
        </w:rPr>
        <w:t>This technology does not make sense. How is it able to do this? If the government has the tech to do this, then they are extremely advanced but that is not how the world has been described.</w:t>
      </w:r>
    </w:p>
  </w:comment>
  <w:comment w:id="160" w:author="Aigner Wilson" w:date="2026-06-29T21:01:00Z" w:initials="AW">
    <w:p w14:paraId="64104C55" w14:textId="77777777" w:rsidR="002E3052" w:rsidRDefault="002E3052" w:rsidP="002E3052">
      <w:r>
        <w:rPr>
          <w:rStyle w:val="CommentReference"/>
        </w:rPr>
        <w:annotationRef/>
      </w:r>
      <w:r>
        <w:rPr>
          <w:sz w:val="20"/>
          <w:szCs w:val="20"/>
        </w:rPr>
        <w:t xml:space="preserve">What type of device? </w:t>
      </w:r>
    </w:p>
  </w:comment>
  <w:comment w:id="161" w:author="Aigner Wilson" w:date="2026-06-29T21:01:00Z" w:initials="AW">
    <w:p w14:paraId="47E4DBCD" w14:textId="77777777" w:rsidR="002E3052" w:rsidRDefault="002E3052" w:rsidP="002E3052">
      <w:r>
        <w:rPr>
          <w:rStyle w:val="CommentReference"/>
        </w:rPr>
        <w:annotationRef/>
      </w:r>
      <w:r>
        <w:rPr>
          <w:sz w:val="20"/>
          <w:szCs w:val="20"/>
        </w:rPr>
        <w:t>Maybe 'no' is missing here.</w:t>
      </w:r>
    </w:p>
  </w:comment>
  <w:comment w:id="162" w:author="Aigner Wilson" w:date="2026-06-29T21:02:00Z" w:initials="AW">
    <w:p w14:paraId="56B937CE" w14:textId="77777777" w:rsidR="002E3052" w:rsidRDefault="002E3052" w:rsidP="002E3052">
      <w:r>
        <w:rPr>
          <w:rStyle w:val="CommentReference"/>
        </w:rPr>
        <w:annotationRef/>
      </w:r>
      <w:r>
        <w:rPr>
          <w:sz w:val="20"/>
          <w:szCs w:val="20"/>
        </w:rPr>
        <w:t>This is the first that a 'comm station' is mentioned. Are these regular parts of the world? If so, layer them into the world building and details.</w:t>
      </w:r>
    </w:p>
  </w:comment>
  <w:comment w:id="163" w:author="Aigner Wilson" w:date="2026-06-29T21:03:00Z" w:initials="AW">
    <w:p w14:paraId="5EF92EC1" w14:textId="77777777" w:rsidR="002E3052" w:rsidRDefault="002E3052" w:rsidP="002E3052">
      <w:r>
        <w:rPr>
          <w:rStyle w:val="CommentReference"/>
        </w:rPr>
        <w:annotationRef/>
      </w:r>
      <w:r>
        <w:rPr>
          <w:sz w:val="20"/>
          <w:szCs w:val="20"/>
        </w:rPr>
        <w:t xml:space="preserve">The emotions and dialogue do not match up here and make Sage's actions seem unbelievable. </w:t>
      </w:r>
    </w:p>
  </w:comment>
  <w:comment w:id="164" w:author="Aigner Wilson" w:date="2026-06-29T21:05:00Z" w:initials="AW">
    <w:p w14:paraId="268965DE" w14:textId="77777777" w:rsidR="002E3052" w:rsidRDefault="002E3052" w:rsidP="002E3052">
      <w:r>
        <w:rPr>
          <w:rStyle w:val="CommentReference"/>
        </w:rPr>
        <w:annotationRef/>
      </w:r>
      <w:r>
        <w:rPr>
          <w:sz w:val="20"/>
          <w:szCs w:val="20"/>
        </w:rPr>
        <w:t xml:space="preserve">This seems huge but is really unclear. Does she have pages or are the pages fake and they are files in her head? </w:t>
      </w:r>
    </w:p>
    <w:p w14:paraId="0015BE8F" w14:textId="77777777" w:rsidR="002E3052" w:rsidRDefault="002E3052" w:rsidP="002E3052"/>
    <w:p w14:paraId="0E1671BF" w14:textId="77777777" w:rsidR="002E3052" w:rsidRDefault="002E3052" w:rsidP="002E3052">
      <w:r>
        <w:rPr>
          <w:sz w:val="20"/>
          <w:szCs w:val="20"/>
        </w:rPr>
        <w:t>During big moments, you don't want the readers feeling confused on what is happening or being stated.</w:t>
      </w:r>
    </w:p>
  </w:comment>
  <w:comment w:id="165" w:author="Aigner Wilson" w:date="2026-06-29T21:30:00Z" w:initials="AW">
    <w:p w14:paraId="6C99A3B9" w14:textId="77777777" w:rsidR="004C5BA2" w:rsidRDefault="004C5BA2" w:rsidP="004C5BA2">
      <w:r>
        <w:rPr>
          <w:rStyle w:val="CommentReference"/>
        </w:rPr>
        <w:annotationRef/>
      </w:r>
      <w:r>
        <w:rPr>
          <w:sz w:val="20"/>
          <w:szCs w:val="20"/>
        </w:rPr>
        <w:t>This is a world detail that we have already been told early on in the story. How is this time different?</w:t>
      </w:r>
    </w:p>
  </w:comment>
  <w:comment w:id="166" w:author="Aigner Wilson" w:date="2026-06-29T21:32:00Z" w:initials="AW">
    <w:p w14:paraId="725B6AEC" w14:textId="77777777" w:rsidR="004C5BA2" w:rsidRDefault="004C5BA2" w:rsidP="004C5BA2">
      <w:r>
        <w:rPr>
          <w:rStyle w:val="CommentReference"/>
        </w:rPr>
        <w:annotationRef/>
      </w:r>
      <w:r>
        <w:rPr>
          <w:sz w:val="20"/>
          <w:szCs w:val="20"/>
        </w:rPr>
        <w:t>This is a big world building fact and element that has not been threaded through the story before but would have had impacts on a lot of the events and moments.</w:t>
      </w:r>
    </w:p>
  </w:comment>
  <w:comment w:id="167" w:author="Aigner Wilson" w:date="2026-06-29T21:40:00Z" w:initials="AW">
    <w:p w14:paraId="779FDC24" w14:textId="77777777" w:rsidR="00096C41" w:rsidRDefault="00096C41" w:rsidP="00096C41">
      <w:r>
        <w:rPr>
          <w:rStyle w:val="CommentReference"/>
        </w:rPr>
        <w:annotationRef/>
      </w:r>
      <w:r>
        <w:rPr>
          <w:sz w:val="20"/>
          <w:szCs w:val="20"/>
        </w:rPr>
        <w:t>This is another chapter where the pacing is really fast.</w:t>
      </w:r>
    </w:p>
  </w:comment>
  <w:comment w:id="168" w:author="Aigner Wilson" w:date="2026-06-29T21:46:00Z" w:initials="AW">
    <w:p w14:paraId="208C8E4B" w14:textId="77777777" w:rsidR="00096C41" w:rsidRDefault="00096C41" w:rsidP="00096C41">
      <w:r>
        <w:rPr>
          <w:rStyle w:val="CommentReference"/>
        </w:rPr>
        <w:annotationRef/>
      </w:r>
      <w:r>
        <w:rPr>
          <w:sz w:val="20"/>
          <w:szCs w:val="20"/>
        </w:rPr>
        <w:t>Consider putting all of this into scene and showing the reader Sage and David buying the home and moving out instead of telling us the information.</w:t>
      </w:r>
    </w:p>
  </w:comment>
  <w:comment w:id="171" w:author="Aigner Wilson" w:date="2026-06-29T22:03:00Z" w:initials="AW">
    <w:p w14:paraId="30885D31" w14:textId="77777777" w:rsidR="00C1730B" w:rsidRDefault="00C1730B" w:rsidP="00C1730B">
      <w:r>
        <w:rPr>
          <w:rStyle w:val="CommentReference"/>
        </w:rPr>
        <w:annotationRef/>
      </w:r>
      <w:r>
        <w:rPr>
          <w:sz w:val="20"/>
          <w:szCs w:val="20"/>
        </w:rPr>
        <w:t xml:space="preserve">This dialogue is reading just like all the exposition of the last few paragraphs. </w:t>
      </w:r>
    </w:p>
  </w:comment>
  <w:comment w:id="172" w:author="Aigner Wilson" w:date="2026-06-29T22:03:00Z" w:initials="AW">
    <w:p w14:paraId="653D902B" w14:textId="77777777" w:rsidR="002615FD" w:rsidRDefault="00C1730B" w:rsidP="002615FD">
      <w:r>
        <w:rPr>
          <w:rStyle w:val="CommentReference"/>
        </w:rPr>
        <w:annotationRef/>
      </w:r>
      <w:r w:rsidR="002615FD">
        <w:rPr>
          <w:sz w:val="20"/>
          <w:szCs w:val="20"/>
        </w:rPr>
        <w:t>Would he know what the wild west is? Would Sage?</w:t>
      </w:r>
    </w:p>
  </w:comment>
  <w:comment w:id="173" w:author="Aigner Wilson" w:date="2026-06-29T22:11:00Z" w:initials="AW">
    <w:p w14:paraId="48B23CC5" w14:textId="22B28A7D" w:rsidR="00C1730B" w:rsidRDefault="00C1730B" w:rsidP="00C1730B">
      <w:r>
        <w:rPr>
          <w:rStyle w:val="CommentReference"/>
        </w:rPr>
        <w:annotationRef/>
      </w:r>
      <w:r>
        <w:rPr>
          <w:sz w:val="20"/>
          <w:szCs w:val="20"/>
        </w:rPr>
        <w:t>This is a pretty big change to where she was at before. How did she get here? Why doesn't it matter anymore?</w:t>
      </w:r>
    </w:p>
  </w:comment>
  <w:comment w:id="174" w:author="Aigner Wilson" w:date="2026-06-29T22:21:00Z" w:initials="AW">
    <w:p w14:paraId="1634AAA1" w14:textId="77777777" w:rsidR="006251D9" w:rsidRDefault="006251D9" w:rsidP="006251D9">
      <w:r>
        <w:rPr>
          <w:rStyle w:val="CommentReference"/>
        </w:rPr>
        <w:annotationRef/>
      </w:r>
      <w:r>
        <w:rPr>
          <w:sz w:val="20"/>
          <w:szCs w:val="20"/>
        </w:rPr>
        <w:t>This sounds like it is an opposition voice separate from Sage. If it is, make it clear.</w:t>
      </w:r>
    </w:p>
  </w:comment>
  <w:comment w:id="175" w:author="Aigner Wilson" w:date="2026-06-29T22:27:00Z" w:initials="AW">
    <w:p w14:paraId="2A0B9293" w14:textId="77777777" w:rsidR="002615FD" w:rsidRDefault="006251D9" w:rsidP="002615FD">
      <w:r>
        <w:rPr>
          <w:rStyle w:val="CommentReference"/>
        </w:rPr>
        <w:annotationRef/>
      </w:r>
      <w:r w:rsidR="002615FD">
        <w:rPr>
          <w:sz w:val="20"/>
          <w:szCs w:val="20"/>
        </w:rPr>
        <w:t xml:space="preserve">There have been little hints that Sage is not human and is potentially an AI or super AI. It isn't revealed in this book, but if that is not the intention, then I suggest figuring out what Sage's voice is and keeping it consistent throughout. </w:t>
      </w:r>
    </w:p>
  </w:comment>
  <w:comment w:id="176" w:author="Aigner Wilson" w:date="2026-06-29T22:33:00Z" w:initials="AW">
    <w:p w14:paraId="2486EDBA" w14:textId="77777777" w:rsidR="002615FD" w:rsidRDefault="00A90F00" w:rsidP="002615FD">
      <w:r>
        <w:rPr>
          <w:rStyle w:val="CommentReference"/>
        </w:rPr>
        <w:annotationRef/>
      </w:r>
      <w:r w:rsidR="002615FD">
        <w:rPr>
          <w:sz w:val="20"/>
          <w:szCs w:val="20"/>
        </w:rPr>
        <w:t xml:space="preserve">The story has stopped for about 15 or so pages while exposition has been given that repeats information we have already been told before. </w:t>
      </w:r>
    </w:p>
    <w:p w14:paraId="675ABA5B" w14:textId="77777777" w:rsidR="002615FD" w:rsidRDefault="002615FD" w:rsidP="002615FD"/>
    <w:p w14:paraId="23B50DBC" w14:textId="77777777" w:rsidR="002615FD" w:rsidRDefault="002615FD" w:rsidP="002615FD">
      <w:r>
        <w:rPr>
          <w:sz w:val="20"/>
          <w:szCs w:val="20"/>
        </w:rPr>
        <w:t>What is the purpose of these pages of repeat exposition?</w:t>
      </w:r>
    </w:p>
  </w:comment>
  <w:comment w:id="177" w:author="Aigner Wilson" w:date="2026-06-29T22:48:00Z" w:initials="AW">
    <w:p w14:paraId="7585A31B" w14:textId="77777777" w:rsidR="002615FD" w:rsidRDefault="00BC042D" w:rsidP="002615FD">
      <w:r>
        <w:rPr>
          <w:rStyle w:val="CommentReference"/>
        </w:rPr>
        <w:annotationRef/>
      </w:r>
      <w:r w:rsidR="002615FD">
        <w:rPr>
          <w:sz w:val="20"/>
          <w:szCs w:val="20"/>
        </w:rPr>
        <w:t>Be very aware of how the story is weighted and the affects it has on pacing. For example, there was just 15 pages of exposition but this very important plot and character moment happens over the course of 2 pages. That should be reversed or the writing of the 15 pages of exposition should be well written enough to justify their space on the page.</w:t>
      </w:r>
    </w:p>
  </w:comment>
  <w:comment w:id="178" w:author="Aigner Wilson" w:date="2026-06-30T08:57:00Z" w:initials="AW">
    <w:p w14:paraId="1C66B6A5" w14:textId="77777777" w:rsidR="002615FD" w:rsidRDefault="00356BC7" w:rsidP="002615FD">
      <w:r>
        <w:rPr>
          <w:rStyle w:val="CommentReference"/>
        </w:rPr>
        <w:annotationRef/>
      </w:r>
      <w:r w:rsidR="002615FD">
        <w:rPr>
          <w:sz w:val="20"/>
          <w:szCs w:val="20"/>
        </w:rPr>
        <w:t>This letter and voice is great but be careful of where things get to technical and stray away from what Sage would understand at this point in the story. Would Sage understand the letter? Would the reader?</w:t>
      </w:r>
    </w:p>
  </w:comment>
  <w:comment w:id="179" w:author="Aigner Wilson" w:date="2026-06-30T09:09:00Z" w:initials="AW">
    <w:p w14:paraId="6EF87925" w14:textId="78653307" w:rsidR="00D721A0" w:rsidRDefault="00D721A0" w:rsidP="00D721A0">
      <w:r>
        <w:rPr>
          <w:rStyle w:val="CommentReference"/>
        </w:rPr>
        <w:annotationRef/>
      </w:r>
      <w:r>
        <w:rPr>
          <w:sz w:val="20"/>
          <w:szCs w:val="20"/>
        </w:rPr>
        <w:t xml:space="preserve">Earlier in the book, Sage mentions never having seen trees before but here she mentions having seen these movies and others, which do have trees in them. </w:t>
      </w:r>
    </w:p>
    <w:p w14:paraId="4D4C794D" w14:textId="77777777" w:rsidR="00D721A0" w:rsidRDefault="00D721A0" w:rsidP="00D721A0"/>
    <w:p w14:paraId="5F8112FC" w14:textId="77777777" w:rsidR="00D721A0" w:rsidRDefault="00D721A0" w:rsidP="00D721A0">
      <w:r>
        <w:rPr>
          <w:sz w:val="20"/>
          <w:szCs w:val="20"/>
        </w:rPr>
        <w:t>During the next round of edits, make sure the world is congruent throughout or if is not a congruent world that the reader has something to cling to either in the writing style or in some constant so that they trust the author and can become invested in the story and what is happening.</w:t>
      </w:r>
    </w:p>
  </w:comment>
  <w:comment w:id="180" w:author="Aigner Wilson" w:date="2026-06-30T09:28:00Z" w:initials="AW">
    <w:p w14:paraId="12B4A0C3" w14:textId="77777777" w:rsidR="002615FD" w:rsidRDefault="00080194" w:rsidP="002615FD">
      <w:r>
        <w:rPr>
          <w:rStyle w:val="CommentReference"/>
        </w:rPr>
        <w:annotationRef/>
      </w:r>
      <w:r w:rsidR="002615FD">
        <w:rPr>
          <w:sz w:val="20"/>
          <w:szCs w:val="20"/>
        </w:rPr>
        <w:t xml:space="preserve">This is great real world connection that once the world is clarified and shown more will hit effectively. </w:t>
      </w:r>
    </w:p>
  </w:comment>
  <w:comment w:id="181" w:author="Aigner Wilson" w:date="2026-06-30T09:42:00Z" w:initials="AW">
    <w:p w14:paraId="12DD0DF7" w14:textId="5C04F89E" w:rsidR="00257506" w:rsidRDefault="00257506" w:rsidP="00257506">
      <w:r>
        <w:rPr>
          <w:rStyle w:val="CommentReference"/>
        </w:rPr>
        <w:annotationRef/>
      </w:r>
      <w:r>
        <w:rPr>
          <w:sz w:val="20"/>
          <w:szCs w:val="20"/>
        </w:rPr>
        <w:t xml:space="preserve">It does not make sense that Evan would teleport there out in the moment if Sage and David were afraid of being watched and Evan was afraid of being tracked. They would find a different way to meet. Consider thinking of a new, interesting way they would meet during a time like the one that is described. Do they meet in dreams? Do they have to go through elaborate travel to meet? </w:t>
      </w:r>
    </w:p>
  </w:comment>
  <w:comment w:id="182" w:author="Aigner Wilson" w:date="2026-06-30T09:44:00Z" w:initials="AW">
    <w:p w14:paraId="289E3BA0" w14:textId="77777777" w:rsidR="00257506" w:rsidRDefault="00257506" w:rsidP="00257506">
      <w:r>
        <w:rPr>
          <w:rStyle w:val="CommentReference"/>
        </w:rPr>
        <w:annotationRef/>
      </w:r>
      <w:r>
        <w:rPr>
          <w:sz w:val="20"/>
          <w:szCs w:val="20"/>
        </w:rPr>
        <w:t>Just a note for your line edits that you never use the word 'met'.</w:t>
      </w:r>
    </w:p>
  </w:comment>
  <w:comment w:id="183" w:author="Aigner Wilson" w:date="2026-06-30T09:45:00Z" w:initials="AW">
    <w:p w14:paraId="2B9296CE" w14:textId="77777777" w:rsidR="00257506" w:rsidRDefault="00257506" w:rsidP="00257506">
      <w:r>
        <w:rPr>
          <w:rStyle w:val="CommentReference"/>
        </w:rPr>
        <w:annotationRef/>
      </w:r>
      <w:r>
        <w:rPr>
          <w:sz w:val="20"/>
          <w:szCs w:val="20"/>
        </w:rPr>
        <w:t>If this is possible, this changes a lot of the previous events. Why did Evan come to the country? Why did Sage go to Sophie's to drop off the letters if she could just send messages telepathically across long distances?</w:t>
      </w:r>
    </w:p>
  </w:comment>
  <w:comment w:id="184" w:author="Aigner Wilson" w:date="2026-06-30T09:46:00Z" w:initials="AW">
    <w:p w14:paraId="09DB5A01" w14:textId="77777777" w:rsidR="00257506" w:rsidRDefault="00257506" w:rsidP="00257506">
      <w:r>
        <w:rPr>
          <w:rStyle w:val="CommentReference"/>
        </w:rPr>
        <w:annotationRef/>
      </w:r>
      <w:r>
        <w:rPr>
          <w:sz w:val="20"/>
          <w:szCs w:val="20"/>
        </w:rPr>
        <w:t xml:space="preserve">This is a too convenient time for someone like Kim to appear. </w:t>
      </w:r>
    </w:p>
  </w:comment>
  <w:comment w:id="185" w:author="Aigner Wilson" w:date="2026-06-30T09:48:00Z" w:initials="AW">
    <w:p w14:paraId="33FB8D3A" w14:textId="77777777" w:rsidR="009E5BF9" w:rsidRDefault="009E5BF9" w:rsidP="009E5BF9">
      <w:r>
        <w:rPr>
          <w:rStyle w:val="CommentReference"/>
        </w:rPr>
        <w:annotationRef/>
      </w:r>
      <w:r>
        <w:rPr>
          <w:sz w:val="20"/>
          <w:szCs w:val="20"/>
        </w:rPr>
        <w:t xml:space="preserve">It is unclear what is happening here. Slow down and explain where they are and what is going on. </w:t>
      </w:r>
    </w:p>
  </w:comment>
  <w:comment w:id="186" w:author="Aigner Wilson" w:date="2026-06-30T09:50:00Z" w:initials="AW">
    <w:p w14:paraId="5EA0D0F0" w14:textId="77777777" w:rsidR="009E5BF9" w:rsidRDefault="009E5BF9" w:rsidP="009E5BF9">
      <w:r>
        <w:rPr>
          <w:rStyle w:val="CommentReference"/>
        </w:rPr>
        <w:annotationRef/>
      </w:r>
      <w:r>
        <w:rPr>
          <w:sz w:val="20"/>
          <w:szCs w:val="20"/>
        </w:rPr>
        <w:t>If these places are so well defended and large, why don't more people use them? Why didn't Sage and David move here instead of the country?</w:t>
      </w:r>
    </w:p>
  </w:comment>
  <w:comment w:id="187" w:author="Aigner Wilson" w:date="2026-06-30T10:01:00Z" w:initials="AW">
    <w:p w14:paraId="4AFFEFC7" w14:textId="77777777" w:rsidR="008D6C78" w:rsidRDefault="008D6C78" w:rsidP="008D6C78">
      <w:r>
        <w:rPr>
          <w:rStyle w:val="CommentReference"/>
        </w:rPr>
        <w:annotationRef/>
      </w:r>
      <w:r>
        <w:rPr>
          <w:sz w:val="20"/>
          <w:szCs w:val="20"/>
        </w:rPr>
        <w:t xml:space="preserve">It'd be nice to see more of the world here. The way that it has been described there is a heavy government and technological enforcement presence but the way this is written it makes it seem like the world is pretty empty and vacant of any of that. </w:t>
      </w:r>
    </w:p>
  </w:comment>
  <w:comment w:id="188" w:author="Aigner Wilson" w:date="2026-06-30T10:04:00Z" w:initials="AW">
    <w:p w14:paraId="111D284F" w14:textId="77777777" w:rsidR="008D6C78" w:rsidRDefault="008D6C78" w:rsidP="008D6C78">
      <w:r>
        <w:rPr>
          <w:rStyle w:val="CommentReference"/>
        </w:rPr>
        <w:annotationRef/>
      </w:r>
      <w:r>
        <w:rPr>
          <w:sz w:val="20"/>
          <w:szCs w:val="20"/>
        </w:rPr>
        <w:t>Earlier she mentions having a retirement. Just a note for your next round of edits to help you clarify the world or make things more apparent.</w:t>
      </w:r>
    </w:p>
  </w:comment>
  <w:comment w:id="189" w:author="Aigner Wilson" w:date="2026-07-01T09:44:00Z" w:initials="AW">
    <w:p w14:paraId="1120C219" w14:textId="77777777" w:rsidR="00FC7833" w:rsidRDefault="00FC7833" w:rsidP="00FC7833">
      <w:r>
        <w:rPr>
          <w:rStyle w:val="CommentReference"/>
        </w:rPr>
        <w:annotationRef/>
      </w:r>
      <w:r>
        <w:rPr>
          <w:sz w:val="20"/>
          <w:szCs w:val="20"/>
        </w:rPr>
        <w:t>With what ends up happening with David's character later having him be working with or for The Leadership, layer hints of that throughout and have subtle moments where we get a bit of a peak behind his mask so that when that reveal happens it feels natural and not forced.</w:t>
      </w:r>
    </w:p>
  </w:comment>
  <w:comment w:id="190" w:author="Aigner Wilson" w:date="2026-06-30T10:06:00Z" w:initials="AW">
    <w:p w14:paraId="32486248" w14:textId="77777777" w:rsidR="008D6C78" w:rsidRDefault="008D6C78" w:rsidP="008D6C78">
      <w:r>
        <w:rPr>
          <w:rStyle w:val="CommentReference"/>
        </w:rPr>
        <w:annotationRef/>
      </w:r>
      <w:r>
        <w:rPr>
          <w:sz w:val="20"/>
          <w:szCs w:val="20"/>
        </w:rPr>
        <w:t>Is this a typo? A hint that she's had multiple kids? Or an incongruency?</w:t>
      </w:r>
    </w:p>
  </w:comment>
  <w:comment w:id="191" w:author="Aigner Wilson" w:date="2026-06-30T10:07:00Z" w:initials="AW">
    <w:p w14:paraId="2506F48E" w14:textId="77777777" w:rsidR="008D6C78" w:rsidRDefault="008D6C78" w:rsidP="008D6C78">
      <w:r>
        <w:rPr>
          <w:rStyle w:val="CommentReference"/>
        </w:rPr>
        <w:annotationRef/>
      </w:r>
      <w:r>
        <w:rPr>
          <w:sz w:val="20"/>
          <w:szCs w:val="20"/>
        </w:rPr>
        <w:t>What is the reasoning of going back in time here to show this goodbye to a crucial moment of Sage and David leaving? It is not clear on the page and feels like another moment where the pacing and narrative pauses for a scene that does not feel as important as what is actually happening in the story.</w:t>
      </w:r>
    </w:p>
  </w:comment>
  <w:comment w:id="192" w:author="Aigner Wilson" w:date="2026-06-30T10:09:00Z" w:initials="AW">
    <w:p w14:paraId="2457ABF9" w14:textId="77777777" w:rsidR="008D6C78" w:rsidRDefault="008D6C78" w:rsidP="008D6C78">
      <w:r>
        <w:rPr>
          <w:rStyle w:val="CommentReference"/>
        </w:rPr>
        <w:annotationRef/>
      </w:r>
      <w:r>
        <w:rPr>
          <w:sz w:val="20"/>
          <w:szCs w:val="20"/>
        </w:rPr>
        <w:t xml:space="preserve">Consider Matt's role throughout the book. He is only mentioned once or twice in his child hood and him and Sage don't really have a relationship, so this moment of emotional intimacy doesn't ring true to the characters and their relationship as it's been shown on the page. </w:t>
      </w:r>
    </w:p>
  </w:comment>
  <w:comment w:id="193" w:author="Aigner Wilson" w:date="2026-06-30T10:11:00Z" w:initials="AW">
    <w:p w14:paraId="408495D6" w14:textId="77777777" w:rsidR="00485339" w:rsidRDefault="00485339" w:rsidP="00485339">
      <w:r>
        <w:rPr>
          <w:rStyle w:val="CommentReference"/>
        </w:rPr>
        <w:annotationRef/>
      </w:r>
      <w:r>
        <w:rPr>
          <w:sz w:val="20"/>
          <w:szCs w:val="20"/>
        </w:rPr>
        <w:t>Good thing to mention! Consider moving it up earlier.</w:t>
      </w:r>
    </w:p>
  </w:comment>
  <w:comment w:id="194" w:author="Aigner Wilson" w:date="2026-06-30T10:11:00Z" w:initials="AW">
    <w:p w14:paraId="4667A441" w14:textId="77777777" w:rsidR="00485339" w:rsidRDefault="00485339" w:rsidP="00485339">
      <w:r>
        <w:rPr>
          <w:rStyle w:val="CommentReference"/>
        </w:rPr>
        <w:annotationRef/>
      </w:r>
      <w:r>
        <w:rPr>
          <w:sz w:val="20"/>
          <w:szCs w:val="20"/>
        </w:rPr>
        <w:t xml:space="preserve">It was stated earlier that there were not many farmers. </w:t>
      </w:r>
    </w:p>
  </w:comment>
  <w:comment w:id="195" w:author="Aigner Wilson" w:date="2026-06-30T10:13:00Z" w:initials="AW">
    <w:p w14:paraId="22903994" w14:textId="77777777" w:rsidR="00485339" w:rsidRDefault="00485339" w:rsidP="00485339">
      <w:r>
        <w:rPr>
          <w:rStyle w:val="CommentReference"/>
        </w:rPr>
        <w:annotationRef/>
      </w:r>
      <w:r>
        <w:rPr>
          <w:sz w:val="20"/>
          <w:szCs w:val="20"/>
        </w:rPr>
        <w:t>Another moment where the theme and idea overshadows the actual events on the page. Show us this moment. Show us Sage and David going into the antique shops or flea markets and seeing these new antiques for themselves. Let us hear how other travelers react. Let us hear how the people working in these stores behave. Are the stores operated by drones too? Show us this interesting world.</w:t>
      </w:r>
    </w:p>
  </w:comment>
  <w:comment w:id="196" w:author="Aigner Wilson" w:date="2026-06-30T10:15:00Z" w:initials="AW">
    <w:p w14:paraId="577DEFFC" w14:textId="77777777" w:rsidR="00485339" w:rsidRDefault="00485339" w:rsidP="00485339">
      <w:r>
        <w:rPr>
          <w:rStyle w:val="CommentReference"/>
        </w:rPr>
        <w:annotationRef/>
      </w:r>
      <w:r>
        <w:rPr>
          <w:sz w:val="20"/>
          <w:szCs w:val="20"/>
        </w:rPr>
        <w:t>This is all information we already know. Consider cutting or giving us some new context or something that helps develop our understanding of this information deeper.</w:t>
      </w:r>
    </w:p>
  </w:comment>
  <w:comment w:id="197" w:author="Aigner Wilson" w:date="2026-06-30T10:18:00Z" w:initials="AW">
    <w:p w14:paraId="330A1B8C" w14:textId="77777777" w:rsidR="00485339" w:rsidRDefault="00485339" w:rsidP="00485339">
      <w:r>
        <w:rPr>
          <w:rStyle w:val="CommentReference"/>
        </w:rPr>
        <w:annotationRef/>
      </w:r>
      <w:r>
        <w:rPr>
          <w:sz w:val="20"/>
          <w:szCs w:val="20"/>
        </w:rPr>
        <w:t xml:space="preserve">This is a bit rough. It starts with her not knowing who they were but then explaining everything about them as if she knows who they are and what the government does with them. </w:t>
      </w:r>
    </w:p>
    <w:p w14:paraId="25CFA1C1" w14:textId="77777777" w:rsidR="00485339" w:rsidRDefault="00485339" w:rsidP="00485339"/>
    <w:p w14:paraId="3BF66540" w14:textId="77777777" w:rsidR="00485339" w:rsidRDefault="00485339" w:rsidP="00485339">
      <w:r>
        <w:rPr>
          <w:sz w:val="20"/>
          <w:szCs w:val="20"/>
        </w:rPr>
        <w:t xml:space="preserve">If her intuition tells her that the government finds you eventually then everything she's doing doesn't make sense and it goes against what her intuition has been stated on the page as them being safe. </w:t>
      </w:r>
    </w:p>
  </w:comment>
  <w:comment w:id="200" w:author="Aigner Wilson" w:date="2026-06-30T10:30:00Z" w:initials="AW">
    <w:p w14:paraId="4A0AC1F7" w14:textId="77777777" w:rsidR="007B735B" w:rsidRDefault="007B735B" w:rsidP="007B735B">
      <w:r>
        <w:rPr>
          <w:rStyle w:val="CommentReference"/>
        </w:rPr>
        <w:annotationRef/>
      </w:r>
      <w:r>
        <w:rPr>
          <w:sz w:val="20"/>
          <w:szCs w:val="20"/>
        </w:rPr>
        <w:t>Layer this type of world information and detail into the story earlier so we understand the weight of seeing it here.</w:t>
      </w:r>
    </w:p>
  </w:comment>
  <w:comment w:id="201" w:author="Aigner Wilson" w:date="2026-07-01T09:47:00Z" w:initials="AW">
    <w:p w14:paraId="0A496AD5" w14:textId="77777777" w:rsidR="00FC7833" w:rsidRDefault="00FC7833" w:rsidP="00FC7833">
      <w:r>
        <w:rPr>
          <w:rStyle w:val="CommentReference"/>
        </w:rPr>
        <w:annotationRef/>
      </w:r>
      <w:r>
        <w:rPr>
          <w:sz w:val="20"/>
          <w:szCs w:val="20"/>
        </w:rPr>
        <w:t xml:space="preserve">Them getting to the camp is the most we ever see a large group of people and the world up until this point has been virtually unpopulated by anyone but Sage and the immediate characters in her orbit. Color the world more through having different people appear in the world that have nothing to do with the plot or Sage. </w:t>
      </w:r>
    </w:p>
  </w:comment>
  <w:comment w:id="202" w:author="Aigner Wilson" w:date="2026-06-30T10:33:00Z" w:initials="AW">
    <w:p w14:paraId="2E54C71F" w14:textId="77777777" w:rsidR="000F4A5D" w:rsidRDefault="000F4A5D" w:rsidP="000F4A5D">
      <w:r>
        <w:rPr>
          <w:rStyle w:val="CommentReference"/>
        </w:rPr>
        <w:annotationRef/>
      </w:r>
      <w:r>
        <w:rPr>
          <w:sz w:val="20"/>
          <w:szCs w:val="20"/>
        </w:rPr>
        <w:t xml:space="preserve">This is a lot of world information that brings up a lot of questions and calls other plot details into question. For example, if they have already been raided, than why are they staying in one location and have not moved? They are also generating a lot of energy, how is this not picked up on by the tech world or government? Also, I think walkie-talkies are not safe communication because they use radio waves that anyone can listen in on, which these people would know. </w:t>
      </w:r>
    </w:p>
  </w:comment>
  <w:comment w:id="203" w:author="Aigner Wilson" w:date="2026-06-30T10:35:00Z" w:initials="AW">
    <w:p w14:paraId="754606CF" w14:textId="77777777" w:rsidR="000F4A5D" w:rsidRDefault="000F4A5D" w:rsidP="000F4A5D">
      <w:r>
        <w:rPr>
          <w:rStyle w:val="CommentReference"/>
        </w:rPr>
        <w:annotationRef/>
      </w:r>
      <w:r>
        <w:rPr>
          <w:sz w:val="20"/>
          <w:szCs w:val="20"/>
        </w:rPr>
        <w:t xml:space="preserve">This is a really important world detail that also changes all the information we've been told about the camp. If they have these many abilities then the way they would have the camp set up would be quite different. </w:t>
      </w:r>
    </w:p>
  </w:comment>
  <w:comment w:id="204" w:author="Aigner Wilson" w:date="2026-06-30T10:36:00Z" w:initials="AW">
    <w:p w14:paraId="52624F64" w14:textId="77777777" w:rsidR="000F4A5D" w:rsidRDefault="000F4A5D" w:rsidP="000F4A5D">
      <w:r>
        <w:rPr>
          <w:rStyle w:val="CommentReference"/>
        </w:rPr>
        <w:annotationRef/>
      </w:r>
      <w:r>
        <w:rPr>
          <w:sz w:val="20"/>
          <w:szCs w:val="20"/>
        </w:rPr>
        <w:t>When did Coco learn about this? Did Evan tell her?</w:t>
      </w:r>
    </w:p>
  </w:comment>
  <w:comment w:id="205" w:author="Aigner Wilson" w:date="2026-06-30T10:38:00Z" w:initials="AW">
    <w:p w14:paraId="1C336A72" w14:textId="77777777" w:rsidR="000F4A5D" w:rsidRDefault="000F4A5D" w:rsidP="000F4A5D">
      <w:r>
        <w:rPr>
          <w:rStyle w:val="CommentReference"/>
        </w:rPr>
        <w:annotationRef/>
      </w:r>
      <w:r>
        <w:rPr>
          <w:sz w:val="20"/>
          <w:szCs w:val="20"/>
        </w:rPr>
        <w:t xml:space="preserve">When did they learn that she was a prophet? If they know she's a prophet, that would change how they are treating her and how they received her. </w:t>
      </w:r>
    </w:p>
  </w:comment>
  <w:comment w:id="206" w:author="Aigner Wilson" w:date="2026-06-30T10:41:00Z" w:initials="AW">
    <w:p w14:paraId="79D510D5" w14:textId="77777777" w:rsidR="007B7B90" w:rsidRDefault="007B7B90" w:rsidP="007B7B90">
      <w:r>
        <w:rPr>
          <w:rStyle w:val="CommentReference"/>
        </w:rPr>
        <w:annotationRef/>
      </w:r>
      <w:r>
        <w:rPr>
          <w:sz w:val="20"/>
          <w:szCs w:val="20"/>
        </w:rPr>
        <w:t xml:space="preserve">What does this mean? There are a lot of these little moments where it seems like Sage isn't a human but that she isn't aware of it but instead of feeling like interesting plot information and character details it reads more like errors in the text and writing quirks. </w:t>
      </w:r>
    </w:p>
    <w:p w14:paraId="7DF3C1DF" w14:textId="77777777" w:rsidR="007B7B90" w:rsidRDefault="007B7B90" w:rsidP="007B7B90"/>
    <w:p w14:paraId="0B618A04" w14:textId="77777777" w:rsidR="007B7B90" w:rsidRDefault="007B7B90" w:rsidP="007B7B90">
      <w:r>
        <w:rPr>
          <w:sz w:val="20"/>
          <w:szCs w:val="20"/>
        </w:rPr>
        <w:t xml:space="preserve">If Sage is some sort of not-human robot, the way that is laid out through text should feel like hints or looks behind the curtain not slip ups in the text. </w:t>
      </w:r>
    </w:p>
    <w:p w14:paraId="37F874A0" w14:textId="77777777" w:rsidR="007B7B90" w:rsidRDefault="007B7B90" w:rsidP="007B7B90"/>
    <w:p w14:paraId="519EE84E" w14:textId="77777777" w:rsidR="007B7B90" w:rsidRDefault="007B7B90" w:rsidP="007B7B90"/>
    <w:p w14:paraId="0D8D4E58" w14:textId="77777777" w:rsidR="007B7B90" w:rsidRDefault="007B7B90" w:rsidP="007B7B90">
      <w:r>
        <w:rPr>
          <w:sz w:val="20"/>
          <w:szCs w:val="20"/>
        </w:rPr>
        <w:t xml:space="preserve">In this section, is she truly being hooked up to something and having her memories downloaded or is it a metaphor? Be clear. </w:t>
      </w:r>
    </w:p>
  </w:comment>
  <w:comment w:id="207" w:author="Aigner Wilson" w:date="2026-06-30T10:42:00Z" w:initials="AW">
    <w:p w14:paraId="33556600" w14:textId="77777777" w:rsidR="00FC7833" w:rsidRDefault="007B7B90" w:rsidP="00FC7833">
      <w:r>
        <w:rPr>
          <w:rStyle w:val="CommentReference"/>
        </w:rPr>
        <w:annotationRef/>
      </w:r>
      <w:r w:rsidR="00FC7833">
        <w:rPr>
          <w:sz w:val="20"/>
          <w:szCs w:val="20"/>
        </w:rPr>
        <w:t xml:space="preserve">Lines like this do not help the reader understand what's going on but again calls into question what to trust and what to care about. </w:t>
      </w:r>
    </w:p>
    <w:p w14:paraId="6E36CBE3" w14:textId="77777777" w:rsidR="00FC7833" w:rsidRDefault="00FC7833" w:rsidP="00FC7833"/>
    <w:p w14:paraId="1E55DEE0" w14:textId="77777777" w:rsidR="00FC7833" w:rsidRDefault="00FC7833" w:rsidP="00FC7833">
      <w:r>
        <w:rPr>
          <w:sz w:val="20"/>
          <w:szCs w:val="20"/>
        </w:rPr>
        <w:t xml:space="preserve">These moments also keep turning Sage from a character into a reader stand in when she asks questions the reader has but then gives answers that aren't believable or don't align with the rest of the world and story. </w:t>
      </w:r>
    </w:p>
  </w:comment>
  <w:comment w:id="208" w:author="Aigner Wilson" w:date="2026-06-30T10:46:00Z" w:initials="AW">
    <w:p w14:paraId="6BFBBDD1" w14:textId="67EB068A" w:rsidR="007B7B90" w:rsidRDefault="007B7B90" w:rsidP="007B7B90">
      <w:r>
        <w:rPr>
          <w:rStyle w:val="CommentReference"/>
        </w:rPr>
        <w:annotationRef/>
      </w:r>
      <w:r>
        <w:rPr>
          <w:sz w:val="20"/>
          <w:szCs w:val="20"/>
        </w:rPr>
        <w:t>Earlier she says that she doesn't know if it was real. This is another one of those things that keeps changing without clear reason why. She believes in it. Then doesn't. Then does. Then doesn't. But it is never stated why she feels any of those things besides sensing it or not sensing it.</w:t>
      </w:r>
    </w:p>
  </w:comment>
  <w:comment w:id="209" w:author="Aigner Wilson" w:date="2026-06-30T10:47:00Z" w:initials="AW">
    <w:p w14:paraId="57106422" w14:textId="77777777" w:rsidR="007B7B90" w:rsidRDefault="007B7B90" w:rsidP="007B7B90">
      <w:r>
        <w:rPr>
          <w:rStyle w:val="CommentReference"/>
        </w:rPr>
        <w:annotationRef/>
      </w:r>
      <w:r>
        <w:rPr>
          <w:sz w:val="20"/>
          <w:szCs w:val="20"/>
        </w:rPr>
        <w:t xml:space="preserve">This is a big character growth moment that thought it has happened previously earlier in the story, this seems like it's a different acceptance of this title and yet we don't get any build up to her feelings around this or what has made her finally accept this title. </w:t>
      </w:r>
    </w:p>
  </w:comment>
  <w:comment w:id="210" w:author="Aigner Wilson" w:date="2026-06-30T10:51:00Z" w:initials="AW">
    <w:p w14:paraId="6F193453" w14:textId="77777777" w:rsidR="007B7B90" w:rsidRDefault="007B7B90" w:rsidP="007B7B90">
      <w:r>
        <w:rPr>
          <w:rStyle w:val="CommentReference"/>
        </w:rPr>
        <w:annotationRef/>
      </w:r>
      <w:r>
        <w:rPr>
          <w:sz w:val="20"/>
          <w:szCs w:val="20"/>
        </w:rPr>
        <w:t>It was shown earlier that he requested to do this work and was not assigned it. This is an incongruency issue or showuld to be elaborated to include the information we already know.</w:t>
      </w:r>
    </w:p>
  </w:comment>
  <w:comment w:id="211" w:author="Aigner Wilson" w:date="2026-06-30T10:52:00Z" w:initials="AW">
    <w:p w14:paraId="2B487135" w14:textId="77777777" w:rsidR="008C2366" w:rsidRDefault="008C2366" w:rsidP="008C2366">
      <w:r>
        <w:rPr>
          <w:rStyle w:val="CommentReference"/>
        </w:rPr>
        <w:annotationRef/>
      </w:r>
      <w:r>
        <w:rPr>
          <w:sz w:val="20"/>
          <w:szCs w:val="20"/>
        </w:rPr>
        <w:t xml:space="preserve">What does this look like? What is it? This is the first we are told that there is a mental barrier or security of some sort. </w:t>
      </w:r>
    </w:p>
  </w:comment>
  <w:comment w:id="212" w:author="Aigner Wilson" w:date="2026-06-30T10:53:00Z" w:initials="AW">
    <w:p w14:paraId="209D1EA3" w14:textId="77777777" w:rsidR="008C2366" w:rsidRDefault="008C2366" w:rsidP="008C2366">
      <w:r>
        <w:rPr>
          <w:rStyle w:val="CommentReference"/>
        </w:rPr>
        <w:annotationRef/>
      </w:r>
      <w:r>
        <w:rPr>
          <w:sz w:val="20"/>
          <w:szCs w:val="20"/>
        </w:rPr>
        <w:t>Is she? She hasn't shown a fear of the dark before and has been in dark situations.</w:t>
      </w:r>
    </w:p>
  </w:comment>
  <w:comment w:id="213" w:author="Aigner Wilson" w:date="2026-06-30T10:55:00Z" w:initials="AW">
    <w:p w14:paraId="4D16492E" w14:textId="77777777" w:rsidR="008C2366" w:rsidRDefault="008C2366" w:rsidP="008C2366">
      <w:r>
        <w:rPr>
          <w:rStyle w:val="CommentReference"/>
        </w:rPr>
        <w:annotationRef/>
      </w:r>
      <w:r>
        <w:rPr>
          <w:sz w:val="20"/>
          <w:szCs w:val="20"/>
        </w:rPr>
        <w:t>Why does she not use her dream power?</w:t>
      </w:r>
    </w:p>
  </w:comment>
  <w:comment w:id="214" w:author="Aigner Wilson" w:date="2026-06-30T10:55:00Z" w:initials="AW">
    <w:p w14:paraId="38722FAC" w14:textId="77777777" w:rsidR="008C2366" w:rsidRDefault="008C2366" w:rsidP="008C2366">
      <w:r>
        <w:rPr>
          <w:rStyle w:val="CommentReference"/>
        </w:rPr>
        <w:annotationRef/>
      </w:r>
      <w:r>
        <w:rPr>
          <w:sz w:val="20"/>
          <w:szCs w:val="20"/>
        </w:rPr>
        <w:t>Why did she not try to speak earlier when she awoke in the van?</w:t>
      </w:r>
    </w:p>
  </w:comment>
  <w:comment w:id="215" w:author="Aigner Wilson" w:date="2026-06-30T10:57:00Z" w:initials="AW">
    <w:p w14:paraId="5ADD04BA" w14:textId="77777777" w:rsidR="008C2366" w:rsidRDefault="008C2366" w:rsidP="008C2366">
      <w:r>
        <w:rPr>
          <w:rStyle w:val="CommentReference"/>
        </w:rPr>
        <w:annotationRef/>
      </w:r>
      <w:r>
        <w:rPr>
          <w:sz w:val="20"/>
          <w:szCs w:val="20"/>
        </w:rPr>
        <w:t xml:space="preserve">Would she not be thinking about Matt and David? </w:t>
      </w:r>
    </w:p>
  </w:comment>
  <w:comment w:id="216" w:author="Aigner Wilson" w:date="2026-06-30T10:57:00Z" w:initials="AW">
    <w:p w14:paraId="56332DAF" w14:textId="77777777" w:rsidR="008C2366" w:rsidRDefault="008C2366" w:rsidP="008C2366">
      <w:r>
        <w:rPr>
          <w:rStyle w:val="CommentReference"/>
        </w:rPr>
        <w:annotationRef/>
      </w:r>
      <w:r>
        <w:rPr>
          <w:sz w:val="20"/>
          <w:szCs w:val="20"/>
        </w:rPr>
        <w:t>This seems like a long time to be in and out of consciousness and not to think of David's safety.</w:t>
      </w:r>
    </w:p>
  </w:comment>
  <w:comment w:id="217" w:author="Aigner Wilson" w:date="2026-06-30T10:59:00Z" w:initials="AW">
    <w:p w14:paraId="48EBE07C" w14:textId="77777777" w:rsidR="008C2366" w:rsidRDefault="008C2366" w:rsidP="008C2366">
      <w:r>
        <w:rPr>
          <w:rStyle w:val="CommentReference"/>
        </w:rPr>
        <w:annotationRef/>
      </w:r>
      <w:r>
        <w:rPr>
          <w:sz w:val="20"/>
          <w:szCs w:val="20"/>
        </w:rPr>
        <w:t>The person or thing that pushed her into a wall is just allowing her to do this? What is happening in the space around her? What does she sense either physically or mentally?</w:t>
      </w:r>
    </w:p>
  </w:comment>
  <w:comment w:id="218" w:author="Aigner Wilson" w:date="2026-06-30T11:05:00Z" w:initials="AW">
    <w:p w14:paraId="1EDD7F1A" w14:textId="77777777" w:rsidR="002155C5" w:rsidRDefault="002155C5" w:rsidP="002155C5">
      <w:r>
        <w:rPr>
          <w:rStyle w:val="CommentReference"/>
        </w:rPr>
        <w:annotationRef/>
      </w:r>
      <w:r>
        <w:rPr>
          <w:sz w:val="20"/>
          <w:szCs w:val="20"/>
        </w:rPr>
        <w:t>The God and religion aspect here and other moments throughout do not feel that well developed and connected to the plot. No one else mentions God or religion so it doesn't seem important but then these moments make it seem like it's important if not to the world than the themes of the book.</w:t>
      </w:r>
    </w:p>
  </w:comment>
  <w:comment w:id="219" w:author="Aigner Wilson" w:date="2026-06-30T15:48:00Z" w:initials="AW">
    <w:p w14:paraId="7F48E34C" w14:textId="77777777" w:rsidR="00040CD6" w:rsidRDefault="00040CD6" w:rsidP="00040CD6">
      <w:r>
        <w:rPr>
          <w:rStyle w:val="CommentReference"/>
        </w:rPr>
        <w:annotationRef/>
      </w:r>
      <w:r>
        <w:rPr>
          <w:sz w:val="20"/>
          <w:szCs w:val="20"/>
        </w:rPr>
        <w:t>By 'other room' does this mean the last black room she woke up in or is she talking about a specific other room that the reader should be thinking of?</w:t>
      </w:r>
    </w:p>
  </w:comment>
  <w:comment w:id="220" w:author="Aigner Wilson" w:date="2026-06-30T15:49:00Z" w:initials="AW">
    <w:p w14:paraId="5FF598F2" w14:textId="77777777" w:rsidR="00040CD6" w:rsidRDefault="00040CD6" w:rsidP="00040CD6">
      <w:r>
        <w:rPr>
          <w:rStyle w:val="CommentReference"/>
        </w:rPr>
        <w:annotationRef/>
      </w:r>
      <w:r>
        <w:rPr>
          <w:sz w:val="20"/>
          <w:szCs w:val="20"/>
        </w:rPr>
        <w:t>Copy/line edit note: there may be a missing word here.</w:t>
      </w:r>
    </w:p>
  </w:comment>
  <w:comment w:id="221" w:author="Aigner Wilson" w:date="2026-06-30T16:20:00Z" w:initials="AW">
    <w:p w14:paraId="56332407" w14:textId="77777777" w:rsidR="006A4965" w:rsidRDefault="006A4965" w:rsidP="006A4965">
      <w:r>
        <w:rPr>
          <w:rStyle w:val="CommentReference"/>
        </w:rPr>
        <w:annotationRef/>
      </w:r>
      <w:r>
        <w:rPr>
          <w:sz w:val="20"/>
          <w:szCs w:val="20"/>
        </w:rPr>
        <w:t>Incongruency here. She states earlier that she can call upon him in her dreams when she needs him and he's only gone by choice.</w:t>
      </w:r>
    </w:p>
  </w:comment>
  <w:comment w:id="222" w:author="Aigner Wilson" w:date="2026-06-30T16:20:00Z" w:initials="AW">
    <w:p w14:paraId="3D425460" w14:textId="77777777" w:rsidR="006A4965" w:rsidRDefault="006A4965" w:rsidP="006A4965">
      <w:r>
        <w:rPr>
          <w:rStyle w:val="CommentReference"/>
        </w:rPr>
        <w:annotationRef/>
      </w:r>
      <w:r>
        <w:rPr>
          <w:sz w:val="20"/>
          <w:szCs w:val="20"/>
        </w:rPr>
        <w:t xml:space="preserve">What machine? Specify. There are a lot of machines in this world. </w:t>
      </w:r>
    </w:p>
  </w:comment>
  <w:comment w:id="225" w:author="Aigner Wilson" w:date="2026-06-30T16:27:00Z" w:initials="AW">
    <w:p w14:paraId="63C32235" w14:textId="77777777" w:rsidR="00FC7833" w:rsidRDefault="006A4965" w:rsidP="00FC7833">
      <w:r>
        <w:rPr>
          <w:rStyle w:val="CommentReference"/>
        </w:rPr>
        <w:annotationRef/>
      </w:r>
      <w:r w:rsidR="00FC7833">
        <w:rPr>
          <w:sz w:val="20"/>
          <w:szCs w:val="20"/>
        </w:rPr>
        <w:t>This inner thought seems too comical for the anxiety she is feeling and the situation she is in and not in her regular voice.</w:t>
      </w:r>
    </w:p>
  </w:comment>
  <w:comment w:id="226" w:author="Aigner Wilson" w:date="2026-06-30T16:37:00Z" w:initials="AW">
    <w:p w14:paraId="2E0C27E0" w14:textId="10C0213D" w:rsidR="00531365" w:rsidRDefault="00531365" w:rsidP="00531365">
      <w:r>
        <w:rPr>
          <w:rStyle w:val="CommentReference"/>
        </w:rPr>
        <w:annotationRef/>
      </w:r>
      <w:r>
        <w:rPr>
          <w:sz w:val="20"/>
          <w:szCs w:val="20"/>
        </w:rPr>
        <w:t>Jarring but in an interesting way.</w:t>
      </w:r>
    </w:p>
  </w:comment>
  <w:comment w:id="227" w:author="Aigner Wilson" w:date="2026-06-30T16:46:00Z" w:initials="AW">
    <w:p w14:paraId="325873D3" w14:textId="77777777" w:rsidR="00E62387" w:rsidRDefault="00E62387" w:rsidP="00E62387">
      <w:r>
        <w:rPr>
          <w:rStyle w:val="CommentReference"/>
        </w:rPr>
        <w:annotationRef/>
      </w:r>
      <w:r>
        <w:rPr>
          <w:sz w:val="20"/>
          <w:szCs w:val="20"/>
        </w:rPr>
        <w:t xml:space="preserve">"Blocked" is ill-defined. Maybe when she is learning how to do this we get a bit more about what this takes and conceptualize it more. </w:t>
      </w:r>
    </w:p>
  </w:comment>
  <w:comment w:id="231" w:author="Aigner Wilson" w:date="2026-06-30T16:47:00Z" w:initials="AW">
    <w:p w14:paraId="4AE9C2EA" w14:textId="77777777" w:rsidR="00FC7833" w:rsidRDefault="00E62387" w:rsidP="00FC7833">
      <w:r>
        <w:rPr>
          <w:rStyle w:val="CommentReference"/>
        </w:rPr>
        <w:annotationRef/>
      </w:r>
      <w:r w:rsidR="00FC7833">
        <w:rPr>
          <w:sz w:val="20"/>
          <w:szCs w:val="20"/>
        </w:rPr>
        <w:t>Switched these sentences around so that the reply makes more sense.</w:t>
      </w:r>
    </w:p>
  </w:comment>
  <w:comment w:id="234" w:author="Aigner Wilson" w:date="2026-06-30T16:59:00Z" w:initials="AW">
    <w:p w14:paraId="4541E1AD" w14:textId="1DF556FD" w:rsidR="00234298" w:rsidRDefault="00234298" w:rsidP="00234298">
      <w:r>
        <w:rPr>
          <w:rStyle w:val="CommentReference"/>
        </w:rPr>
        <w:annotationRef/>
      </w:r>
      <w:r>
        <w:rPr>
          <w:sz w:val="20"/>
          <w:szCs w:val="20"/>
        </w:rPr>
        <w:t>Throughout the book, has Sage's italicized internal thinking been her projected thoughts? If so, that needs to be more clear and distinguished throughout. I've left notes in other areas where the use of italicized text is really expansive so it makes it hard to understand as a reader.</w:t>
      </w:r>
    </w:p>
  </w:comment>
  <w:comment w:id="235" w:author="Aigner Wilson" w:date="2026-07-01T09:52:00Z" w:initials="AW">
    <w:p w14:paraId="33C0B313" w14:textId="77777777" w:rsidR="00C2309C" w:rsidRDefault="00C2309C" w:rsidP="00C2309C">
      <w:r>
        <w:rPr>
          <w:rStyle w:val="CommentReference"/>
        </w:rPr>
        <w:annotationRef/>
      </w:r>
      <w:r>
        <w:rPr>
          <w:sz w:val="20"/>
          <w:szCs w:val="20"/>
        </w:rPr>
        <w:t xml:space="preserve">Based on how the story ends and what the reader is told, Envoy would know who David is. </w:t>
      </w:r>
    </w:p>
  </w:comment>
  <w:comment w:id="236" w:author="Aigner Wilson" w:date="2026-06-30T17:01:00Z" w:initials="AW">
    <w:p w14:paraId="6660246C" w14:textId="77777777" w:rsidR="00234298" w:rsidRDefault="00234298" w:rsidP="00234298">
      <w:r>
        <w:rPr>
          <w:rStyle w:val="CommentReference"/>
        </w:rPr>
        <w:annotationRef/>
      </w:r>
      <w:r>
        <w:rPr>
          <w:sz w:val="20"/>
          <w:szCs w:val="20"/>
        </w:rPr>
        <w:t>Put this earlier so it's clear that the first gendering is not a mistype.</w:t>
      </w:r>
    </w:p>
  </w:comment>
  <w:comment w:id="237" w:author="Aigner Wilson" w:date="2026-06-30T17:04:00Z" w:initials="AW">
    <w:p w14:paraId="33C73293" w14:textId="77777777" w:rsidR="00234298" w:rsidRDefault="00234298" w:rsidP="00234298">
      <w:r>
        <w:rPr>
          <w:rStyle w:val="CommentReference"/>
        </w:rPr>
        <w:annotationRef/>
      </w:r>
      <w:r>
        <w:rPr>
          <w:sz w:val="20"/>
          <w:szCs w:val="20"/>
        </w:rPr>
        <w:t>This does not seem very plausible. Would the computer not read that she was just playing along and if the computer only needed to hear Sage say she wanted out, then why not do it sooner while she has been asking to get out and be released?</w:t>
      </w:r>
    </w:p>
  </w:comment>
  <w:comment w:id="238" w:author="Aigner Wilson" w:date="2026-06-30T17:06:00Z" w:initials="AW">
    <w:p w14:paraId="02F0512A" w14:textId="77777777" w:rsidR="00C2309C" w:rsidRDefault="00234298" w:rsidP="00C2309C">
      <w:r>
        <w:rPr>
          <w:rStyle w:val="CommentReference"/>
        </w:rPr>
        <w:annotationRef/>
      </w:r>
      <w:r w:rsidR="00C2309C">
        <w:rPr>
          <w:sz w:val="20"/>
          <w:szCs w:val="20"/>
        </w:rPr>
        <w:t>What does this facility look like? Is it operated or filled with drones or empty?</w:t>
      </w:r>
    </w:p>
    <w:p w14:paraId="58665F38" w14:textId="77777777" w:rsidR="00C2309C" w:rsidRDefault="00C2309C" w:rsidP="00C2309C"/>
    <w:p w14:paraId="1C8A08B2" w14:textId="77777777" w:rsidR="00C2309C" w:rsidRDefault="00C2309C" w:rsidP="00C2309C">
      <w:r>
        <w:rPr>
          <w:sz w:val="20"/>
          <w:szCs w:val="20"/>
        </w:rPr>
        <w:t xml:space="preserve">When we return to this facility again, it is populated by people and machines but here it's a ghost town. </w:t>
      </w:r>
    </w:p>
  </w:comment>
  <w:comment w:id="240" w:author="Aigner Wilson" w:date="2026-06-30T17:07:00Z" w:initials="AW">
    <w:p w14:paraId="24A15581" w14:textId="791DF2BE" w:rsidR="00A62106" w:rsidRDefault="00A62106" w:rsidP="00A62106">
      <w:r>
        <w:rPr>
          <w:rStyle w:val="CommentReference"/>
        </w:rPr>
        <w:annotationRef/>
      </w:r>
      <w:r>
        <w:rPr>
          <w:sz w:val="20"/>
          <w:szCs w:val="20"/>
        </w:rPr>
        <w:t>Potential sentence fragment.</w:t>
      </w:r>
    </w:p>
  </w:comment>
  <w:comment w:id="241" w:author="Aigner Wilson" w:date="2026-06-30T17:09:00Z" w:initials="AW">
    <w:p w14:paraId="06423FE6" w14:textId="77777777" w:rsidR="00A62106" w:rsidRDefault="00A62106" w:rsidP="00A62106">
      <w:r>
        <w:rPr>
          <w:rStyle w:val="CommentReference"/>
        </w:rPr>
        <w:annotationRef/>
      </w:r>
      <w:r>
        <w:rPr>
          <w:sz w:val="20"/>
          <w:szCs w:val="20"/>
        </w:rPr>
        <w:t xml:space="preserve">What does this place look like? Were there no fences around the place she was in? No guards? Is the lake in a valley? Or out in the open? </w:t>
      </w:r>
    </w:p>
  </w:comment>
  <w:comment w:id="242" w:author="Aigner Wilson" w:date="2026-06-30T17:18:00Z" w:initials="AW">
    <w:p w14:paraId="70E0E4B0" w14:textId="77777777" w:rsidR="00297FE6" w:rsidRDefault="00297FE6" w:rsidP="00297FE6">
      <w:r>
        <w:rPr>
          <w:rStyle w:val="CommentReference"/>
        </w:rPr>
        <w:annotationRef/>
      </w:r>
      <w:r>
        <w:rPr>
          <w:sz w:val="20"/>
          <w:szCs w:val="20"/>
        </w:rPr>
        <w:t>If this is all David's dialogue, put it into one paragraph together. The way it reads now  due to how it is fornatted is that Sage says some of these lines.</w:t>
      </w:r>
    </w:p>
  </w:comment>
  <w:comment w:id="243" w:author="Aigner Wilson" w:date="2026-06-30T17:24:00Z" w:initials="AW">
    <w:p w14:paraId="6994BB57" w14:textId="77777777" w:rsidR="00297FE6" w:rsidRDefault="00297FE6" w:rsidP="00297FE6">
      <w:r>
        <w:rPr>
          <w:rStyle w:val="CommentReference"/>
        </w:rPr>
        <w:annotationRef/>
      </w:r>
      <w:r>
        <w:rPr>
          <w:sz w:val="20"/>
          <w:szCs w:val="20"/>
        </w:rPr>
        <w:t>When did they get out of the car or is he reaching around in the car to do this?</w:t>
      </w:r>
    </w:p>
  </w:comment>
  <w:comment w:id="244" w:author="Aigner Wilson" w:date="2026-06-30T17:25:00Z" w:initials="AW">
    <w:p w14:paraId="60A72CF5" w14:textId="77777777" w:rsidR="00297FE6" w:rsidRDefault="00297FE6" w:rsidP="00297FE6">
      <w:r>
        <w:rPr>
          <w:rStyle w:val="CommentReference"/>
        </w:rPr>
        <w:annotationRef/>
      </w:r>
      <w:r>
        <w:rPr>
          <w:sz w:val="20"/>
          <w:szCs w:val="20"/>
        </w:rPr>
        <w:t>When did she learn this information about the camp? Does David tell her? Why not just have it in dialogue?</w:t>
      </w:r>
    </w:p>
  </w:comment>
  <w:comment w:id="245" w:author="Aigner Wilson" w:date="2026-06-30T17:31:00Z" w:initials="AW">
    <w:p w14:paraId="795075E2" w14:textId="77777777" w:rsidR="00580F98" w:rsidRDefault="00580F98" w:rsidP="00580F98">
      <w:r>
        <w:rPr>
          <w:rStyle w:val="CommentReference"/>
        </w:rPr>
        <w:annotationRef/>
      </w:r>
      <w:r>
        <w:rPr>
          <w:sz w:val="20"/>
          <w:szCs w:val="20"/>
        </w:rPr>
        <w:t>This is abrupt and comes out of nowhere. Who is she a spy for? What makes her a spy?</w:t>
      </w:r>
    </w:p>
  </w:comment>
  <w:comment w:id="246" w:author="Aigner Wilson" w:date="2026-06-30T17:31:00Z" w:initials="AW">
    <w:p w14:paraId="159F7FA4" w14:textId="77777777" w:rsidR="00580F98" w:rsidRDefault="00580F98" w:rsidP="00580F98">
      <w:r>
        <w:rPr>
          <w:rStyle w:val="CommentReference"/>
        </w:rPr>
        <w:annotationRef/>
      </w:r>
      <w:r>
        <w:rPr>
          <w:sz w:val="20"/>
          <w:szCs w:val="20"/>
        </w:rPr>
        <w:t>'nodded'?</w:t>
      </w:r>
    </w:p>
  </w:comment>
  <w:comment w:id="248" w:author="Aigner Wilson" w:date="2026-06-30T17:43:00Z" w:initials="AW">
    <w:p w14:paraId="3ABE2425" w14:textId="77777777" w:rsidR="00C2309C" w:rsidRDefault="005D1464" w:rsidP="00C2309C">
      <w:r>
        <w:rPr>
          <w:rStyle w:val="CommentReference"/>
        </w:rPr>
        <w:annotationRef/>
      </w:r>
      <w:r w:rsidR="00C2309C">
        <w:rPr>
          <w:sz w:val="20"/>
          <w:szCs w:val="20"/>
        </w:rPr>
        <w:t xml:space="preserve">Why wouldn't Sage ask him to go with her or show some anxiety to him about being separated and questioned? It makes sense why David does a disappearing act but not why Sage is acting the way she is. </w:t>
      </w:r>
    </w:p>
  </w:comment>
  <w:comment w:id="250" w:author="Aigner Wilson" w:date="2026-06-30T17:33:00Z" w:initials="AW">
    <w:p w14:paraId="427FFFAD" w14:textId="77777777" w:rsidR="00C2309C" w:rsidRDefault="00580F98" w:rsidP="00C2309C">
      <w:r>
        <w:rPr>
          <w:rStyle w:val="CommentReference"/>
        </w:rPr>
        <w:annotationRef/>
      </w:r>
      <w:r w:rsidR="00C2309C">
        <w:rPr>
          <w:sz w:val="20"/>
          <w:szCs w:val="20"/>
        </w:rPr>
        <w:t>Why would this be strange? At this point in the story, not everyone is shown to have abilities and Sage has met many people without abilities.</w:t>
      </w:r>
    </w:p>
  </w:comment>
  <w:comment w:id="252" w:author="Aigner Wilson" w:date="2026-06-30T17:35:00Z" w:initials="AW">
    <w:p w14:paraId="049EC1D8" w14:textId="6CBF707B" w:rsidR="00580F98" w:rsidRDefault="00580F98" w:rsidP="00580F98">
      <w:r>
        <w:rPr>
          <w:rStyle w:val="CommentReference"/>
        </w:rPr>
        <w:annotationRef/>
      </w:r>
      <w:r>
        <w:rPr>
          <w:sz w:val="20"/>
          <w:szCs w:val="20"/>
        </w:rPr>
        <w:t>Potentially wrong words or misspelled.</w:t>
      </w:r>
    </w:p>
  </w:comment>
  <w:comment w:id="255" w:author="Aigner Wilson" w:date="2026-06-30T17:36:00Z" w:initials="AW">
    <w:p w14:paraId="4ECABA3D" w14:textId="77777777" w:rsidR="00580F98" w:rsidRDefault="00580F98" w:rsidP="00580F98">
      <w:r>
        <w:rPr>
          <w:rStyle w:val="CommentReference"/>
        </w:rPr>
        <w:annotationRef/>
      </w:r>
      <w:r>
        <w:rPr>
          <w:sz w:val="20"/>
          <w:szCs w:val="20"/>
        </w:rPr>
        <w:t>Why would she ask about this if Sage hasn't told anyone where she was taken to and if Envoy isn't a known entity?</w:t>
      </w:r>
    </w:p>
  </w:comment>
  <w:comment w:id="256" w:author="Aigner Wilson" w:date="2026-06-30T17:38:00Z" w:initials="AW">
    <w:p w14:paraId="0C2247CB" w14:textId="77777777" w:rsidR="00580F98" w:rsidRDefault="00580F98" w:rsidP="00580F98">
      <w:r>
        <w:rPr>
          <w:rStyle w:val="CommentReference"/>
        </w:rPr>
        <w:annotationRef/>
      </w:r>
      <w:r>
        <w:rPr>
          <w:sz w:val="20"/>
          <w:szCs w:val="20"/>
        </w:rPr>
        <w:t>Why? She stated on the last page that she wasn't going to tell her everything.</w:t>
      </w:r>
    </w:p>
  </w:comment>
  <w:comment w:id="257" w:author="Aigner Wilson" w:date="2026-06-30T17:39:00Z" w:initials="AW">
    <w:p w14:paraId="60EDE763" w14:textId="77777777" w:rsidR="00C2309C" w:rsidRDefault="005D1464" w:rsidP="00C2309C">
      <w:r>
        <w:rPr>
          <w:rStyle w:val="CommentReference"/>
        </w:rPr>
        <w:annotationRef/>
      </w:r>
      <w:r w:rsidR="00C2309C">
        <w:rPr>
          <w:sz w:val="20"/>
          <w:szCs w:val="20"/>
        </w:rPr>
        <w:t>Having the questions and their conversation would be a bit more interesting then these paragraphs of Sage trying to get into her mind with sprinkles of indirect dialogue.</w:t>
      </w:r>
    </w:p>
  </w:comment>
  <w:comment w:id="258" w:author="Aigner Wilson" w:date="2026-06-30T17:41:00Z" w:initials="AW">
    <w:p w14:paraId="124F1706" w14:textId="0D001566" w:rsidR="005D1464" w:rsidRDefault="005D1464" w:rsidP="005D1464">
      <w:r>
        <w:rPr>
          <w:rStyle w:val="CommentReference"/>
        </w:rPr>
        <w:annotationRef/>
      </w:r>
      <w:r>
        <w:rPr>
          <w:sz w:val="20"/>
          <w:szCs w:val="20"/>
        </w:rPr>
        <w:t>Sage seems totally different here than before. She is normally back and forth on her emotions and abilities and does not often have a firm grasp on her abilities so why does she react like her abilities are trustworthy and something to be offended about?</w:t>
      </w:r>
    </w:p>
  </w:comment>
  <w:comment w:id="259" w:author="Aigner Wilson" w:date="2026-06-30T17:46:00Z" w:initials="AW">
    <w:p w14:paraId="1CF03F6C" w14:textId="77777777" w:rsidR="005D1464" w:rsidRDefault="005D1464" w:rsidP="005D1464">
      <w:r>
        <w:rPr>
          <w:rStyle w:val="CommentReference"/>
        </w:rPr>
        <w:annotationRef/>
      </w:r>
      <w:r>
        <w:rPr>
          <w:sz w:val="20"/>
          <w:szCs w:val="20"/>
        </w:rPr>
        <w:t>She was really easily convinced to even consider leaving him by the dream. Can there be a bit more resistance beyond her doing the sneak out, which seems far-fetched since this is a new place and after everything she's been through there would be some avoidance around sneaking around a place at night and a looming raid.</w:t>
      </w:r>
    </w:p>
  </w:comment>
  <w:comment w:id="265" w:author="Aigner Wilson" w:date="2026-06-30T17:50:00Z" w:initials="AW">
    <w:p w14:paraId="746452A0" w14:textId="77777777" w:rsidR="00175E31" w:rsidRDefault="00175E31" w:rsidP="00175E31">
      <w:r>
        <w:rPr>
          <w:rStyle w:val="CommentReference"/>
        </w:rPr>
        <w:annotationRef/>
      </w:r>
      <w:r>
        <w:rPr>
          <w:sz w:val="20"/>
          <w:szCs w:val="20"/>
        </w:rPr>
        <w:t xml:space="preserve">Why did she go back to grab items instead of escaping? This seems illogical after everything she has been through. </w:t>
      </w:r>
    </w:p>
  </w:comment>
  <w:comment w:id="266" w:author="Aigner Wilson" w:date="2026-06-30T17:49:00Z" w:initials="AW">
    <w:p w14:paraId="60875C49" w14:textId="77777777" w:rsidR="00175E31" w:rsidRDefault="00175E31" w:rsidP="00175E31">
      <w:r>
        <w:rPr>
          <w:rStyle w:val="CommentReference"/>
        </w:rPr>
        <w:annotationRef/>
      </w:r>
      <w:r>
        <w:rPr>
          <w:sz w:val="20"/>
          <w:szCs w:val="20"/>
        </w:rPr>
        <w:t xml:space="preserve">It does not seem like this type of rebel camp would have a tech sentry. </w:t>
      </w:r>
    </w:p>
  </w:comment>
  <w:comment w:id="267" w:author="Aigner Wilson" w:date="2026-06-30T17:51:00Z" w:initials="AW">
    <w:p w14:paraId="031A59C8" w14:textId="77777777" w:rsidR="00175E31" w:rsidRDefault="00175E31" w:rsidP="00175E31">
      <w:r>
        <w:rPr>
          <w:rStyle w:val="CommentReference"/>
        </w:rPr>
        <w:annotationRef/>
      </w:r>
      <w:r>
        <w:rPr>
          <w:sz w:val="20"/>
          <w:szCs w:val="20"/>
        </w:rPr>
        <w:t>When did she do this in the short amount of time she's been there?</w:t>
      </w:r>
    </w:p>
  </w:comment>
  <w:comment w:id="270" w:author="Aigner Wilson" w:date="2026-06-30T17:52:00Z" w:initials="AW">
    <w:p w14:paraId="6D1C6E53" w14:textId="77777777" w:rsidR="00175E31" w:rsidRDefault="00175E31" w:rsidP="00175E31">
      <w:r>
        <w:rPr>
          <w:rStyle w:val="CommentReference"/>
        </w:rPr>
        <w:annotationRef/>
      </w:r>
      <w:r>
        <w:rPr>
          <w:sz w:val="20"/>
          <w:szCs w:val="20"/>
        </w:rPr>
        <w:t>She leaves without saying anything to David or even thinking of him? Why didn't he wake up while she was packing?</w:t>
      </w:r>
    </w:p>
  </w:comment>
  <w:comment w:id="271" w:author="Aigner Wilson" w:date="2026-06-30T17:53:00Z" w:initials="AW">
    <w:p w14:paraId="4C4B3292" w14:textId="77777777" w:rsidR="00175E31" w:rsidRDefault="00175E31" w:rsidP="00175E31">
      <w:r>
        <w:rPr>
          <w:rStyle w:val="CommentReference"/>
        </w:rPr>
        <w:annotationRef/>
      </w:r>
      <w:r>
        <w:rPr>
          <w:sz w:val="20"/>
          <w:szCs w:val="20"/>
        </w:rPr>
        <w:t>If she's been able to do this, this changes a lot about this middle half of the story like how was she caught at the first camp?</w:t>
      </w:r>
    </w:p>
  </w:comment>
  <w:comment w:id="272" w:author="Aigner Wilson" w:date="2026-06-30T17:53:00Z" w:initials="AW">
    <w:p w14:paraId="2E14D671" w14:textId="77777777" w:rsidR="00175E31" w:rsidRDefault="00175E31" w:rsidP="00175E31">
      <w:r>
        <w:rPr>
          <w:rStyle w:val="CommentReference"/>
        </w:rPr>
        <w:annotationRef/>
      </w:r>
      <w:r>
        <w:rPr>
          <w:sz w:val="20"/>
          <w:szCs w:val="20"/>
        </w:rPr>
        <w:t xml:space="preserve">Public transit has not been mentioned like this before and it appears abruptly. </w:t>
      </w:r>
    </w:p>
  </w:comment>
  <w:comment w:id="273" w:author="Aigner Wilson" w:date="2026-06-30T17:54:00Z" w:initials="AW">
    <w:p w14:paraId="78B72637" w14:textId="77777777" w:rsidR="00175E31" w:rsidRDefault="00175E31" w:rsidP="00175E31">
      <w:r>
        <w:rPr>
          <w:rStyle w:val="CommentReference"/>
        </w:rPr>
        <w:annotationRef/>
      </w:r>
      <w:r>
        <w:rPr>
          <w:sz w:val="20"/>
          <w:szCs w:val="20"/>
        </w:rPr>
        <w:t>Her emotions and actions throughout this chapter don't match up to who she is, the circumstances she's in, or what's happened to her.</w:t>
      </w:r>
    </w:p>
  </w:comment>
  <w:comment w:id="274" w:author="Aigner Wilson" w:date="2026-06-30T17:56:00Z" w:initials="AW">
    <w:p w14:paraId="50AAB0C5" w14:textId="77777777" w:rsidR="00175E31" w:rsidRDefault="00175E31" w:rsidP="00175E31">
      <w:r>
        <w:rPr>
          <w:rStyle w:val="CommentReference"/>
        </w:rPr>
        <w:annotationRef/>
      </w:r>
      <w:r>
        <w:rPr>
          <w:sz w:val="20"/>
          <w:szCs w:val="20"/>
        </w:rPr>
        <w:t>For someone who has never left the city and where she lived, she knows a lot about the map system and world around her in a way that feels implausible. If it's because of the hints of her being not a human, it is another element that does not read as clear hinting at that but more like another incongruent element of the story.</w:t>
      </w:r>
    </w:p>
  </w:comment>
  <w:comment w:id="275" w:author="Aigner Wilson" w:date="2026-06-30T17:59:00Z" w:initials="AW">
    <w:p w14:paraId="1E7D683F" w14:textId="77777777" w:rsidR="00994730" w:rsidRDefault="00994730" w:rsidP="00994730">
      <w:r>
        <w:rPr>
          <w:rStyle w:val="CommentReference"/>
        </w:rPr>
        <w:annotationRef/>
      </w:r>
      <w:r>
        <w:rPr>
          <w:sz w:val="20"/>
          <w:szCs w:val="20"/>
        </w:rPr>
        <w:t xml:space="preserve">Sage mentioned a couple pages ago that she doesn't trust anyone and didn't even trust David enough to leave a note or mourn having to abandon him but here she is talking telepathically with a stranger, something that has been deemed dangerous. Why does she do this? </w:t>
      </w:r>
    </w:p>
  </w:comment>
  <w:comment w:id="277" w:author="Aigner Wilson" w:date="2026-06-30T18:05:00Z" w:initials="AW">
    <w:p w14:paraId="205C792F" w14:textId="77777777" w:rsidR="000537C6" w:rsidRDefault="000537C6" w:rsidP="000537C6">
      <w:r>
        <w:rPr>
          <w:rStyle w:val="CommentReference"/>
        </w:rPr>
        <w:annotationRef/>
      </w:r>
      <w:r>
        <w:rPr>
          <w:sz w:val="20"/>
          <w:szCs w:val="20"/>
        </w:rPr>
        <w:t>But she hasn't. She was only at the camp for a short period of time and even during that time she never got used to the physical affection. This action reads forced.</w:t>
      </w:r>
    </w:p>
  </w:comment>
  <w:comment w:id="278" w:author="Aigner Wilson" w:date="2026-06-30T18:07:00Z" w:initials="AW">
    <w:p w14:paraId="7F745616" w14:textId="77777777" w:rsidR="00C2309C" w:rsidRDefault="000537C6" w:rsidP="00C2309C">
      <w:r>
        <w:rPr>
          <w:rStyle w:val="CommentReference"/>
        </w:rPr>
        <w:annotationRef/>
      </w:r>
      <w:r w:rsidR="00C2309C">
        <w:rPr>
          <w:sz w:val="20"/>
          <w:szCs w:val="20"/>
        </w:rPr>
        <w:t>This question does not seem like the most important one that Sage would ask in this moment? Asking Laura if she was safe or being followed would be more important to Sage.</w:t>
      </w:r>
    </w:p>
  </w:comment>
  <w:comment w:id="279" w:author="Aigner Wilson" w:date="2026-06-30T18:09:00Z" w:initials="AW">
    <w:p w14:paraId="76EC9A95" w14:textId="77777777" w:rsidR="00C2309C" w:rsidRDefault="00174128" w:rsidP="00C2309C">
      <w:r>
        <w:rPr>
          <w:rStyle w:val="CommentReference"/>
        </w:rPr>
        <w:annotationRef/>
      </w:r>
      <w:r w:rsidR="00C2309C">
        <w:rPr>
          <w:sz w:val="20"/>
          <w:szCs w:val="20"/>
        </w:rPr>
        <w:t>But she just told Laura not to talk aloud.</w:t>
      </w:r>
    </w:p>
  </w:comment>
  <w:comment w:id="280" w:author="Aigner Wilson" w:date="2026-06-30T19:09:00Z" w:initials="AW">
    <w:p w14:paraId="3D42BFB6" w14:textId="0CB165CE" w:rsidR="00A21E42" w:rsidRDefault="00A21E42" w:rsidP="00A21E42">
      <w:r>
        <w:rPr>
          <w:rStyle w:val="CommentReference"/>
        </w:rPr>
        <w:annotationRef/>
      </w:r>
      <w:r>
        <w:rPr>
          <w:sz w:val="20"/>
          <w:szCs w:val="20"/>
        </w:rPr>
        <w:t xml:space="preserve">What man? Should the reader know what she is talking about? Is this important for them to catch? </w:t>
      </w:r>
    </w:p>
  </w:comment>
  <w:comment w:id="281" w:author="Aigner Wilson" w:date="2026-06-30T18:11:00Z" w:initials="AW">
    <w:p w14:paraId="1C5C9B0F" w14:textId="77777777" w:rsidR="00174128" w:rsidRDefault="00174128" w:rsidP="00174128">
      <w:r>
        <w:rPr>
          <w:rStyle w:val="CommentReference"/>
        </w:rPr>
        <w:annotationRef/>
      </w:r>
      <w:r>
        <w:rPr>
          <w:sz w:val="20"/>
          <w:szCs w:val="20"/>
        </w:rPr>
        <w:t>These responses don't match up with the question asked aloud on the last page and would raise more suspicion.</w:t>
      </w:r>
    </w:p>
  </w:comment>
  <w:comment w:id="282" w:author="Aigner Wilson" w:date="2026-06-30T18:12:00Z" w:initials="AW">
    <w:p w14:paraId="3AF009AD" w14:textId="77777777" w:rsidR="00174128" w:rsidRDefault="00174128" w:rsidP="00174128">
      <w:r>
        <w:rPr>
          <w:rStyle w:val="CommentReference"/>
        </w:rPr>
        <w:annotationRef/>
      </w:r>
      <w:r>
        <w:rPr>
          <w:sz w:val="20"/>
          <w:szCs w:val="20"/>
        </w:rPr>
        <w:t xml:space="preserve">This is a bit late for her to be considering him and it feels forced or like an afterthought. </w:t>
      </w:r>
    </w:p>
  </w:comment>
  <w:comment w:id="283" w:author="Aigner Wilson" w:date="2026-06-30T18:12:00Z" w:initials="AW">
    <w:p w14:paraId="0C2A7FB9" w14:textId="77777777" w:rsidR="00C2309C" w:rsidRDefault="00174128" w:rsidP="00C2309C">
      <w:r>
        <w:rPr>
          <w:rStyle w:val="CommentReference"/>
        </w:rPr>
        <w:annotationRef/>
      </w:r>
      <w:r w:rsidR="00C2309C">
        <w:rPr>
          <w:sz w:val="20"/>
          <w:szCs w:val="20"/>
        </w:rPr>
        <w:t xml:space="preserve">Her motivations and actions here are a bit all over the place. She trusts Laura but doesn't trust her all too quickly and suddenly. </w:t>
      </w:r>
    </w:p>
  </w:comment>
  <w:comment w:id="284" w:author="Aigner Wilson" w:date="2026-06-30T18:58:00Z" w:initials="AW">
    <w:p w14:paraId="6F483AC5" w14:textId="74606D53" w:rsidR="00A21E42" w:rsidRDefault="00A21E42" w:rsidP="00A21E42">
      <w:r>
        <w:rPr>
          <w:rStyle w:val="CommentReference"/>
        </w:rPr>
        <w:annotationRef/>
      </w:r>
      <w:r>
        <w:rPr>
          <w:sz w:val="20"/>
          <w:szCs w:val="20"/>
        </w:rPr>
        <w:t>We are given very little about the world here and what we are given doesn't make sense. Why would Evan know where the cameras are? And if Evan is able to tell where the cameras are in every city, would that not have prevented several events that took place? It also seems like they are able to move through the city and neighborhoods with minimal difficulty even though we are told how dangerous the world has become at this point.</w:t>
      </w:r>
    </w:p>
    <w:p w14:paraId="41039A17" w14:textId="77777777" w:rsidR="00A21E42" w:rsidRDefault="00A21E42" w:rsidP="00A21E42"/>
    <w:p w14:paraId="0529FDAD" w14:textId="77777777" w:rsidR="00A21E42" w:rsidRDefault="00A21E42" w:rsidP="00A21E42">
      <w:r>
        <w:rPr>
          <w:sz w:val="20"/>
          <w:szCs w:val="20"/>
        </w:rPr>
        <w:t>I think overall and in general something that comes up a lot is that the world is described in ways that don't show up on the page. We are told of a Leadership but have never actually seen them or how they impact the world. Same with the advanced tech and new ways of life.</w:t>
      </w:r>
    </w:p>
  </w:comment>
  <w:comment w:id="285" w:author="Aigner Wilson" w:date="2026-06-30T18:59:00Z" w:initials="AW">
    <w:p w14:paraId="16EFDB84" w14:textId="77777777" w:rsidR="00A21E42" w:rsidRDefault="00A21E42" w:rsidP="00A21E42">
      <w:r>
        <w:rPr>
          <w:rStyle w:val="CommentReference"/>
        </w:rPr>
        <w:annotationRef/>
      </w:r>
      <w:r>
        <w:rPr>
          <w:sz w:val="20"/>
          <w:szCs w:val="20"/>
        </w:rPr>
        <w:t xml:space="preserve">What does this mean? How does she do this? </w:t>
      </w:r>
    </w:p>
  </w:comment>
  <w:comment w:id="287" w:author="Aigner Wilson" w:date="2026-06-30T19:12:00Z" w:initials="AW">
    <w:p w14:paraId="7C7F5BF5" w14:textId="77777777" w:rsidR="0001681C" w:rsidRDefault="0001681C" w:rsidP="0001681C">
      <w:r>
        <w:rPr>
          <w:rStyle w:val="CommentReference"/>
        </w:rPr>
        <w:annotationRef/>
      </w:r>
      <w:r>
        <w:rPr>
          <w:sz w:val="20"/>
          <w:szCs w:val="20"/>
        </w:rPr>
        <w:t xml:space="preserve">This is extremely mechanical and technical falling out of narrative and characters' voices. </w:t>
      </w:r>
    </w:p>
  </w:comment>
  <w:comment w:id="288" w:author="Aigner Wilson" w:date="2026-06-30T19:14:00Z" w:initials="AW">
    <w:p w14:paraId="1E71202F" w14:textId="77777777" w:rsidR="003742E3" w:rsidRDefault="003742E3" w:rsidP="003742E3">
      <w:r>
        <w:rPr>
          <w:rStyle w:val="CommentReference"/>
        </w:rPr>
        <w:annotationRef/>
      </w:r>
      <w:r>
        <w:rPr>
          <w:sz w:val="20"/>
          <w:szCs w:val="20"/>
        </w:rPr>
        <w:t>Why does she make this change and why is it happening now? What is her emotional state and reasoning?</w:t>
      </w:r>
    </w:p>
  </w:comment>
  <w:comment w:id="289" w:author="Aigner Wilson" w:date="2026-07-01T10:02:00Z" w:initials="AW">
    <w:p w14:paraId="20288405" w14:textId="77777777" w:rsidR="00C2309C" w:rsidRDefault="00C2309C" w:rsidP="00C2309C">
      <w:r>
        <w:rPr>
          <w:rStyle w:val="CommentReference"/>
        </w:rPr>
        <w:annotationRef/>
      </w:r>
      <w:r>
        <w:rPr>
          <w:sz w:val="20"/>
          <w:szCs w:val="20"/>
        </w:rPr>
        <w:t>Laura's character felt like a plot element placed in and she didn't have a lot of emotional connection with Laura or any agency during this later introduction. Her main purpose seems to be getting Sage transportation and from one place to the next.</w:t>
      </w:r>
    </w:p>
  </w:comment>
  <w:comment w:id="290" w:author="Aigner Wilson" w:date="2026-06-30T19:22:00Z" w:initials="AW">
    <w:p w14:paraId="71BCA37B" w14:textId="77777777" w:rsidR="00A160EF" w:rsidRDefault="00A160EF" w:rsidP="00A160EF">
      <w:r>
        <w:rPr>
          <w:rStyle w:val="CommentReference"/>
        </w:rPr>
        <w:annotationRef/>
      </w:r>
      <w:r>
        <w:rPr>
          <w:sz w:val="20"/>
          <w:szCs w:val="20"/>
        </w:rPr>
        <w:t>This thematic and social commentary stated in internal thought would have a greater effect on the reader and align better with a literary style if it was left unstated and done in scene with the emotions and dialogue saying without saying everything Sage states directly, which lessens its impact.</w:t>
      </w:r>
    </w:p>
  </w:comment>
  <w:comment w:id="291" w:author="Aigner Wilson" w:date="2026-06-30T19:26:00Z" w:initials="AW">
    <w:p w14:paraId="180FB236" w14:textId="77777777" w:rsidR="00A160EF" w:rsidRDefault="00A160EF" w:rsidP="00A160EF">
      <w:r>
        <w:rPr>
          <w:rStyle w:val="CommentReference"/>
        </w:rPr>
        <w:annotationRef/>
      </w:r>
      <w:r>
        <w:rPr>
          <w:sz w:val="20"/>
          <w:szCs w:val="20"/>
        </w:rPr>
        <w:t>There are a lot of moments of redundancy here:</w:t>
      </w:r>
    </w:p>
    <w:p w14:paraId="2D348CD9" w14:textId="77777777" w:rsidR="00A160EF" w:rsidRDefault="00A160EF" w:rsidP="00A160EF"/>
    <w:p w14:paraId="540C2265" w14:textId="77777777" w:rsidR="00A160EF" w:rsidRDefault="00A160EF" w:rsidP="00A160EF">
      <w:r>
        <w:rPr>
          <w:sz w:val="20"/>
          <w:szCs w:val="20"/>
        </w:rPr>
        <w:t>- going to higher ground</w:t>
      </w:r>
    </w:p>
    <w:p w14:paraId="7090540E" w14:textId="77777777" w:rsidR="00A160EF" w:rsidRDefault="00A160EF" w:rsidP="00A160EF">
      <w:r>
        <w:rPr>
          <w:sz w:val="20"/>
          <w:szCs w:val="20"/>
        </w:rPr>
        <w:t xml:space="preserve">- the car dying </w:t>
      </w:r>
    </w:p>
    <w:p w14:paraId="6BF59558" w14:textId="77777777" w:rsidR="00A160EF" w:rsidRDefault="00A160EF" w:rsidP="00A160EF"/>
    <w:p w14:paraId="639EB911" w14:textId="77777777" w:rsidR="00A160EF" w:rsidRDefault="00A160EF" w:rsidP="00A160EF">
      <w:r>
        <w:rPr>
          <w:sz w:val="20"/>
          <w:szCs w:val="20"/>
        </w:rPr>
        <w:t xml:space="preserve">We are also told they have arrived at the camp but they actually have not arrived at the camp and are searching for the camp. I was not sure if this overlapping was intentional but I wanted to call it out for your next round of edits. </w:t>
      </w:r>
    </w:p>
  </w:comment>
  <w:comment w:id="292" w:author="Aigner Wilson" w:date="2026-06-30T19:27:00Z" w:initials="AW">
    <w:p w14:paraId="7D170E73" w14:textId="77777777" w:rsidR="00A160EF" w:rsidRDefault="00A160EF" w:rsidP="00A160EF">
      <w:r>
        <w:rPr>
          <w:rStyle w:val="CommentReference"/>
        </w:rPr>
        <w:annotationRef/>
      </w:r>
      <w:r>
        <w:rPr>
          <w:sz w:val="20"/>
          <w:szCs w:val="20"/>
        </w:rPr>
        <w:t xml:space="preserve">Like a child? Maybe describe the four people who step out with guns on the last page. </w:t>
      </w:r>
    </w:p>
  </w:comment>
  <w:comment w:id="293" w:author="Aigner Wilson" w:date="2026-06-30T19:39:00Z" w:initials="AW">
    <w:p w14:paraId="656F7B5B" w14:textId="77777777" w:rsidR="001536C9" w:rsidRDefault="001536C9" w:rsidP="001536C9">
      <w:r>
        <w:rPr>
          <w:rStyle w:val="CommentReference"/>
        </w:rPr>
        <w:annotationRef/>
      </w:r>
      <w:r>
        <w:rPr>
          <w:sz w:val="20"/>
          <w:szCs w:val="20"/>
        </w:rPr>
        <w:t>All of these asides are slowing down the pacing and flow of this riveting scene.</w:t>
      </w:r>
    </w:p>
  </w:comment>
  <w:comment w:id="295" w:author="Aigner Wilson" w:date="2026-06-30T19:43:00Z" w:initials="AW">
    <w:p w14:paraId="39F86045" w14:textId="77777777" w:rsidR="00EB1E0D" w:rsidRDefault="00CA74E5" w:rsidP="00EB1E0D">
      <w:r>
        <w:rPr>
          <w:rStyle w:val="CommentReference"/>
        </w:rPr>
        <w:annotationRef/>
      </w:r>
      <w:r w:rsidR="00EB1E0D">
        <w:rPr>
          <w:sz w:val="20"/>
          <w:szCs w:val="20"/>
        </w:rPr>
        <w:t xml:space="preserve">This emotion doesn't land because of several reasons noted earlier like how she didn't think about David before leaving, the lack of her emotions or thoughts on him throughout her fleeing, and her attitude during was not calm but sorta distracted and sardonic. </w:t>
      </w:r>
    </w:p>
  </w:comment>
  <w:comment w:id="296" w:author="Aigner Wilson" w:date="2026-06-30T19:45:00Z" w:initials="AW">
    <w:p w14:paraId="36E137F2" w14:textId="03B88109" w:rsidR="00CA74E5" w:rsidRDefault="00CA74E5" w:rsidP="00CA74E5">
      <w:r>
        <w:rPr>
          <w:rStyle w:val="CommentReference"/>
        </w:rPr>
        <w:annotationRef/>
      </w:r>
      <w:r>
        <w:rPr>
          <w:sz w:val="20"/>
          <w:szCs w:val="20"/>
        </w:rPr>
        <w:t xml:space="preserve">This is a good example of some of the emotional detachment in the prose that keeps emotions like the above from landing. She says that she is a wreck but then goes on thinking about how David could have gotten into Kristen's mind (plot details) and not thinking about things related to her love for him or how maybe she envisioned him dead and was afraid those visions were real. </w:t>
      </w:r>
    </w:p>
    <w:p w14:paraId="792C1F1E" w14:textId="77777777" w:rsidR="00CA74E5" w:rsidRDefault="00CA74E5" w:rsidP="00CA74E5"/>
    <w:p w14:paraId="226316C3" w14:textId="77777777" w:rsidR="00CA74E5" w:rsidRDefault="00CA74E5" w:rsidP="00CA74E5">
      <w:r>
        <w:rPr>
          <w:sz w:val="20"/>
          <w:szCs w:val="20"/>
        </w:rPr>
        <w:t xml:space="preserve">We are often told how Sage feels but then the prose and narrative quickly moves away from it without showing Sage in those emotions and processing them. </w:t>
      </w:r>
    </w:p>
  </w:comment>
  <w:comment w:id="297" w:author="Aigner Wilson" w:date="2026-06-30T19:47:00Z" w:initials="AW">
    <w:p w14:paraId="53693A26" w14:textId="77777777" w:rsidR="00EB1E0D" w:rsidRDefault="00CA74E5" w:rsidP="00EB1E0D">
      <w:r>
        <w:rPr>
          <w:rStyle w:val="CommentReference"/>
        </w:rPr>
        <w:annotationRef/>
      </w:r>
      <w:r w:rsidR="00EB1E0D">
        <w:rPr>
          <w:sz w:val="20"/>
          <w:szCs w:val="20"/>
        </w:rPr>
        <w:t xml:space="preserve">This big moment is coming very late in the story and signals to the reader that the big moments are going to be rushed and potentially not land in these final pages. </w:t>
      </w:r>
    </w:p>
    <w:p w14:paraId="06E8A67D" w14:textId="77777777" w:rsidR="00EB1E0D" w:rsidRDefault="00EB1E0D" w:rsidP="00EB1E0D"/>
    <w:p w14:paraId="604EF8D7" w14:textId="77777777" w:rsidR="00EB1E0D" w:rsidRDefault="00EB1E0D" w:rsidP="00EB1E0D">
      <w:r>
        <w:rPr>
          <w:sz w:val="20"/>
          <w:szCs w:val="20"/>
        </w:rPr>
        <w:t>This turns out to be true as the last 10 or so pages are very action and exposition heavy with little breathing room for the characters or readers to adjust to all the changes or really feel their impact.</w:t>
      </w:r>
    </w:p>
  </w:comment>
  <w:comment w:id="298" w:author="Aigner Wilson" w:date="2026-06-30T19:49:00Z" w:initials="AW">
    <w:p w14:paraId="0AEFCA4F" w14:textId="2A6AF386" w:rsidR="00815710" w:rsidRDefault="00815710" w:rsidP="00815710">
      <w:r>
        <w:rPr>
          <w:rStyle w:val="CommentReference"/>
        </w:rPr>
        <w:annotationRef/>
      </w:r>
      <w:r>
        <w:rPr>
          <w:sz w:val="20"/>
          <w:szCs w:val="20"/>
        </w:rPr>
        <w:t>Why is it so hard to get back in when it was so easy for her to leave?</w:t>
      </w:r>
    </w:p>
  </w:comment>
  <w:comment w:id="299" w:author="Aigner Wilson" w:date="2026-06-30T19:52:00Z" w:initials="AW">
    <w:p w14:paraId="514B5D49" w14:textId="77777777" w:rsidR="000E4A9B" w:rsidRDefault="000E4A9B" w:rsidP="000E4A9B">
      <w:r>
        <w:rPr>
          <w:rStyle w:val="CommentReference"/>
        </w:rPr>
        <w:annotationRef/>
      </w:r>
      <w:r>
        <w:rPr>
          <w:sz w:val="20"/>
          <w:szCs w:val="20"/>
        </w:rPr>
        <w:t>This is another one of those moments where a lot of world and plot details are given in a short amount of time and it makes the info read forced and rushed. This also seems out of character of Sage or like she's had a major growth that we haven't really seen on the page.</w:t>
      </w:r>
    </w:p>
  </w:comment>
  <w:comment w:id="300" w:author="Aigner Wilson" w:date="2026-06-30T20:02:00Z" w:initials="AW">
    <w:p w14:paraId="58497DE8" w14:textId="77777777" w:rsidR="000E4A9B" w:rsidRDefault="000E4A9B" w:rsidP="000E4A9B">
      <w:r>
        <w:rPr>
          <w:rStyle w:val="CommentReference"/>
        </w:rPr>
        <w:annotationRef/>
      </w:r>
      <w:r>
        <w:rPr>
          <w:sz w:val="20"/>
          <w:szCs w:val="20"/>
        </w:rPr>
        <w:t>How? Does she get a vision or does she mentally hack in some way?</w:t>
      </w:r>
    </w:p>
  </w:comment>
  <w:comment w:id="301" w:author="Aigner Wilson" w:date="2026-06-30T20:05:00Z" w:initials="AW">
    <w:p w14:paraId="27BBCDC0" w14:textId="77777777" w:rsidR="00BE7B2B" w:rsidRDefault="00BE7B2B" w:rsidP="00BE7B2B">
      <w:r>
        <w:rPr>
          <w:rStyle w:val="CommentReference"/>
        </w:rPr>
        <w:annotationRef/>
      </w:r>
      <w:r>
        <w:rPr>
          <w:sz w:val="20"/>
          <w:szCs w:val="20"/>
        </w:rPr>
        <w:t xml:space="preserve">The descriptions of this room are a bit out of order. Give the details of the room in the important order. For example, if there are other people in the room, have them mentioned at the beginning when Sage and the man are mentioned. </w:t>
      </w:r>
    </w:p>
  </w:comment>
  <w:comment w:id="302" w:author="Aigner Wilson" w:date="2026-06-30T20:06:00Z" w:initials="AW">
    <w:p w14:paraId="3B3ABFB8" w14:textId="77777777" w:rsidR="00EB1E0D" w:rsidRDefault="00BE7B2B" w:rsidP="00EB1E0D">
      <w:r>
        <w:rPr>
          <w:rStyle w:val="CommentReference"/>
        </w:rPr>
        <w:annotationRef/>
      </w:r>
      <w:r w:rsidR="00EB1E0D">
        <w:rPr>
          <w:sz w:val="20"/>
          <w:szCs w:val="20"/>
        </w:rPr>
        <w:t>This has been stated directly twice but doesn't carry the weight that it should because we are simply being told these changes are happening without being shown the impact on Sage or the world just that it is.</w:t>
      </w:r>
    </w:p>
  </w:comment>
  <w:comment w:id="303" w:author="Aigner Wilson" w:date="2026-06-30T20:11:00Z" w:initials="AW">
    <w:p w14:paraId="3357DFB2" w14:textId="77777777" w:rsidR="00EB1E0D" w:rsidRDefault="00BE7B2B" w:rsidP="00EB1E0D">
      <w:r>
        <w:rPr>
          <w:rStyle w:val="CommentReference"/>
        </w:rPr>
        <w:annotationRef/>
      </w:r>
      <w:r w:rsidR="00EB1E0D">
        <w:rPr>
          <w:sz w:val="20"/>
          <w:szCs w:val="20"/>
        </w:rPr>
        <w:t xml:space="preserve">Too clean of an answer and when does this skill develop? How? </w:t>
      </w:r>
    </w:p>
  </w:comment>
  <w:comment w:id="304" w:author="Aigner Wilson" w:date="2026-06-30T20:14:00Z" w:initials="AW">
    <w:p w14:paraId="7CB7DFF3" w14:textId="041E5BA6" w:rsidR="00F429F3" w:rsidRDefault="00F429F3" w:rsidP="00F429F3">
      <w:r>
        <w:rPr>
          <w:rStyle w:val="CommentReference"/>
        </w:rPr>
        <w:annotationRef/>
      </w:r>
      <w:r>
        <w:rPr>
          <w:sz w:val="20"/>
          <w:szCs w:val="20"/>
        </w:rPr>
        <w:t>There is a lot of time being spent during these crucial final pages on her going back and forth on a decision instead of having the narrative focus on her having agency and doing the plan that she stated she was going to do, getting caught on camera.</w:t>
      </w:r>
    </w:p>
  </w:comment>
  <w:comment w:id="307" w:author="Aigner Wilson" w:date="2026-06-30T20:20:00Z" w:initials="AW">
    <w:p w14:paraId="436876E2" w14:textId="77777777" w:rsidR="00463101" w:rsidRDefault="00463101" w:rsidP="00463101">
      <w:r>
        <w:rPr>
          <w:rStyle w:val="CommentReference"/>
        </w:rPr>
        <w:annotationRef/>
      </w:r>
      <w:r>
        <w:rPr>
          <w:sz w:val="20"/>
          <w:szCs w:val="20"/>
        </w:rPr>
        <w:t>This is info we already know. Consider cutting Sage's internal ponderings around doing this and instead just get right into it.</w:t>
      </w:r>
    </w:p>
  </w:comment>
  <w:comment w:id="308" w:author="Aigner Wilson" w:date="2026-06-30T20:21:00Z" w:initials="AW">
    <w:p w14:paraId="3BB9B640" w14:textId="77777777" w:rsidR="00463101" w:rsidRDefault="00463101" w:rsidP="00463101">
      <w:r>
        <w:rPr>
          <w:rStyle w:val="CommentReference"/>
        </w:rPr>
        <w:annotationRef/>
      </w:r>
      <w:r>
        <w:rPr>
          <w:sz w:val="20"/>
          <w:szCs w:val="20"/>
        </w:rPr>
        <w:t>If getting caught is this easy, then she would have been caught sooner.</w:t>
      </w:r>
    </w:p>
  </w:comment>
  <w:comment w:id="309" w:author="Aigner Wilson" w:date="2026-06-30T20:25:00Z" w:initials="AW">
    <w:p w14:paraId="226EC20D" w14:textId="77777777" w:rsidR="005D277D" w:rsidRDefault="005D277D" w:rsidP="005D277D">
      <w:r>
        <w:rPr>
          <w:rStyle w:val="CommentReference"/>
        </w:rPr>
        <w:annotationRef/>
      </w:r>
      <w:r>
        <w:rPr>
          <w:sz w:val="20"/>
          <w:szCs w:val="20"/>
        </w:rPr>
        <w:t>This is a big moment character, plot, and emotion wise but it does not land because so much of the story hasn't made sense or been connected, David and her relationship was not fully developed on the emotional level, and we haven't gotten any character info on the Leadership so having David be a part of it does not feel as big as it seems to be.</w:t>
      </w:r>
    </w:p>
  </w:comment>
  <w:comment w:id="310" w:author="Aigner Wilson" w:date="2026-06-30T20:26:00Z" w:initials="AW">
    <w:p w14:paraId="45D2299A" w14:textId="77777777" w:rsidR="005D277D" w:rsidRDefault="005D277D" w:rsidP="005D277D">
      <w:r>
        <w:rPr>
          <w:rStyle w:val="CommentReference"/>
        </w:rPr>
        <w:annotationRef/>
      </w:r>
      <w:r>
        <w:rPr>
          <w:sz w:val="20"/>
          <w:szCs w:val="20"/>
        </w:rPr>
        <w:t>What is this referring to?</w:t>
      </w:r>
    </w:p>
  </w:comment>
  <w:comment w:id="311" w:author="Aigner Wilson" w:date="2026-06-30T20:27:00Z" w:initials="AW">
    <w:p w14:paraId="51D3113F" w14:textId="77777777" w:rsidR="005D277D" w:rsidRDefault="005D277D" w:rsidP="005D277D">
      <w:r>
        <w:rPr>
          <w:rStyle w:val="CommentReference"/>
        </w:rPr>
        <w:annotationRef/>
      </w:r>
      <w:r>
        <w:rPr>
          <w:sz w:val="20"/>
          <w:szCs w:val="20"/>
        </w:rPr>
        <w:t>I think there's a word missing here.</w:t>
      </w:r>
    </w:p>
  </w:comment>
  <w:comment w:id="312" w:author="Aigner Wilson" w:date="2026-06-30T20:30:00Z" w:initials="AW">
    <w:p w14:paraId="13EE532F" w14:textId="77777777" w:rsidR="005D277D" w:rsidRDefault="005D277D" w:rsidP="005D277D">
      <w:r>
        <w:rPr>
          <w:rStyle w:val="CommentReference"/>
        </w:rPr>
        <w:annotationRef/>
      </w:r>
      <w:r>
        <w:rPr>
          <w:sz w:val="20"/>
          <w:szCs w:val="20"/>
        </w:rPr>
        <w:t xml:space="preserve">Alot of plot information is given here in a very rushed way and does not land for the same reasons mentioned above about elements not connecting throughout the story. </w:t>
      </w:r>
    </w:p>
  </w:comment>
  <w:comment w:id="315" w:author="Aigner Wilson" w:date="2026-06-30T20:33:00Z" w:initials="AW">
    <w:p w14:paraId="6B3BDA27" w14:textId="77777777" w:rsidR="00346645" w:rsidRDefault="00346645" w:rsidP="00346645">
      <w:r>
        <w:rPr>
          <w:rStyle w:val="CommentReference"/>
        </w:rPr>
        <w:annotationRef/>
      </w:r>
      <w:r>
        <w:rPr>
          <w:sz w:val="20"/>
          <w:szCs w:val="20"/>
        </w:rPr>
        <w:t>How? Why? This seems forced and not natural.</w:t>
      </w:r>
    </w:p>
  </w:comment>
  <w:comment w:id="316" w:author="Aigner Wilson" w:date="2026-06-30T20:38:00Z" w:initials="AW">
    <w:p w14:paraId="7859DE88" w14:textId="77777777" w:rsidR="00346645" w:rsidRDefault="00346645" w:rsidP="00346645">
      <w:r>
        <w:rPr>
          <w:rStyle w:val="CommentReference"/>
        </w:rPr>
        <w:annotationRef/>
      </w:r>
      <w:r>
        <w:rPr>
          <w:sz w:val="20"/>
          <w:szCs w:val="20"/>
        </w:rPr>
        <w:t xml:space="preserve">This is rushed and a tad confusing. She's in a dream but from what point did the dream start? And the big plot information may be false? </w:t>
      </w:r>
    </w:p>
    <w:p w14:paraId="2ABB0896" w14:textId="77777777" w:rsidR="00346645" w:rsidRDefault="00346645" w:rsidP="00346645"/>
    <w:p w14:paraId="64EB0AB5" w14:textId="77777777" w:rsidR="00346645" w:rsidRDefault="00346645" w:rsidP="00346645">
      <w:r>
        <w:rPr>
          <w:sz w:val="20"/>
          <w:szCs w:val="20"/>
        </w:rPr>
        <w:t xml:space="preserve">At this point in the ending pages, there should be zero confusion. The reader should be able to follow along without getting lost in what is real and what isn't. </w:t>
      </w:r>
    </w:p>
  </w:comment>
  <w:comment w:id="317" w:author="Aigner Wilson" w:date="2026-06-30T20:42:00Z" w:initials="AW">
    <w:p w14:paraId="06A1FA8A" w14:textId="77777777" w:rsidR="00EB1E0D" w:rsidRDefault="00D15F4A" w:rsidP="00EB1E0D">
      <w:r>
        <w:rPr>
          <w:rStyle w:val="CommentReference"/>
        </w:rPr>
        <w:annotationRef/>
      </w:r>
      <w:r w:rsidR="00EB1E0D">
        <w:rPr>
          <w:sz w:val="20"/>
          <w:szCs w:val="20"/>
        </w:rPr>
        <w:t xml:space="preserve">This big moment does not because the dream of the ruins is one of those more rushed moments from earlier in the story. </w:t>
      </w:r>
    </w:p>
  </w:comment>
  <w:comment w:id="318" w:author="Aigner Wilson" w:date="2026-06-30T20:45:00Z" w:initials="AW">
    <w:p w14:paraId="1B6371CC" w14:textId="40D8196C" w:rsidR="00D15F4A" w:rsidRDefault="00D15F4A" w:rsidP="00D15F4A">
      <w:r>
        <w:rPr>
          <w:rStyle w:val="CommentReference"/>
        </w:rPr>
        <w:annotationRef/>
      </w:r>
      <w:r>
        <w:rPr>
          <w:sz w:val="20"/>
          <w:szCs w:val="20"/>
        </w:rPr>
        <w:t>Why isn't this info told to us as soon as Sage identifies and begins describing the people?</w:t>
      </w:r>
    </w:p>
  </w:comment>
  <w:comment w:id="321" w:author="Aigner Wilson" w:date="2026-06-30T20:56:00Z" w:initials="AW">
    <w:p w14:paraId="1A4318C8" w14:textId="77777777" w:rsidR="004A6337" w:rsidRDefault="004A6337" w:rsidP="004A6337">
      <w:r>
        <w:rPr>
          <w:rStyle w:val="CommentReference"/>
        </w:rPr>
        <w:annotationRef/>
      </w:r>
      <w:r>
        <w:rPr>
          <w:sz w:val="20"/>
          <w:szCs w:val="20"/>
        </w:rPr>
        <w:t>All of this ending is rushing and this moment among others in this scene don't make sense. Why is he shooting everyone in sight and why doesn't Sage seem to care?</w:t>
      </w:r>
    </w:p>
  </w:comment>
  <w:comment w:id="322" w:author="Aigner Wilson" w:date="2026-06-30T20:58:00Z" w:initials="AW">
    <w:p w14:paraId="61F1408F" w14:textId="77777777" w:rsidR="004A6337" w:rsidRDefault="004A6337" w:rsidP="004A6337">
      <w:r>
        <w:rPr>
          <w:rStyle w:val="CommentReference"/>
        </w:rPr>
        <w:annotationRef/>
      </w:r>
      <w:r>
        <w:rPr>
          <w:sz w:val="20"/>
          <w:szCs w:val="20"/>
        </w:rPr>
        <w:t>This is a delayed reaction as if she didn't see him shooting people before.</w:t>
      </w:r>
    </w:p>
  </w:comment>
  <w:comment w:id="323" w:author="Aigner Wilson" w:date="2026-06-30T20:58:00Z" w:initials="AW">
    <w:p w14:paraId="6A797DB8" w14:textId="77777777" w:rsidR="004A6337" w:rsidRDefault="004A6337" w:rsidP="004A6337">
      <w:r>
        <w:rPr>
          <w:rStyle w:val="CommentReference"/>
        </w:rPr>
        <w:annotationRef/>
      </w:r>
      <w:r>
        <w:rPr>
          <w:sz w:val="20"/>
          <w:szCs w:val="20"/>
        </w:rPr>
        <w:t xml:space="preserve">Why is he saving them? Who is he if he is not David? </w:t>
      </w:r>
    </w:p>
  </w:comment>
  <w:comment w:id="324" w:author="Aigner Wilson" w:date="2026-06-30T21:00:00Z" w:initials="AW">
    <w:p w14:paraId="4346891D" w14:textId="77777777" w:rsidR="004A6337" w:rsidRDefault="004A6337" w:rsidP="004A6337">
      <w:r>
        <w:rPr>
          <w:rStyle w:val="CommentReference"/>
        </w:rPr>
        <w:annotationRef/>
      </w:r>
      <w:r>
        <w:rPr>
          <w:sz w:val="20"/>
          <w:szCs w:val="20"/>
        </w:rPr>
        <w:t>Envoy's humanity and the time that Sage spent with it weren't impactful enough or well developed enough to make the emotions here land on the page.</w:t>
      </w:r>
    </w:p>
  </w:comment>
  <w:comment w:id="325" w:author="Aigner Wilson" w:date="2026-06-30T21:01:00Z" w:initials="AW">
    <w:p w14:paraId="5965B2E7" w14:textId="77777777" w:rsidR="00EB1E0D" w:rsidRDefault="004A6337" w:rsidP="00EB1E0D">
      <w:r>
        <w:rPr>
          <w:rStyle w:val="CommentReference"/>
        </w:rPr>
        <w:annotationRef/>
      </w:r>
      <w:r w:rsidR="00EB1E0D">
        <w:rPr>
          <w:sz w:val="20"/>
          <w:szCs w:val="20"/>
        </w:rPr>
        <w:t>This is a great call out. All of this has been really easy and is wrapped up too nicely for everything that has happened. I am not sure if book 2 opens up with the reveal that all of this was a simulation, but a lot of the moments were so easy or forced that they lost their captivating and interesting nature to make that type of reveal later feel earned or like it lands well.</w:t>
      </w:r>
    </w:p>
  </w:comment>
  <w:comment w:id="326" w:author="Aigner Wilson" w:date="2026-06-30T21:01:00Z" w:initials="AW">
    <w:p w14:paraId="73ECA69E" w14:textId="318A81AD" w:rsidR="004A6337" w:rsidRDefault="004A6337" w:rsidP="004A6337">
      <w:r>
        <w:rPr>
          <w:rStyle w:val="CommentReference"/>
        </w:rPr>
        <w:annotationRef/>
      </w:r>
      <w:r>
        <w:rPr>
          <w:sz w:val="20"/>
          <w:szCs w:val="20"/>
        </w:rPr>
        <w:t>This doesn't explain why it was so easy and adds more questions.</w:t>
      </w:r>
    </w:p>
  </w:comment>
  <w:comment w:id="327" w:author="Aigner Wilson" w:date="2026-06-30T21:02:00Z" w:initials="AW">
    <w:p w14:paraId="51116929" w14:textId="77777777" w:rsidR="004A6337" w:rsidRDefault="004A6337" w:rsidP="004A6337">
      <w:r>
        <w:rPr>
          <w:rStyle w:val="CommentReference"/>
        </w:rPr>
        <w:annotationRef/>
      </w:r>
      <w:r>
        <w:rPr>
          <w:sz w:val="20"/>
          <w:szCs w:val="20"/>
        </w:rPr>
        <w:t>The way the world has been described and Sage's knowledge of the past, would she know that this was a butterfly?</w:t>
      </w:r>
    </w:p>
    <w:p w14:paraId="23FC1E57" w14:textId="77777777" w:rsidR="004A6337" w:rsidRDefault="004A6337" w:rsidP="004A6337"/>
    <w:p w14:paraId="4AF282B6" w14:textId="77777777" w:rsidR="004A6337" w:rsidRDefault="004A6337" w:rsidP="004A6337">
      <w:r>
        <w:rPr>
          <w:sz w:val="20"/>
          <w:szCs w:val="20"/>
        </w:rPr>
        <w:t>The moment is deeply symbolic but it doesn't make world or character sense.</w:t>
      </w:r>
    </w:p>
  </w:comment>
  <w:comment w:id="328" w:author="Aigner Wilson" w:date="2026-06-30T21:05:00Z" w:initials="AW">
    <w:p w14:paraId="0203FC76" w14:textId="77777777" w:rsidR="004B20EA" w:rsidRDefault="004B20EA" w:rsidP="004B20EA">
      <w:r>
        <w:rPr>
          <w:rStyle w:val="CommentReference"/>
        </w:rPr>
        <w:annotationRef/>
      </w:r>
      <w:r>
        <w:rPr>
          <w:sz w:val="20"/>
          <w:szCs w:val="20"/>
        </w:rPr>
        <w:t>The theme of love coming in so late and without a lot of weaving through the earlier parts of the story or shown as something missing in the world in an impactful way makes this theme feel forced.</w:t>
      </w:r>
    </w:p>
  </w:comment>
  <w:comment w:id="329" w:author="Aigner Wilson" w:date="2026-06-30T21:07:00Z" w:initials="AW">
    <w:p w14:paraId="4F21D9AA" w14:textId="77777777" w:rsidR="004B20EA" w:rsidRDefault="004B20EA" w:rsidP="004B20EA">
      <w:r>
        <w:rPr>
          <w:rStyle w:val="CommentReference"/>
        </w:rPr>
        <w:annotationRef/>
      </w:r>
      <w:r>
        <w:rPr>
          <w:sz w:val="20"/>
          <w:szCs w:val="20"/>
        </w:rPr>
        <w:t>Fantastic last 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AD21642" w15:done="0"/>
  <w15:commentEx w15:paraId="1D54813E" w15:done="0"/>
  <w15:commentEx w15:paraId="195E9320" w15:done="0"/>
  <w15:commentEx w15:paraId="00000BDC" w15:done="0"/>
  <w15:commentEx w15:paraId="00000BDF" w15:done="0"/>
  <w15:commentEx w15:paraId="00000BF5" w15:done="0"/>
  <w15:commentEx w15:paraId="4E491F52" w15:done="0"/>
  <w15:commentEx w15:paraId="00000BED" w15:done="0"/>
  <w15:commentEx w15:paraId="00000BF3" w15:done="0"/>
  <w15:commentEx w15:paraId="00000BEF" w15:done="0"/>
  <w15:commentEx w15:paraId="00000BEB" w15:done="0"/>
  <w15:commentEx w15:paraId="00000BD9" w15:done="0"/>
  <w15:commentEx w15:paraId="00000BF9" w15:done="0"/>
  <w15:commentEx w15:paraId="00000BF7" w15:done="0"/>
  <w15:commentEx w15:paraId="00000BDB" w15:done="0"/>
  <w15:commentEx w15:paraId="00000BDA" w15:done="0"/>
  <w15:commentEx w15:paraId="00000BDD" w15:done="0"/>
  <w15:commentEx w15:paraId="00000BF4" w15:done="0"/>
  <w15:commentEx w15:paraId="00000BF6" w15:done="0"/>
  <w15:commentEx w15:paraId="00000BF8" w15:done="0"/>
  <w15:commentEx w15:paraId="00000BEA" w15:done="0"/>
  <w15:commentEx w15:paraId="00000BEE" w15:done="0"/>
  <w15:commentEx w15:paraId="00000BF2" w15:done="0"/>
  <w15:commentEx w15:paraId="00000BE5" w15:done="0"/>
  <w15:commentEx w15:paraId="00000BE1" w15:done="0"/>
  <w15:commentEx w15:paraId="00000BE4" w15:done="0"/>
  <w15:commentEx w15:paraId="00000BE6" w15:done="0"/>
  <w15:commentEx w15:paraId="00000BE8" w15:done="0"/>
  <w15:commentEx w15:paraId="00000BE9" w15:done="0"/>
  <w15:commentEx w15:paraId="00000BEC" w15:done="0"/>
  <w15:commentEx w15:paraId="00000BF0" w15:done="0"/>
  <w15:commentEx w15:paraId="00000BE0" w15:done="0"/>
  <w15:commentEx w15:paraId="00000BE3" w15:done="0"/>
  <w15:commentEx w15:paraId="2D8B1317" w15:done="0"/>
  <w15:commentEx w15:paraId="2BAFB1D6" w15:done="0"/>
  <w15:commentEx w15:paraId="6A6F60F3" w15:done="0"/>
  <w15:commentEx w15:paraId="338A49AD" w15:done="0"/>
  <w15:commentEx w15:paraId="7FE62CFC" w15:done="0"/>
  <w15:commentEx w15:paraId="7CD446B5" w15:done="0"/>
  <w15:commentEx w15:paraId="3203DCA1" w15:done="0"/>
  <w15:commentEx w15:paraId="22109909" w15:done="0"/>
  <w15:commentEx w15:paraId="57069360" w15:done="0"/>
  <w15:commentEx w15:paraId="10508F1C" w15:done="0"/>
  <w15:commentEx w15:paraId="3F2AAC8E" w15:done="0"/>
  <w15:commentEx w15:paraId="60A62F6F" w15:done="0"/>
  <w15:commentEx w15:paraId="2839FA97" w15:done="0"/>
  <w15:commentEx w15:paraId="63B71F2D" w15:done="0"/>
  <w15:commentEx w15:paraId="0F6FA329" w15:done="0"/>
  <w15:commentEx w15:paraId="74E2ACA5" w15:done="0"/>
  <w15:commentEx w15:paraId="18BD5DBF" w15:done="0"/>
  <w15:commentEx w15:paraId="433A3379" w15:done="0"/>
  <w15:commentEx w15:paraId="1999F2CE" w15:done="0"/>
  <w15:commentEx w15:paraId="6E7DFB69" w15:done="0"/>
  <w15:commentEx w15:paraId="7891D3E9" w15:done="0"/>
  <w15:commentEx w15:paraId="16E2BEFB" w15:done="0"/>
  <w15:commentEx w15:paraId="36A522B4" w15:done="0"/>
  <w15:commentEx w15:paraId="4589723D" w15:done="0"/>
  <w15:commentEx w15:paraId="5D18AD27" w15:done="0"/>
  <w15:commentEx w15:paraId="7C09E8F2" w15:done="0"/>
  <w15:commentEx w15:paraId="6B181A67" w15:done="0"/>
  <w15:commentEx w15:paraId="0C47B51C" w15:done="0"/>
  <w15:commentEx w15:paraId="66BAD43B" w15:done="0"/>
  <w15:commentEx w15:paraId="37C60B77" w15:done="0"/>
  <w15:commentEx w15:paraId="17C70E30" w15:done="0"/>
  <w15:commentEx w15:paraId="4AB7429A" w15:done="0"/>
  <w15:commentEx w15:paraId="335DBC98" w15:done="0"/>
  <w15:commentEx w15:paraId="1DE03F39" w15:done="0"/>
  <w15:commentEx w15:paraId="5702B3D0" w15:done="0"/>
  <w15:commentEx w15:paraId="07D18978" w15:done="0"/>
  <w15:commentEx w15:paraId="70A98E26" w15:done="0"/>
  <w15:commentEx w15:paraId="66F2489D" w15:done="0"/>
  <w15:commentEx w15:paraId="687E6CBD" w15:done="0"/>
  <w15:commentEx w15:paraId="50A13D97" w15:done="0"/>
  <w15:commentEx w15:paraId="6F67A277" w15:done="0"/>
  <w15:commentEx w15:paraId="62EF4D35" w15:done="0"/>
  <w15:commentEx w15:paraId="1C70E51B" w15:done="0"/>
  <w15:commentEx w15:paraId="7525978F" w15:done="0"/>
  <w15:commentEx w15:paraId="0D08D85D" w15:done="0"/>
  <w15:commentEx w15:paraId="131DCB93" w15:done="0"/>
  <w15:commentEx w15:paraId="650D9B0E" w15:done="0"/>
  <w15:commentEx w15:paraId="6166E00B" w15:done="0"/>
  <w15:commentEx w15:paraId="2F8B211A" w15:done="0"/>
  <w15:commentEx w15:paraId="5FA0257B" w15:done="0"/>
  <w15:commentEx w15:paraId="2AF448F0" w15:done="0"/>
  <w15:commentEx w15:paraId="5CE3532E" w15:done="0"/>
  <w15:commentEx w15:paraId="07A8A9B0" w15:done="0"/>
  <w15:commentEx w15:paraId="4DCFB2E1" w15:done="0"/>
  <w15:commentEx w15:paraId="7629BF65" w15:done="0"/>
  <w15:commentEx w15:paraId="079F511C" w15:done="0"/>
  <w15:commentEx w15:paraId="2F84B1E4" w15:done="0"/>
  <w15:commentEx w15:paraId="659764EC" w15:done="0"/>
  <w15:commentEx w15:paraId="1DB59A16" w15:done="0"/>
  <w15:commentEx w15:paraId="4F818B63" w15:done="0"/>
  <w15:commentEx w15:paraId="212E91C6" w15:done="0"/>
  <w15:commentEx w15:paraId="4977800B" w15:done="0"/>
  <w15:commentEx w15:paraId="45FAD966" w15:done="0"/>
  <w15:commentEx w15:paraId="503D57FF" w15:done="0"/>
  <w15:commentEx w15:paraId="4639A995" w15:done="0"/>
  <w15:commentEx w15:paraId="69DB984C" w15:done="0"/>
  <w15:commentEx w15:paraId="31031ED9" w15:done="0"/>
  <w15:commentEx w15:paraId="20A4ADE0" w15:done="0"/>
  <w15:commentEx w15:paraId="3501FEC0" w15:done="0"/>
  <w15:commentEx w15:paraId="703E9AAD" w15:done="0"/>
  <w15:commentEx w15:paraId="28E019A6" w15:done="0"/>
  <w15:commentEx w15:paraId="3DAE0CCA" w15:done="0"/>
  <w15:commentEx w15:paraId="43A31FE1" w15:done="0"/>
  <w15:commentEx w15:paraId="5E300CD5" w15:done="0"/>
  <w15:commentEx w15:paraId="78ED4EB1" w15:done="0"/>
  <w15:commentEx w15:paraId="02AB41DF" w15:done="0"/>
  <w15:commentEx w15:paraId="7D3B3AA8" w15:done="0"/>
  <w15:commentEx w15:paraId="06B358BA" w15:done="0"/>
  <w15:commentEx w15:paraId="3559FA6E" w15:done="0"/>
  <w15:commentEx w15:paraId="2BF2E977" w15:done="0"/>
  <w15:commentEx w15:paraId="10EFCBC2" w15:done="0"/>
  <w15:commentEx w15:paraId="6BBE2B58" w15:done="0"/>
  <w15:commentEx w15:paraId="47049894" w15:done="0"/>
  <w15:commentEx w15:paraId="4216AE0A" w15:done="0"/>
  <w15:commentEx w15:paraId="45D5AA84" w15:done="0"/>
  <w15:commentEx w15:paraId="52736D23" w15:done="0"/>
  <w15:commentEx w15:paraId="145B2DE3" w15:done="0"/>
  <w15:commentEx w15:paraId="06C3F239" w15:done="0"/>
  <w15:commentEx w15:paraId="7A099635" w15:done="0"/>
  <w15:commentEx w15:paraId="23DE4856" w15:done="0"/>
  <w15:commentEx w15:paraId="17D6071E" w15:done="0"/>
  <w15:commentEx w15:paraId="408AE706" w15:done="0"/>
  <w15:commentEx w15:paraId="48620340" w15:done="0"/>
  <w15:commentEx w15:paraId="0CE5AF82" w15:done="0"/>
  <w15:commentEx w15:paraId="2FB83144" w15:done="0"/>
  <w15:commentEx w15:paraId="4848F5DB" w15:done="0"/>
  <w15:commentEx w15:paraId="4B0218FD" w15:done="0"/>
  <w15:commentEx w15:paraId="0688B392" w15:done="0"/>
  <w15:commentEx w15:paraId="35F84686" w15:done="0"/>
  <w15:commentEx w15:paraId="7721CBA4" w15:done="0"/>
  <w15:commentEx w15:paraId="30910DDE" w15:done="0"/>
  <w15:commentEx w15:paraId="1F99A389" w15:done="0"/>
  <w15:commentEx w15:paraId="64361B6B" w15:done="0"/>
  <w15:commentEx w15:paraId="49BB40B0" w15:done="0"/>
  <w15:commentEx w15:paraId="75AE228E" w15:done="0"/>
  <w15:commentEx w15:paraId="25D5858E" w15:done="0"/>
  <w15:commentEx w15:paraId="61038C12" w15:done="0"/>
  <w15:commentEx w15:paraId="508684E1" w15:done="0"/>
  <w15:commentEx w15:paraId="626F0799" w15:done="0"/>
  <w15:commentEx w15:paraId="32B40D28" w15:done="0"/>
  <w15:commentEx w15:paraId="64104C55" w15:done="0"/>
  <w15:commentEx w15:paraId="47E4DBCD" w15:done="0"/>
  <w15:commentEx w15:paraId="56B937CE" w15:done="0"/>
  <w15:commentEx w15:paraId="5EF92EC1" w15:done="0"/>
  <w15:commentEx w15:paraId="0E1671BF" w15:done="0"/>
  <w15:commentEx w15:paraId="6C99A3B9" w15:done="0"/>
  <w15:commentEx w15:paraId="725B6AEC" w15:done="0"/>
  <w15:commentEx w15:paraId="779FDC24" w15:done="0"/>
  <w15:commentEx w15:paraId="208C8E4B" w15:done="0"/>
  <w15:commentEx w15:paraId="30885D31" w15:done="0"/>
  <w15:commentEx w15:paraId="653D902B" w15:done="0"/>
  <w15:commentEx w15:paraId="48B23CC5" w15:done="0"/>
  <w15:commentEx w15:paraId="1634AAA1" w15:done="0"/>
  <w15:commentEx w15:paraId="2A0B9293" w15:done="0"/>
  <w15:commentEx w15:paraId="23B50DBC" w15:done="0"/>
  <w15:commentEx w15:paraId="7585A31B" w15:done="0"/>
  <w15:commentEx w15:paraId="1C66B6A5" w15:done="0"/>
  <w15:commentEx w15:paraId="5F8112FC" w15:done="0"/>
  <w15:commentEx w15:paraId="12B4A0C3" w15:done="0"/>
  <w15:commentEx w15:paraId="12DD0DF7" w15:done="0"/>
  <w15:commentEx w15:paraId="289E3BA0" w15:done="0"/>
  <w15:commentEx w15:paraId="2B9296CE" w15:done="0"/>
  <w15:commentEx w15:paraId="09DB5A01" w15:done="0"/>
  <w15:commentEx w15:paraId="33FB8D3A" w15:done="0"/>
  <w15:commentEx w15:paraId="5EA0D0F0" w15:done="0"/>
  <w15:commentEx w15:paraId="4AFFEFC7" w15:done="0"/>
  <w15:commentEx w15:paraId="111D284F" w15:done="0"/>
  <w15:commentEx w15:paraId="1120C219" w15:done="0"/>
  <w15:commentEx w15:paraId="32486248" w15:done="0"/>
  <w15:commentEx w15:paraId="2506F48E" w15:done="0"/>
  <w15:commentEx w15:paraId="2457ABF9" w15:done="0"/>
  <w15:commentEx w15:paraId="408495D6" w15:done="0"/>
  <w15:commentEx w15:paraId="4667A441" w15:done="0"/>
  <w15:commentEx w15:paraId="22903994" w15:done="0"/>
  <w15:commentEx w15:paraId="577DEFFC" w15:done="0"/>
  <w15:commentEx w15:paraId="3BF66540" w15:done="0"/>
  <w15:commentEx w15:paraId="4A0AC1F7" w15:done="0"/>
  <w15:commentEx w15:paraId="0A496AD5" w15:done="0"/>
  <w15:commentEx w15:paraId="2E54C71F" w15:done="0"/>
  <w15:commentEx w15:paraId="754606CF" w15:done="0"/>
  <w15:commentEx w15:paraId="52624F64" w15:done="0"/>
  <w15:commentEx w15:paraId="1C336A72" w15:done="0"/>
  <w15:commentEx w15:paraId="0D8D4E58" w15:done="0"/>
  <w15:commentEx w15:paraId="1E55DEE0" w15:done="0"/>
  <w15:commentEx w15:paraId="6BFBBDD1" w15:done="0"/>
  <w15:commentEx w15:paraId="57106422" w15:done="0"/>
  <w15:commentEx w15:paraId="6F193453" w15:done="0"/>
  <w15:commentEx w15:paraId="2B487135" w15:done="0"/>
  <w15:commentEx w15:paraId="209D1EA3" w15:done="0"/>
  <w15:commentEx w15:paraId="4D16492E" w15:done="0"/>
  <w15:commentEx w15:paraId="38722FAC" w15:done="0"/>
  <w15:commentEx w15:paraId="5ADD04BA" w15:done="0"/>
  <w15:commentEx w15:paraId="56332DAF" w15:done="0"/>
  <w15:commentEx w15:paraId="48EBE07C" w15:done="0"/>
  <w15:commentEx w15:paraId="1EDD7F1A" w15:done="0"/>
  <w15:commentEx w15:paraId="7F48E34C" w15:done="0"/>
  <w15:commentEx w15:paraId="5FF598F2" w15:done="0"/>
  <w15:commentEx w15:paraId="56332407" w15:done="0"/>
  <w15:commentEx w15:paraId="3D425460" w15:done="0"/>
  <w15:commentEx w15:paraId="63C32235" w15:done="0"/>
  <w15:commentEx w15:paraId="2E0C27E0" w15:done="0"/>
  <w15:commentEx w15:paraId="325873D3" w15:done="0"/>
  <w15:commentEx w15:paraId="4AE9C2EA" w15:done="0"/>
  <w15:commentEx w15:paraId="4541E1AD" w15:done="0"/>
  <w15:commentEx w15:paraId="33C0B313" w15:done="0"/>
  <w15:commentEx w15:paraId="6660246C" w15:done="0"/>
  <w15:commentEx w15:paraId="33C73293" w15:done="0"/>
  <w15:commentEx w15:paraId="1C8A08B2" w15:done="0"/>
  <w15:commentEx w15:paraId="24A15581" w15:done="0"/>
  <w15:commentEx w15:paraId="06423FE6" w15:done="0"/>
  <w15:commentEx w15:paraId="70E0E4B0" w15:done="0"/>
  <w15:commentEx w15:paraId="6994BB57" w15:done="0"/>
  <w15:commentEx w15:paraId="60A72CF5" w15:done="0"/>
  <w15:commentEx w15:paraId="795075E2" w15:done="0"/>
  <w15:commentEx w15:paraId="159F7FA4" w15:done="0"/>
  <w15:commentEx w15:paraId="3ABE2425" w15:done="0"/>
  <w15:commentEx w15:paraId="427FFFAD" w15:done="0"/>
  <w15:commentEx w15:paraId="049EC1D8" w15:done="0"/>
  <w15:commentEx w15:paraId="4ECABA3D" w15:done="0"/>
  <w15:commentEx w15:paraId="0C2247CB" w15:done="0"/>
  <w15:commentEx w15:paraId="60EDE763" w15:done="0"/>
  <w15:commentEx w15:paraId="124F1706" w15:done="0"/>
  <w15:commentEx w15:paraId="1CF03F6C" w15:done="0"/>
  <w15:commentEx w15:paraId="746452A0" w15:done="0"/>
  <w15:commentEx w15:paraId="60875C49" w15:done="0"/>
  <w15:commentEx w15:paraId="031A59C8" w15:done="0"/>
  <w15:commentEx w15:paraId="6D1C6E53" w15:done="0"/>
  <w15:commentEx w15:paraId="4C4B3292" w15:done="0"/>
  <w15:commentEx w15:paraId="2E14D671" w15:done="0"/>
  <w15:commentEx w15:paraId="78B72637" w15:done="0"/>
  <w15:commentEx w15:paraId="50AAB0C5" w15:done="0"/>
  <w15:commentEx w15:paraId="1E7D683F" w15:done="0"/>
  <w15:commentEx w15:paraId="205C792F" w15:done="0"/>
  <w15:commentEx w15:paraId="7F745616" w15:done="0"/>
  <w15:commentEx w15:paraId="76EC9A95" w15:done="0"/>
  <w15:commentEx w15:paraId="3D42BFB6" w15:done="0"/>
  <w15:commentEx w15:paraId="1C5C9B0F" w15:done="0"/>
  <w15:commentEx w15:paraId="3AF009AD" w15:done="0"/>
  <w15:commentEx w15:paraId="0C2A7FB9" w15:done="0"/>
  <w15:commentEx w15:paraId="0529FDAD" w15:done="0"/>
  <w15:commentEx w15:paraId="16EFDB84" w15:done="0"/>
  <w15:commentEx w15:paraId="7C7F5BF5" w15:done="0"/>
  <w15:commentEx w15:paraId="1E71202F" w15:done="0"/>
  <w15:commentEx w15:paraId="20288405" w15:done="0"/>
  <w15:commentEx w15:paraId="71BCA37B" w15:done="0"/>
  <w15:commentEx w15:paraId="639EB911" w15:done="0"/>
  <w15:commentEx w15:paraId="7D170E73" w15:done="0"/>
  <w15:commentEx w15:paraId="656F7B5B" w15:done="0"/>
  <w15:commentEx w15:paraId="39F86045" w15:done="0"/>
  <w15:commentEx w15:paraId="226316C3" w15:done="0"/>
  <w15:commentEx w15:paraId="604EF8D7" w15:done="0"/>
  <w15:commentEx w15:paraId="0AEFCA4F" w15:done="0"/>
  <w15:commentEx w15:paraId="514B5D49" w15:done="0"/>
  <w15:commentEx w15:paraId="58497DE8" w15:done="0"/>
  <w15:commentEx w15:paraId="27BBCDC0" w15:done="0"/>
  <w15:commentEx w15:paraId="3B3ABFB8" w15:done="0"/>
  <w15:commentEx w15:paraId="3357DFB2" w15:done="0"/>
  <w15:commentEx w15:paraId="7CB7DFF3" w15:done="0"/>
  <w15:commentEx w15:paraId="436876E2" w15:done="0"/>
  <w15:commentEx w15:paraId="3BB9B640" w15:done="0"/>
  <w15:commentEx w15:paraId="226EC20D" w15:done="0"/>
  <w15:commentEx w15:paraId="45D2299A" w15:done="0"/>
  <w15:commentEx w15:paraId="51D3113F" w15:done="0"/>
  <w15:commentEx w15:paraId="13EE532F" w15:done="0"/>
  <w15:commentEx w15:paraId="6B3BDA27" w15:done="0"/>
  <w15:commentEx w15:paraId="64EB0AB5" w15:done="0"/>
  <w15:commentEx w15:paraId="06A1FA8A" w15:done="0"/>
  <w15:commentEx w15:paraId="1B6371CC" w15:done="0"/>
  <w15:commentEx w15:paraId="1A4318C8" w15:done="0"/>
  <w15:commentEx w15:paraId="61F1408F" w15:done="0"/>
  <w15:commentEx w15:paraId="6A797DB8" w15:done="0"/>
  <w15:commentEx w15:paraId="4346891D" w15:done="0"/>
  <w15:commentEx w15:paraId="5965B2E7" w15:done="0"/>
  <w15:commentEx w15:paraId="73ECA69E" w15:done="0"/>
  <w15:commentEx w15:paraId="4AF282B6" w15:done="0"/>
  <w15:commentEx w15:paraId="0203FC76" w15:done="0"/>
  <w15:commentEx w15:paraId="4F21D9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79D97ED" w16cex:dateUtc="2026-07-01T04:12:00Z"/>
  <w16cex:commentExtensible w16cex:durableId="2198DEFB" w16cex:dateUtc="2026-07-01T04:15:00Z"/>
  <w16cex:commentExtensible w16cex:durableId="5B84F8EA" w16cex:dateUtc="2026-07-01T04:17:00Z"/>
  <w16cex:commentExtensible w16cex:durableId="16837C00" w16cex:dateUtc="2026-07-01T13:53:00Z"/>
  <w16cex:commentExtensible w16cex:durableId="36ACD298" w16cex:dateUtc="2026-06-26T00:41:00Z"/>
  <w16cex:commentExtensible w16cex:durableId="36AC8F97" w16cex:dateUtc="2026-06-26T00:41:00Z"/>
  <w16cex:commentExtensible w16cex:durableId="4B07C5BC" w16cex:dateUtc="2026-06-26T00:44:00Z"/>
  <w16cex:commentExtensible w16cex:durableId="24D382EA" w16cex:dateUtc="2026-06-26T01:12:00Z"/>
  <w16cex:commentExtensible w16cex:durableId="587D9F6C" w16cex:dateUtc="2026-06-26T00:45:00Z"/>
  <w16cex:commentExtensible w16cex:durableId="3F26FEA9" w16cex:dateUtc="2026-06-26T00:47:00Z"/>
  <w16cex:commentExtensible w16cex:durableId="3877F74E" w16cex:dateUtc="2026-06-26T01:00:00Z"/>
  <w16cex:commentExtensible w16cex:durableId="0D606A9D" w16cex:dateUtc="2026-06-26T01:16:00Z"/>
  <w16cex:commentExtensible w16cex:durableId="26929858" w16cex:dateUtc="2026-06-26T01:19:00Z"/>
  <w16cex:commentExtensible w16cex:durableId="3B16EFE5" w16cex:dateUtc="2026-06-26T01:20:00Z"/>
  <w16cex:commentExtensible w16cex:durableId="0FDAEA43" w16cex:dateUtc="2026-06-26T01:20:00Z"/>
  <w16cex:commentExtensible w16cex:durableId="4142974A" w16cex:dateUtc="2026-07-01T14:27:00Z"/>
  <w16cex:commentExtensible w16cex:durableId="10851EB6" w16cex:dateUtc="2026-07-01T14:27:00Z"/>
  <w16cex:commentExtensible w16cex:durableId="41AE22A9" w16cex:dateUtc="2026-06-26T01:23:00Z"/>
  <w16cex:commentExtensible w16cex:durableId="498A7E41" w16cex:dateUtc="2026-06-26T01:24:00Z"/>
  <w16cex:commentExtensible w16cex:durableId="74B3CD85" w16cex:dateUtc="2026-06-26T01:26:00Z"/>
  <w16cex:commentExtensible w16cex:durableId="6486B146" w16cex:dateUtc="2026-06-26T01:28:00Z"/>
  <w16cex:commentExtensible w16cex:durableId="243AAF9B" w16cex:dateUtc="2026-06-26T01:32:00Z"/>
  <w16cex:commentExtensible w16cex:durableId="3627BA45" w16cex:dateUtc="2026-06-26T01:34:00Z"/>
  <w16cex:commentExtensible w16cex:durableId="6D7E3B0A" w16cex:dateUtc="2026-06-26T01:39:00Z"/>
  <w16cex:commentExtensible w16cex:durableId="035C7F39" w16cex:dateUtc="2026-06-26T01:45:00Z"/>
  <w16cex:commentExtensible w16cex:durableId="2F21BAF2" w16cex:dateUtc="2026-06-26T17:10:00Z"/>
  <w16cex:commentExtensible w16cex:durableId="1F96CF45" w16cex:dateUtc="2026-06-26T17:27:00Z"/>
  <w16cex:commentExtensible w16cex:durableId="3ED06ABE" w16cex:dateUtc="2026-06-26T17:28:00Z"/>
  <w16cex:commentExtensible w16cex:durableId="5F94B603" w16cex:dateUtc="2026-06-26T17:28:00Z"/>
  <w16cex:commentExtensible w16cex:durableId="62517360" w16cex:dateUtc="2026-06-26T17:29:00Z"/>
  <w16cex:commentExtensible w16cex:durableId="34361A31" w16cex:dateUtc="2026-06-26T17:30:00Z"/>
  <w16cex:commentExtensible w16cex:durableId="20D85C37" w16cex:dateUtc="2026-06-26T17:33:00Z"/>
  <w16cex:commentExtensible w16cex:durableId="52473A55" w16cex:dateUtc="2026-07-01T14:39:00Z"/>
  <w16cex:commentExtensible w16cex:durableId="7C776C77" w16cex:dateUtc="2026-06-26T17:36:00Z"/>
  <w16cex:commentExtensible w16cex:durableId="1E6AA097" w16cex:dateUtc="2026-06-26T17:37:00Z"/>
  <w16cex:commentExtensible w16cex:durableId="790CB407" w16cex:dateUtc="2026-06-26T17:39:00Z"/>
  <w16cex:commentExtensible w16cex:durableId="68A0244D" w16cex:dateUtc="2026-06-26T17:50:00Z"/>
  <w16cex:commentExtensible w16cex:durableId="0A4D2003" w16cex:dateUtc="2026-06-26T18:34:00Z"/>
  <w16cex:commentExtensible w16cex:durableId="4665B407" w16cex:dateUtc="2026-06-26T18:39:00Z"/>
  <w16cex:commentExtensible w16cex:durableId="6B1E181B" w16cex:dateUtc="2026-06-26T18:40:00Z"/>
  <w16cex:commentExtensible w16cex:durableId="2E7DE5DD" w16cex:dateUtc="2026-06-26T18:41:00Z"/>
  <w16cex:commentExtensible w16cex:durableId="5A8CA38E" w16cex:dateUtc="2026-06-26T18:42:00Z"/>
  <w16cex:commentExtensible w16cex:durableId="0FE123B0" w16cex:dateUtc="2026-06-26T18:50:00Z"/>
  <w16cex:commentExtensible w16cex:durableId="2BAB1FC4" w16cex:dateUtc="2026-06-26T18:52:00Z"/>
  <w16cex:commentExtensible w16cex:durableId="04EB615E" w16cex:dateUtc="2026-06-26T18:54:00Z"/>
  <w16cex:commentExtensible w16cex:durableId="34095DBA" w16cex:dateUtc="2026-06-28T20:25:00Z"/>
  <w16cex:commentExtensible w16cex:durableId="38F797E1" w16cex:dateUtc="2026-07-01T15:06:00Z"/>
  <w16cex:commentExtensible w16cex:durableId="672E104D" w16cex:dateUtc="2026-06-28T20:46:00Z"/>
  <w16cex:commentExtensible w16cex:durableId="22718225" w16cex:dateUtc="2026-07-01T15:11:00Z"/>
  <w16cex:commentExtensible w16cex:durableId="48CAA9E9" w16cex:dateUtc="2026-06-28T20:51:00Z"/>
  <w16cex:commentExtensible w16cex:durableId="6E08C76B" w16cex:dateUtc="2026-06-28T20:52:00Z"/>
  <w16cex:commentExtensible w16cex:durableId="26D15C0E" w16cex:dateUtc="2026-06-28T20:55:00Z"/>
  <w16cex:commentExtensible w16cex:durableId="5E7C08C2" w16cex:dateUtc="2026-06-28T20:59:00Z"/>
  <w16cex:commentExtensible w16cex:durableId="02F49AED" w16cex:dateUtc="2026-06-28T21:02:00Z"/>
  <w16cex:commentExtensible w16cex:durableId="089AEA5D" w16cex:dateUtc="2026-06-28T21:08:00Z"/>
  <w16cex:commentExtensible w16cex:durableId="1F920DC6" w16cex:dateUtc="2026-06-28T21:30:00Z"/>
  <w16cex:commentExtensible w16cex:durableId="494F6042" w16cex:dateUtc="2026-06-28T21:31:00Z"/>
  <w16cex:commentExtensible w16cex:durableId="03E07169" w16cex:dateUtc="2026-06-28T21:31:00Z"/>
  <w16cex:commentExtensible w16cex:durableId="1BCD5B87" w16cex:dateUtc="2026-06-28T21:32:00Z"/>
  <w16cex:commentExtensible w16cex:durableId="048F1E81" w16cex:dateUtc="2026-06-29T16:21:00Z"/>
  <w16cex:commentExtensible w16cex:durableId="38B35972" w16cex:dateUtc="2026-06-29T16:25:00Z"/>
  <w16cex:commentExtensible w16cex:durableId="247A44EE" w16cex:dateUtc="2026-06-29T16:33:00Z"/>
  <w16cex:commentExtensible w16cex:durableId="083F33D1" w16cex:dateUtc="2026-06-29T16:35:00Z"/>
  <w16cex:commentExtensible w16cex:durableId="36768F64" w16cex:dateUtc="2026-06-29T16:39:00Z"/>
  <w16cex:commentExtensible w16cex:durableId="1B361653" w16cex:dateUtc="2026-06-29T16:43:00Z"/>
  <w16cex:commentExtensible w16cex:durableId="652624F7" w16cex:dateUtc="2026-06-29T16:45:00Z"/>
  <w16cex:commentExtensible w16cex:durableId="662AA235" w16cex:dateUtc="2026-06-29T16:48:00Z"/>
  <w16cex:commentExtensible w16cex:durableId="2CC9D5E8" w16cex:dateUtc="2026-06-29T16:50:00Z"/>
  <w16cex:commentExtensible w16cex:durableId="287AECA4" w16cex:dateUtc="2026-06-29T16:54:00Z"/>
  <w16cex:commentExtensible w16cex:durableId="72ABA71F" w16cex:dateUtc="2026-06-29T16:59:00Z"/>
  <w16cex:commentExtensible w16cex:durableId="2E446754" w16cex:dateUtc="2026-06-29T17:00:00Z"/>
  <w16cex:commentExtensible w16cex:durableId="56D1E367" w16cex:dateUtc="2026-06-29T17:01:00Z"/>
  <w16cex:commentExtensible w16cex:durableId="7AE08E65" w16cex:dateUtc="2026-06-29T17:02:00Z"/>
  <w16cex:commentExtensible w16cex:durableId="026D01D3" w16cex:dateUtc="2026-06-29T17:06:00Z"/>
  <w16cex:commentExtensible w16cex:durableId="649B3B24" w16cex:dateUtc="2026-06-29T17:04:00Z"/>
  <w16cex:commentExtensible w16cex:durableId="5D82B122" w16cex:dateUtc="2026-06-29T17:05:00Z"/>
  <w16cex:commentExtensible w16cex:durableId="0A41E219" w16cex:dateUtc="2026-06-29T17:08:00Z"/>
  <w16cex:commentExtensible w16cex:durableId="78A43B45" w16cex:dateUtc="2026-06-29T17:13:00Z"/>
  <w16cex:commentExtensible w16cex:durableId="7335BD76" w16cex:dateUtc="2026-06-29T17:25:00Z"/>
  <w16cex:commentExtensible w16cex:durableId="38C0DC7D" w16cex:dateUtc="2026-06-29T17:29:00Z"/>
  <w16cex:commentExtensible w16cex:durableId="471658F8" w16cex:dateUtc="2026-06-29T21:21:00Z"/>
  <w16cex:commentExtensible w16cex:durableId="38F40836" w16cex:dateUtc="2026-06-29T21:21:00Z"/>
  <w16cex:commentExtensible w16cex:durableId="4AC07EFA" w16cex:dateUtc="2026-06-29T21:24:00Z"/>
  <w16cex:commentExtensible w16cex:durableId="0C8F6639" w16cex:dateUtc="2026-06-29T21:25:00Z"/>
  <w16cex:commentExtensible w16cex:durableId="5A78A3A0" w16cex:dateUtc="2026-06-29T21:26:00Z"/>
  <w16cex:commentExtensible w16cex:durableId="3224025A" w16cex:dateUtc="2026-06-29T21:30:00Z"/>
  <w16cex:commentExtensible w16cex:durableId="5EBE9A9B" w16cex:dateUtc="2026-06-29T21:36:00Z"/>
  <w16cex:commentExtensible w16cex:durableId="450E01E0" w16cex:dateUtc="2026-06-29T21:40:00Z"/>
  <w16cex:commentExtensible w16cex:durableId="19302BBB" w16cex:dateUtc="2026-07-01T16:13:00Z"/>
  <w16cex:commentExtensible w16cex:durableId="2CB92E6C" w16cex:dateUtc="2026-06-29T22:08:00Z"/>
  <w16cex:commentExtensible w16cex:durableId="62BB9597" w16cex:dateUtc="2026-06-29T22:13:00Z"/>
  <w16cex:commentExtensible w16cex:durableId="72D8509A" w16cex:dateUtc="2026-06-29T22:21:00Z"/>
  <w16cex:commentExtensible w16cex:durableId="02ECAAA0" w16cex:dateUtc="2026-06-29T22:25:00Z"/>
  <w16cex:commentExtensible w16cex:durableId="3ED4BA58" w16cex:dateUtc="2026-06-29T22:33:00Z"/>
  <w16cex:commentExtensible w16cex:durableId="78FD3D9C" w16cex:dateUtc="2026-06-29T22:35:00Z"/>
  <w16cex:commentExtensible w16cex:durableId="73092617" w16cex:dateUtc="2026-06-29T22:36:00Z"/>
  <w16cex:commentExtensible w16cex:durableId="128FC16D" w16cex:dateUtc="2026-06-29T22:45:00Z"/>
  <w16cex:commentExtensible w16cex:durableId="7667F193" w16cex:dateUtc="2026-06-29T23:07:00Z"/>
  <w16cex:commentExtensible w16cex:durableId="1D93F0E8" w16cex:dateUtc="2026-06-29T23:12:00Z"/>
  <w16cex:commentExtensible w16cex:durableId="0E0FE10A" w16cex:dateUtc="2026-06-29T23:14:00Z"/>
  <w16cex:commentExtensible w16cex:durableId="360EBE13" w16cex:dateUtc="2026-06-29T23:18:00Z"/>
  <w16cex:commentExtensible w16cex:durableId="1DE7242C" w16cex:dateUtc="2026-06-29T23:19:00Z"/>
  <w16cex:commentExtensible w16cex:durableId="1D689358" w16cex:dateUtc="2026-06-29T23:21:00Z"/>
  <w16cex:commentExtensible w16cex:durableId="4E5FAE55" w16cex:dateUtc="2026-06-29T23:24:00Z"/>
  <w16cex:commentExtensible w16cex:durableId="01D74CE4" w16cex:dateUtc="2026-06-29T23:26:00Z"/>
  <w16cex:commentExtensible w16cex:durableId="77956703" w16cex:dateUtc="2026-06-30T03:06:00Z"/>
  <w16cex:commentExtensible w16cex:durableId="1108710A" w16cex:dateUtc="2026-06-30T03:10:00Z"/>
  <w16cex:commentExtensible w16cex:durableId="2FF1CC93" w16cex:dateUtc="2026-07-01T16:33:00Z"/>
  <w16cex:commentExtensible w16cex:durableId="43E601B0" w16cex:dateUtc="2026-07-01T16:29:00Z"/>
  <w16cex:commentExtensible w16cex:durableId="73FC57B0" w16cex:dateUtc="2026-07-01T16:34:00Z"/>
  <w16cex:commentExtensible w16cex:durableId="5B92B0A3" w16cex:dateUtc="2026-06-30T03:40:00Z"/>
  <w16cex:commentExtensible w16cex:durableId="50D8EBBF" w16cex:dateUtc="2026-06-30T03:46:00Z"/>
  <w16cex:commentExtensible w16cex:durableId="22BC2927" w16cex:dateUtc="2026-06-30T03:44:00Z"/>
  <w16cex:commentExtensible w16cex:durableId="3D9265F8" w16cex:dateUtc="2026-06-30T03:58:00Z"/>
  <w16cex:commentExtensible w16cex:durableId="66768555" w16cex:dateUtc="2026-06-30T04:01:00Z"/>
  <w16cex:commentExtensible w16cex:durableId="40D9CC7C" w16cex:dateUtc="2026-06-30T04:01:00Z"/>
  <w16cex:commentExtensible w16cex:durableId="7C30B4BF" w16cex:dateUtc="2026-06-30T04:02:00Z"/>
  <w16cex:commentExtensible w16cex:durableId="798AB1F7" w16cex:dateUtc="2026-06-30T04:03:00Z"/>
  <w16cex:commentExtensible w16cex:durableId="30642D9C" w16cex:dateUtc="2026-06-30T04:05:00Z"/>
  <w16cex:commentExtensible w16cex:durableId="48C33F45" w16cex:dateUtc="2026-06-30T04:30:00Z"/>
  <w16cex:commentExtensible w16cex:durableId="47BD3270" w16cex:dateUtc="2026-06-30T04:32:00Z"/>
  <w16cex:commentExtensible w16cex:durableId="576E3CB8" w16cex:dateUtc="2026-06-30T04:40:00Z"/>
  <w16cex:commentExtensible w16cex:durableId="22573B90" w16cex:dateUtc="2026-06-30T04:46:00Z"/>
  <w16cex:commentExtensible w16cex:durableId="72EE5874" w16cex:dateUtc="2026-06-30T05:03:00Z"/>
  <w16cex:commentExtensible w16cex:durableId="4C30E85C" w16cex:dateUtc="2026-06-30T05:03:00Z"/>
  <w16cex:commentExtensible w16cex:durableId="5BDB8C81" w16cex:dateUtc="2026-06-30T05:11:00Z"/>
  <w16cex:commentExtensible w16cex:durableId="30B1A950" w16cex:dateUtc="2026-06-30T05:21:00Z"/>
  <w16cex:commentExtensible w16cex:durableId="648B43C5" w16cex:dateUtc="2026-06-30T05:27:00Z"/>
  <w16cex:commentExtensible w16cex:durableId="13F1F158" w16cex:dateUtc="2026-06-30T05:33:00Z"/>
  <w16cex:commentExtensible w16cex:durableId="545B0661" w16cex:dateUtc="2026-06-30T05:48:00Z"/>
  <w16cex:commentExtensible w16cex:durableId="3B56F31F" w16cex:dateUtc="2026-06-30T15:57:00Z"/>
  <w16cex:commentExtensible w16cex:durableId="117D1086" w16cex:dateUtc="2026-06-30T16:09:00Z"/>
  <w16cex:commentExtensible w16cex:durableId="3D60EDC4" w16cex:dateUtc="2026-06-30T16:28:00Z"/>
  <w16cex:commentExtensible w16cex:durableId="39EDDC98" w16cex:dateUtc="2026-06-30T16:42:00Z"/>
  <w16cex:commentExtensible w16cex:durableId="61E7F1B5" w16cex:dateUtc="2026-06-30T16:44:00Z"/>
  <w16cex:commentExtensible w16cex:durableId="6BC7E33B" w16cex:dateUtc="2026-06-30T16:45:00Z"/>
  <w16cex:commentExtensible w16cex:durableId="74E78768" w16cex:dateUtc="2026-06-30T16:46:00Z"/>
  <w16cex:commentExtensible w16cex:durableId="78901F61" w16cex:dateUtc="2026-06-30T16:48:00Z"/>
  <w16cex:commentExtensible w16cex:durableId="51294839" w16cex:dateUtc="2026-06-30T16:50:00Z"/>
  <w16cex:commentExtensible w16cex:durableId="4286B2DF" w16cex:dateUtc="2026-06-30T17:01:00Z"/>
  <w16cex:commentExtensible w16cex:durableId="49684BAC" w16cex:dateUtc="2026-06-30T17:04:00Z"/>
  <w16cex:commentExtensible w16cex:durableId="6320A8CD" w16cex:dateUtc="2026-07-01T16:44:00Z"/>
  <w16cex:commentExtensible w16cex:durableId="6D51855E" w16cex:dateUtc="2026-06-30T17:06:00Z"/>
  <w16cex:commentExtensible w16cex:durableId="64051101" w16cex:dateUtc="2026-06-30T17:07:00Z"/>
  <w16cex:commentExtensible w16cex:durableId="4EC354ED" w16cex:dateUtc="2026-06-30T17:09:00Z"/>
  <w16cex:commentExtensible w16cex:durableId="59AB1A8C" w16cex:dateUtc="2026-06-30T17:11:00Z"/>
  <w16cex:commentExtensible w16cex:durableId="3E8F2055" w16cex:dateUtc="2026-06-30T17:11:00Z"/>
  <w16cex:commentExtensible w16cex:durableId="1A2D4D7E" w16cex:dateUtc="2026-06-30T17:13:00Z"/>
  <w16cex:commentExtensible w16cex:durableId="09449303" w16cex:dateUtc="2026-06-30T17:15:00Z"/>
  <w16cex:commentExtensible w16cex:durableId="147173D5" w16cex:dateUtc="2026-06-30T17:18:00Z"/>
  <w16cex:commentExtensible w16cex:durableId="3228429B" w16cex:dateUtc="2026-06-30T17:30:00Z"/>
  <w16cex:commentExtensible w16cex:durableId="77050719" w16cex:dateUtc="2026-07-01T16:47:00Z"/>
  <w16cex:commentExtensible w16cex:durableId="0B11E281" w16cex:dateUtc="2026-06-30T17:33:00Z"/>
  <w16cex:commentExtensible w16cex:durableId="7DA31E3F" w16cex:dateUtc="2026-06-30T17:35:00Z"/>
  <w16cex:commentExtensible w16cex:durableId="10007712" w16cex:dateUtc="2026-06-30T17:36:00Z"/>
  <w16cex:commentExtensible w16cex:durableId="4F5F5B5A" w16cex:dateUtc="2026-06-30T17:38:00Z"/>
  <w16cex:commentExtensible w16cex:durableId="1D14932A" w16cex:dateUtc="2026-06-30T17:41:00Z"/>
  <w16cex:commentExtensible w16cex:durableId="60C4BD9D" w16cex:dateUtc="2026-06-30T17:42:00Z"/>
  <w16cex:commentExtensible w16cex:durableId="71E1ECA7" w16cex:dateUtc="2026-06-30T17:46:00Z"/>
  <w16cex:commentExtensible w16cex:durableId="3810C5BA" w16cex:dateUtc="2026-06-30T17:47:00Z"/>
  <w16cex:commentExtensible w16cex:durableId="2F324DA0" w16cex:dateUtc="2026-06-30T17:51:00Z"/>
  <w16cex:commentExtensible w16cex:durableId="2A9D6E99" w16cex:dateUtc="2026-06-30T17:52:00Z"/>
  <w16cex:commentExtensible w16cex:durableId="7E5F6090" w16cex:dateUtc="2026-06-30T17:53:00Z"/>
  <w16cex:commentExtensible w16cex:durableId="06D0AA5E" w16cex:dateUtc="2026-06-30T17:55:00Z"/>
  <w16cex:commentExtensible w16cex:durableId="7772A363" w16cex:dateUtc="2026-06-30T17:55:00Z"/>
  <w16cex:commentExtensible w16cex:durableId="3642A66F" w16cex:dateUtc="2026-06-30T17:57:00Z"/>
  <w16cex:commentExtensible w16cex:durableId="528F2238" w16cex:dateUtc="2026-06-30T17:57:00Z"/>
  <w16cex:commentExtensible w16cex:durableId="5299F119" w16cex:dateUtc="2026-06-30T17:59:00Z"/>
  <w16cex:commentExtensible w16cex:durableId="17C69C53" w16cex:dateUtc="2026-06-30T18:05:00Z"/>
  <w16cex:commentExtensible w16cex:durableId="4011C4F2" w16cex:dateUtc="2026-06-30T22:48:00Z"/>
  <w16cex:commentExtensible w16cex:durableId="390B7848" w16cex:dateUtc="2026-06-30T22:49:00Z"/>
  <w16cex:commentExtensible w16cex:durableId="34E4E163" w16cex:dateUtc="2026-06-30T23:20:00Z"/>
  <w16cex:commentExtensible w16cex:durableId="2CFCE0DB" w16cex:dateUtc="2026-06-30T23:20:00Z"/>
  <w16cex:commentExtensible w16cex:durableId="5E9A230E" w16cex:dateUtc="2026-06-30T23:27:00Z"/>
  <w16cex:commentExtensible w16cex:durableId="069BC55B" w16cex:dateUtc="2026-06-30T23:37:00Z"/>
  <w16cex:commentExtensible w16cex:durableId="16CA2F46" w16cex:dateUtc="2026-06-30T23:46:00Z"/>
  <w16cex:commentExtensible w16cex:durableId="1D21FA49" w16cex:dateUtc="2026-06-30T23:47:00Z"/>
  <w16cex:commentExtensible w16cex:durableId="6DAF69D8" w16cex:dateUtc="2026-06-30T23:59:00Z"/>
  <w16cex:commentExtensible w16cex:durableId="593DE65C" w16cex:dateUtc="2026-07-01T16:52:00Z"/>
  <w16cex:commentExtensible w16cex:durableId="2E3D04CE" w16cex:dateUtc="2026-07-01T00:01:00Z"/>
  <w16cex:commentExtensible w16cex:durableId="6AA7A65E" w16cex:dateUtc="2026-07-01T00:04:00Z"/>
  <w16cex:commentExtensible w16cex:durableId="6569420D" w16cex:dateUtc="2026-07-01T00:06:00Z"/>
  <w16cex:commentExtensible w16cex:durableId="7F453BBD" w16cex:dateUtc="2026-07-01T00:07:00Z"/>
  <w16cex:commentExtensible w16cex:durableId="0712D96E" w16cex:dateUtc="2026-07-01T00:09:00Z"/>
  <w16cex:commentExtensible w16cex:durableId="7AA78449" w16cex:dateUtc="2026-07-01T00:18:00Z"/>
  <w16cex:commentExtensible w16cex:durableId="54CF3B68" w16cex:dateUtc="2026-07-01T00:24:00Z"/>
  <w16cex:commentExtensible w16cex:durableId="43CD2A7F" w16cex:dateUtc="2026-07-01T00:25:00Z"/>
  <w16cex:commentExtensible w16cex:durableId="7387F10D" w16cex:dateUtc="2026-07-01T00:31:00Z"/>
  <w16cex:commentExtensible w16cex:durableId="2B278ED1" w16cex:dateUtc="2026-07-01T00:31:00Z"/>
  <w16cex:commentExtensible w16cex:durableId="3C7CED51" w16cex:dateUtc="2026-07-01T00:43:00Z"/>
  <w16cex:commentExtensible w16cex:durableId="2137DDCF" w16cex:dateUtc="2026-07-01T00:33:00Z"/>
  <w16cex:commentExtensible w16cex:durableId="20F6FE5C" w16cex:dateUtc="2026-07-01T00:35:00Z"/>
  <w16cex:commentExtensible w16cex:durableId="380C46E9" w16cex:dateUtc="2026-07-01T00:36:00Z"/>
  <w16cex:commentExtensible w16cex:durableId="0794D2B7" w16cex:dateUtc="2026-07-01T00:38:00Z"/>
  <w16cex:commentExtensible w16cex:durableId="57755FF9" w16cex:dateUtc="2026-07-01T00:39:00Z"/>
  <w16cex:commentExtensible w16cex:durableId="441AC3DB" w16cex:dateUtc="2026-07-01T00:41:00Z"/>
  <w16cex:commentExtensible w16cex:durableId="4D4155EC" w16cex:dateUtc="2026-07-01T00:46:00Z"/>
  <w16cex:commentExtensible w16cex:durableId="29EE14CC" w16cex:dateUtc="2026-07-01T00:50:00Z"/>
  <w16cex:commentExtensible w16cex:durableId="2EA17BB4" w16cex:dateUtc="2026-07-01T00:49:00Z"/>
  <w16cex:commentExtensible w16cex:durableId="62F30F4A" w16cex:dateUtc="2026-07-01T00:51:00Z"/>
  <w16cex:commentExtensible w16cex:durableId="25DB948F" w16cex:dateUtc="2026-07-01T00:52:00Z"/>
  <w16cex:commentExtensible w16cex:durableId="7C760372" w16cex:dateUtc="2026-07-01T00:53:00Z"/>
  <w16cex:commentExtensible w16cex:durableId="2F2CC718" w16cex:dateUtc="2026-07-01T00:53:00Z"/>
  <w16cex:commentExtensible w16cex:durableId="3E49D410" w16cex:dateUtc="2026-07-01T00:54:00Z"/>
  <w16cex:commentExtensible w16cex:durableId="44965F03" w16cex:dateUtc="2026-07-01T00:56:00Z"/>
  <w16cex:commentExtensible w16cex:durableId="31026A8F" w16cex:dateUtc="2026-07-01T00:59:00Z"/>
  <w16cex:commentExtensible w16cex:durableId="07D4CB82" w16cex:dateUtc="2026-07-01T01:05:00Z"/>
  <w16cex:commentExtensible w16cex:durableId="4A8E921B" w16cex:dateUtc="2026-07-01T01:07:00Z"/>
  <w16cex:commentExtensible w16cex:durableId="285212B3" w16cex:dateUtc="2026-07-01T01:09:00Z"/>
  <w16cex:commentExtensible w16cex:durableId="5FA53F09" w16cex:dateUtc="2026-07-01T02:09:00Z"/>
  <w16cex:commentExtensible w16cex:durableId="45EDEC24" w16cex:dateUtc="2026-07-01T01:11:00Z"/>
  <w16cex:commentExtensible w16cex:durableId="452FDFED" w16cex:dateUtc="2026-07-01T01:12:00Z"/>
  <w16cex:commentExtensible w16cex:durableId="64EE20DC" w16cex:dateUtc="2026-07-01T01:12:00Z"/>
  <w16cex:commentExtensible w16cex:durableId="56A3E8F3" w16cex:dateUtc="2026-07-01T01:58:00Z"/>
  <w16cex:commentExtensible w16cex:durableId="3E367D16" w16cex:dateUtc="2026-07-01T01:59:00Z"/>
  <w16cex:commentExtensible w16cex:durableId="142CE144" w16cex:dateUtc="2026-07-01T02:12:00Z"/>
  <w16cex:commentExtensible w16cex:durableId="03C1535B" w16cex:dateUtc="2026-07-01T02:14:00Z"/>
  <w16cex:commentExtensible w16cex:durableId="37EEE460" w16cex:dateUtc="2026-07-01T17:02:00Z"/>
  <w16cex:commentExtensible w16cex:durableId="1EBCE59A" w16cex:dateUtc="2026-07-01T02:22:00Z"/>
  <w16cex:commentExtensible w16cex:durableId="634F7D2D" w16cex:dateUtc="2026-07-01T02:26:00Z"/>
  <w16cex:commentExtensible w16cex:durableId="17CE3713" w16cex:dateUtc="2026-07-01T02:27:00Z"/>
  <w16cex:commentExtensible w16cex:durableId="0B4E825E" w16cex:dateUtc="2026-07-01T02:39:00Z"/>
  <w16cex:commentExtensible w16cex:durableId="4C55C706" w16cex:dateUtc="2026-07-01T02:43:00Z"/>
  <w16cex:commentExtensible w16cex:durableId="5C4914D9" w16cex:dateUtc="2026-07-01T02:45:00Z"/>
  <w16cex:commentExtensible w16cex:durableId="4821EED7" w16cex:dateUtc="2026-07-01T02:47:00Z"/>
  <w16cex:commentExtensible w16cex:durableId="0215D3FC" w16cex:dateUtc="2026-07-01T02:49:00Z"/>
  <w16cex:commentExtensible w16cex:durableId="0DAB1CF9" w16cex:dateUtc="2026-07-01T02:52:00Z"/>
  <w16cex:commentExtensible w16cex:durableId="5946DD17" w16cex:dateUtc="2026-07-01T03:02:00Z"/>
  <w16cex:commentExtensible w16cex:durableId="1ED2528C" w16cex:dateUtc="2026-07-01T03:05:00Z"/>
  <w16cex:commentExtensible w16cex:durableId="3B27D90A" w16cex:dateUtc="2026-07-01T03:06:00Z"/>
  <w16cex:commentExtensible w16cex:durableId="1B8607D7" w16cex:dateUtc="2026-07-01T03:11:00Z"/>
  <w16cex:commentExtensible w16cex:durableId="5BFFC95F" w16cex:dateUtc="2026-07-01T03:14:00Z"/>
  <w16cex:commentExtensible w16cex:durableId="7B55A992" w16cex:dateUtc="2026-07-01T03:20:00Z"/>
  <w16cex:commentExtensible w16cex:durableId="1DBFA91B" w16cex:dateUtc="2026-07-01T03:21:00Z"/>
  <w16cex:commentExtensible w16cex:durableId="7E2DA90A" w16cex:dateUtc="2026-07-01T03:25:00Z"/>
  <w16cex:commentExtensible w16cex:durableId="02EE4783" w16cex:dateUtc="2026-07-01T03:26:00Z"/>
  <w16cex:commentExtensible w16cex:durableId="6F68E260" w16cex:dateUtc="2026-07-01T03:27:00Z"/>
  <w16cex:commentExtensible w16cex:durableId="5C666361" w16cex:dateUtc="2026-07-01T03:30:00Z"/>
  <w16cex:commentExtensible w16cex:durableId="1DC9B0F9" w16cex:dateUtc="2026-07-01T03:33:00Z"/>
  <w16cex:commentExtensible w16cex:durableId="36BC8B01" w16cex:dateUtc="2026-07-01T03:38:00Z"/>
  <w16cex:commentExtensible w16cex:durableId="6BC430B6" w16cex:dateUtc="2026-07-01T03:42:00Z"/>
  <w16cex:commentExtensible w16cex:durableId="0C752776" w16cex:dateUtc="2026-07-01T03:45:00Z"/>
  <w16cex:commentExtensible w16cex:durableId="385FF206" w16cex:dateUtc="2026-07-01T03:56:00Z"/>
  <w16cex:commentExtensible w16cex:durableId="4D8EB431" w16cex:dateUtc="2026-07-01T03:58:00Z"/>
  <w16cex:commentExtensible w16cex:durableId="0BAA68CB" w16cex:dateUtc="2026-07-01T03:58:00Z"/>
  <w16cex:commentExtensible w16cex:durableId="6640CE6A" w16cex:dateUtc="2026-07-01T04:00:00Z"/>
  <w16cex:commentExtensible w16cex:durableId="77553265" w16cex:dateUtc="2026-07-01T04:01:00Z"/>
  <w16cex:commentExtensible w16cex:durableId="1D42ECA8" w16cex:dateUtc="2026-07-01T04:01:00Z"/>
  <w16cex:commentExtensible w16cex:durableId="7303997D" w16cex:dateUtc="2026-07-01T04:02:00Z"/>
  <w16cex:commentExtensible w16cex:durableId="40325F1A" w16cex:dateUtc="2026-07-01T04:05:00Z"/>
  <w16cex:commentExtensible w16cex:durableId="32C0BF74" w16cex:dateUtc="2026-07-01T0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AD21642" w16cid:durableId="679D97ED"/>
  <w16cid:commentId w16cid:paraId="1D54813E" w16cid:durableId="2198DEFB"/>
  <w16cid:commentId w16cid:paraId="195E9320" w16cid:durableId="5B84F8EA"/>
  <w16cid:commentId w16cid:paraId="00000BDC" w16cid:durableId="00000BDC"/>
  <w16cid:commentId w16cid:paraId="00000BDF" w16cid:durableId="00000BDF"/>
  <w16cid:commentId w16cid:paraId="00000BF5" w16cid:durableId="00000BF5"/>
  <w16cid:commentId w16cid:paraId="4E491F52" w16cid:durableId="16837C00"/>
  <w16cid:commentId w16cid:paraId="00000BED" w16cid:durableId="00000BED"/>
  <w16cid:commentId w16cid:paraId="00000BF3" w16cid:durableId="00000BF3"/>
  <w16cid:commentId w16cid:paraId="00000BEF" w16cid:durableId="00000BEF"/>
  <w16cid:commentId w16cid:paraId="00000BEB" w16cid:durableId="00000BEB"/>
  <w16cid:commentId w16cid:paraId="00000BD9" w16cid:durableId="00000BD9"/>
  <w16cid:commentId w16cid:paraId="00000BF9" w16cid:durableId="00000BF9"/>
  <w16cid:commentId w16cid:paraId="00000BF7" w16cid:durableId="00000BF7"/>
  <w16cid:commentId w16cid:paraId="00000BDB" w16cid:durableId="00000BDB"/>
  <w16cid:commentId w16cid:paraId="00000BDA" w16cid:durableId="00000BDA"/>
  <w16cid:commentId w16cid:paraId="00000BDD" w16cid:durableId="00000BDD"/>
  <w16cid:commentId w16cid:paraId="00000BF4" w16cid:durableId="00000BF4"/>
  <w16cid:commentId w16cid:paraId="00000BF6" w16cid:durableId="00000BF6"/>
  <w16cid:commentId w16cid:paraId="00000BF8" w16cid:durableId="00000BF8"/>
  <w16cid:commentId w16cid:paraId="00000BEA" w16cid:durableId="00000BEA"/>
  <w16cid:commentId w16cid:paraId="00000BEE" w16cid:durableId="00000BEE"/>
  <w16cid:commentId w16cid:paraId="00000BF2" w16cid:durableId="00000BF2"/>
  <w16cid:commentId w16cid:paraId="00000BE5" w16cid:durableId="00000BE5"/>
  <w16cid:commentId w16cid:paraId="00000BE1" w16cid:durableId="00000BE1"/>
  <w16cid:commentId w16cid:paraId="00000BE4" w16cid:durableId="00000BE4"/>
  <w16cid:commentId w16cid:paraId="00000BE6" w16cid:durableId="00000BE6"/>
  <w16cid:commentId w16cid:paraId="00000BE8" w16cid:durableId="00000BE8"/>
  <w16cid:commentId w16cid:paraId="00000BE9" w16cid:durableId="00000BE9"/>
  <w16cid:commentId w16cid:paraId="00000BEC" w16cid:durableId="00000BEC"/>
  <w16cid:commentId w16cid:paraId="00000BF0" w16cid:durableId="00000BF0"/>
  <w16cid:commentId w16cid:paraId="00000BE0" w16cid:durableId="00000BE0"/>
  <w16cid:commentId w16cid:paraId="00000BE3" w16cid:durableId="00000BE3"/>
  <w16cid:commentId w16cid:paraId="2D8B1317" w16cid:durableId="36ACD298"/>
  <w16cid:commentId w16cid:paraId="2BAFB1D6" w16cid:durableId="36AC8F97"/>
  <w16cid:commentId w16cid:paraId="6A6F60F3" w16cid:durableId="4B07C5BC"/>
  <w16cid:commentId w16cid:paraId="338A49AD" w16cid:durableId="24D382EA"/>
  <w16cid:commentId w16cid:paraId="7FE62CFC" w16cid:durableId="587D9F6C"/>
  <w16cid:commentId w16cid:paraId="7CD446B5" w16cid:durableId="3F26FEA9"/>
  <w16cid:commentId w16cid:paraId="3203DCA1" w16cid:durableId="3877F74E"/>
  <w16cid:commentId w16cid:paraId="22109909" w16cid:durableId="0D606A9D"/>
  <w16cid:commentId w16cid:paraId="57069360" w16cid:durableId="26929858"/>
  <w16cid:commentId w16cid:paraId="10508F1C" w16cid:durableId="3B16EFE5"/>
  <w16cid:commentId w16cid:paraId="3F2AAC8E" w16cid:durableId="0FDAEA43"/>
  <w16cid:commentId w16cid:paraId="60A62F6F" w16cid:durableId="4142974A"/>
  <w16cid:commentId w16cid:paraId="2839FA97" w16cid:durableId="10851EB6"/>
  <w16cid:commentId w16cid:paraId="63B71F2D" w16cid:durableId="41AE22A9"/>
  <w16cid:commentId w16cid:paraId="0F6FA329" w16cid:durableId="498A7E41"/>
  <w16cid:commentId w16cid:paraId="74E2ACA5" w16cid:durableId="74B3CD85"/>
  <w16cid:commentId w16cid:paraId="18BD5DBF" w16cid:durableId="6486B146"/>
  <w16cid:commentId w16cid:paraId="433A3379" w16cid:durableId="243AAF9B"/>
  <w16cid:commentId w16cid:paraId="1999F2CE" w16cid:durableId="3627BA45"/>
  <w16cid:commentId w16cid:paraId="6E7DFB69" w16cid:durableId="6D7E3B0A"/>
  <w16cid:commentId w16cid:paraId="7891D3E9" w16cid:durableId="035C7F39"/>
  <w16cid:commentId w16cid:paraId="16E2BEFB" w16cid:durableId="2F21BAF2"/>
  <w16cid:commentId w16cid:paraId="36A522B4" w16cid:durableId="1F96CF45"/>
  <w16cid:commentId w16cid:paraId="4589723D" w16cid:durableId="3ED06ABE"/>
  <w16cid:commentId w16cid:paraId="5D18AD27" w16cid:durableId="5F94B603"/>
  <w16cid:commentId w16cid:paraId="7C09E8F2" w16cid:durableId="62517360"/>
  <w16cid:commentId w16cid:paraId="6B181A67" w16cid:durableId="34361A31"/>
  <w16cid:commentId w16cid:paraId="0C47B51C" w16cid:durableId="20D85C37"/>
  <w16cid:commentId w16cid:paraId="66BAD43B" w16cid:durableId="52473A55"/>
  <w16cid:commentId w16cid:paraId="37C60B77" w16cid:durableId="7C776C77"/>
  <w16cid:commentId w16cid:paraId="17C70E30" w16cid:durableId="1E6AA097"/>
  <w16cid:commentId w16cid:paraId="4AB7429A" w16cid:durableId="790CB407"/>
  <w16cid:commentId w16cid:paraId="335DBC98" w16cid:durableId="68A0244D"/>
  <w16cid:commentId w16cid:paraId="1DE03F39" w16cid:durableId="0A4D2003"/>
  <w16cid:commentId w16cid:paraId="5702B3D0" w16cid:durableId="4665B407"/>
  <w16cid:commentId w16cid:paraId="07D18978" w16cid:durableId="6B1E181B"/>
  <w16cid:commentId w16cid:paraId="70A98E26" w16cid:durableId="2E7DE5DD"/>
  <w16cid:commentId w16cid:paraId="66F2489D" w16cid:durableId="5A8CA38E"/>
  <w16cid:commentId w16cid:paraId="687E6CBD" w16cid:durableId="0FE123B0"/>
  <w16cid:commentId w16cid:paraId="50A13D97" w16cid:durableId="2BAB1FC4"/>
  <w16cid:commentId w16cid:paraId="6F67A277" w16cid:durableId="04EB615E"/>
  <w16cid:commentId w16cid:paraId="62EF4D35" w16cid:durableId="34095DBA"/>
  <w16cid:commentId w16cid:paraId="1C70E51B" w16cid:durableId="38F797E1"/>
  <w16cid:commentId w16cid:paraId="7525978F" w16cid:durableId="672E104D"/>
  <w16cid:commentId w16cid:paraId="0D08D85D" w16cid:durableId="22718225"/>
  <w16cid:commentId w16cid:paraId="131DCB93" w16cid:durableId="48CAA9E9"/>
  <w16cid:commentId w16cid:paraId="650D9B0E" w16cid:durableId="6E08C76B"/>
  <w16cid:commentId w16cid:paraId="6166E00B" w16cid:durableId="26D15C0E"/>
  <w16cid:commentId w16cid:paraId="2F8B211A" w16cid:durableId="5E7C08C2"/>
  <w16cid:commentId w16cid:paraId="5FA0257B" w16cid:durableId="02F49AED"/>
  <w16cid:commentId w16cid:paraId="2AF448F0" w16cid:durableId="089AEA5D"/>
  <w16cid:commentId w16cid:paraId="5CE3532E" w16cid:durableId="1F920DC6"/>
  <w16cid:commentId w16cid:paraId="07A8A9B0" w16cid:durableId="494F6042"/>
  <w16cid:commentId w16cid:paraId="4DCFB2E1" w16cid:durableId="03E07169"/>
  <w16cid:commentId w16cid:paraId="7629BF65" w16cid:durableId="1BCD5B87"/>
  <w16cid:commentId w16cid:paraId="079F511C" w16cid:durableId="048F1E81"/>
  <w16cid:commentId w16cid:paraId="2F84B1E4" w16cid:durableId="38B35972"/>
  <w16cid:commentId w16cid:paraId="659764EC" w16cid:durableId="247A44EE"/>
  <w16cid:commentId w16cid:paraId="1DB59A16" w16cid:durableId="083F33D1"/>
  <w16cid:commentId w16cid:paraId="4F818B63" w16cid:durableId="36768F64"/>
  <w16cid:commentId w16cid:paraId="212E91C6" w16cid:durableId="1B361653"/>
  <w16cid:commentId w16cid:paraId="4977800B" w16cid:durableId="652624F7"/>
  <w16cid:commentId w16cid:paraId="45FAD966" w16cid:durableId="662AA235"/>
  <w16cid:commentId w16cid:paraId="503D57FF" w16cid:durableId="2CC9D5E8"/>
  <w16cid:commentId w16cid:paraId="4639A995" w16cid:durableId="287AECA4"/>
  <w16cid:commentId w16cid:paraId="69DB984C" w16cid:durableId="72ABA71F"/>
  <w16cid:commentId w16cid:paraId="31031ED9" w16cid:durableId="2E446754"/>
  <w16cid:commentId w16cid:paraId="20A4ADE0" w16cid:durableId="56D1E367"/>
  <w16cid:commentId w16cid:paraId="3501FEC0" w16cid:durableId="7AE08E65"/>
  <w16cid:commentId w16cid:paraId="703E9AAD" w16cid:durableId="026D01D3"/>
  <w16cid:commentId w16cid:paraId="28E019A6" w16cid:durableId="649B3B24"/>
  <w16cid:commentId w16cid:paraId="3DAE0CCA" w16cid:durableId="5D82B122"/>
  <w16cid:commentId w16cid:paraId="43A31FE1" w16cid:durableId="0A41E219"/>
  <w16cid:commentId w16cid:paraId="5E300CD5" w16cid:durableId="78A43B45"/>
  <w16cid:commentId w16cid:paraId="78ED4EB1" w16cid:durableId="7335BD76"/>
  <w16cid:commentId w16cid:paraId="02AB41DF" w16cid:durableId="38C0DC7D"/>
  <w16cid:commentId w16cid:paraId="7D3B3AA8" w16cid:durableId="471658F8"/>
  <w16cid:commentId w16cid:paraId="06B358BA" w16cid:durableId="38F40836"/>
  <w16cid:commentId w16cid:paraId="3559FA6E" w16cid:durableId="4AC07EFA"/>
  <w16cid:commentId w16cid:paraId="2BF2E977" w16cid:durableId="0C8F6639"/>
  <w16cid:commentId w16cid:paraId="10EFCBC2" w16cid:durableId="5A78A3A0"/>
  <w16cid:commentId w16cid:paraId="6BBE2B58" w16cid:durableId="3224025A"/>
  <w16cid:commentId w16cid:paraId="47049894" w16cid:durableId="5EBE9A9B"/>
  <w16cid:commentId w16cid:paraId="4216AE0A" w16cid:durableId="450E01E0"/>
  <w16cid:commentId w16cid:paraId="45D5AA84" w16cid:durableId="19302BBB"/>
  <w16cid:commentId w16cid:paraId="52736D23" w16cid:durableId="2CB92E6C"/>
  <w16cid:commentId w16cid:paraId="145B2DE3" w16cid:durableId="62BB9597"/>
  <w16cid:commentId w16cid:paraId="06C3F239" w16cid:durableId="72D8509A"/>
  <w16cid:commentId w16cid:paraId="7A099635" w16cid:durableId="02ECAAA0"/>
  <w16cid:commentId w16cid:paraId="23DE4856" w16cid:durableId="3ED4BA58"/>
  <w16cid:commentId w16cid:paraId="17D6071E" w16cid:durableId="78FD3D9C"/>
  <w16cid:commentId w16cid:paraId="408AE706" w16cid:durableId="73092617"/>
  <w16cid:commentId w16cid:paraId="48620340" w16cid:durableId="128FC16D"/>
  <w16cid:commentId w16cid:paraId="0CE5AF82" w16cid:durableId="7667F193"/>
  <w16cid:commentId w16cid:paraId="2FB83144" w16cid:durableId="1D93F0E8"/>
  <w16cid:commentId w16cid:paraId="4848F5DB" w16cid:durableId="0E0FE10A"/>
  <w16cid:commentId w16cid:paraId="4B0218FD" w16cid:durableId="360EBE13"/>
  <w16cid:commentId w16cid:paraId="0688B392" w16cid:durableId="1DE7242C"/>
  <w16cid:commentId w16cid:paraId="35F84686" w16cid:durableId="1D689358"/>
  <w16cid:commentId w16cid:paraId="7721CBA4" w16cid:durableId="4E5FAE55"/>
  <w16cid:commentId w16cid:paraId="30910DDE" w16cid:durableId="01D74CE4"/>
  <w16cid:commentId w16cid:paraId="1F99A389" w16cid:durableId="77956703"/>
  <w16cid:commentId w16cid:paraId="64361B6B" w16cid:durableId="1108710A"/>
  <w16cid:commentId w16cid:paraId="49BB40B0" w16cid:durableId="2FF1CC93"/>
  <w16cid:commentId w16cid:paraId="75AE228E" w16cid:durableId="43E601B0"/>
  <w16cid:commentId w16cid:paraId="25D5858E" w16cid:durableId="73FC57B0"/>
  <w16cid:commentId w16cid:paraId="61038C12" w16cid:durableId="5B92B0A3"/>
  <w16cid:commentId w16cid:paraId="508684E1" w16cid:durableId="50D8EBBF"/>
  <w16cid:commentId w16cid:paraId="626F0799" w16cid:durableId="22BC2927"/>
  <w16cid:commentId w16cid:paraId="32B40D28" w16cid:durableId="3D9265F8"/>
  <w16cid:commentId w16cid:paraId="64104C55" w16cid:durableId="66768555"/>
  <w16cid:commentId w16cid:paraId="47E4DBCD" w16cid:durableId="40D9CC7C"/>
  <w16cid:commentId w16cid:paraId="56B937CE" w16cid:durableId="7C30B4BF"/>
  <w16cid:commentId w16cid:paraId="5EF92EC1" w16cid:durableId="798AB1F7"/>
  <w16cid:commentId w16cid:paraId="0E1671BF" w16cid:durableId="30642D9C"/>
  <w16cid:commentId w16cid:paraId="6C99A3B9" w16cid:durableId="48C33F45"/>
  <w16cid:commentId w16cid:paraId="725B6AEC" w16cid:durableId="47BD3270"/>
  <w16cid:commentId w16cid:paraId="779FDC24" w16cid:durableId="576E3CB8"/>
  <w16cid:commentId w16cid:paraId="208C8E4B" w16cid:durableId="22573B90"/>
  <w16cid:commentId w16cid:paraId="30885D31" w16cid:durableId="72EE5874"/>
  <w16cid:commentId w16cid:paraId="653D902B" w16cid:durableId="4C30E85C"/>
  <w16cid:commentId w16cid:paraId="48B23CC5" w16cid:durableId="5BDB8C81"/>
  <w16cid:commentId w16cid:paraId="1634AAA1" w16cid:durableId="30B1A950"/>
  <w16cid:commentId w16cid:paraId="2A0B9293" w16cid:durableId="648B43C5"/>
  <w16cid:commentId w16cid:paraId="23B50DBC" w16cid:durableId="13F1F158"/>
  <w16cid:commentId w16cid:paraId="7585A31B" w16cid:durableId="545B0661"/>
  <w16cid:commentId w16cid:paraId="1C66B6A5" w16cid:durableId="3B56F31F"/>
  <w16cid:commentId w16cid:paraId="5F8112FC" w16cid:durableId="117D1086"/>
  <w16cid:commentId w16cid:paraId="12B4A0C3" w16cid:durableId="3D60EDC4"/>
  <w16cid:commentId w16cid:paraId="12DD0DF7" w16cid:durableId="39EDDC98"/>
  <w16cid:commentId w16cid:paraId="289E3BA0" w16cid:durableId="61E7F1B5"/>
  <w16cid:commentId w16cid:paraId="2B9296CE" w16cid:durableId="6BC7E33B"/>
  <w16cid:commentId w16cid:paraId="09DB5A01" w16cid:durableId="74E78768"/>
  <w16cid:commentId w16cid:paraId="33FB8D3A" w16cid:durableId="78901F61"/>
  <w16cid:commentId w16cid:paraId="5EA0D0F0" w16cid:durableId="51294839"/>
  <w16cid:commentId w16cid:paraId="4AFFEFC7" w16cid:durableId="4286B2DF"/>
  <w16cid:commentId w16cid:paraId="111D284F" w16cid:durableId="49684BAC"/>
  <w16cid:commentId w16cid:paraId="1120C219" w16cid:durableId="6320A8CD"/>
  <w16cid:commentId w16cid:paraId="32486248" w16cid:durableId="6D51855E"/>
  <w16cid:commentId w16cid:paraId="2506F48E" w16cid:durableId="64051101"/>
  <w16cid:commentId w16cid:paraId="2457ABF9" w16cid:durableId="4EC354ED"/>
  <w16cid:commentId w16cid:paraId="408495D6" w16cid:durableId="59AB1A8C"/>
  <w16cid:commentId w16cid:paraId="4667A441" w16cid:durableId="3E8F2055"/>
  <w16cid:commentId w16cid:paraId="22903994" w16cid:durableId="1A2D4D7E"/>
  <w16cid:commentId w16cid:paraId="577DEFFC" w16cid:durableId="09449303"/>
  <w16cid:commentId w16cid:paraId="3BF66540" w16cid:durableId="147173D5"/>
  <w16cid:commentId w16cid:paraId="4A0AC1F7" w16cid:durableId="3228429B"/>
  <w16cid:commentId w16cid:paraId="0A496AD5" w16cid:durableId="77050719"/>
  <w16cid:commentId w16cid:paraId="2E54C71F" w16cid:durableId="0B11E281"/>
  <w16cid:commentId w16cid:paraId="754606CF" w16cid:durableId="7DA31E3F"/>
  <w16cid:commentId w16cid:paraId="52624F64" w16cid:durableId="10007712"/>
  <w16cid:commentId w16cid:paraId="1C336A72" w16cid:durableId="4F5F5B5A"/>
  <w16cid:commentId w16cid:paraId="0D8D4E58" w16cid:durableId="1D14932A"/>
  <w16cid:commentId w16cid:paraId="1E55DEE0" w16cid:durableId="60C4BD9D"/>
  <w16cid:commentId w16cid:paraId="6BFBBDD1" w16cid:durableId="71E1ECA7"/>
  <w16cid:commentId w16cid:paraId="57106422" w16cid:durableId="3810C5BA"/>
  <w16cid:commentId w16cid:paraId="6F193453" w16cid:durableId="2F324DA0"/>
  <w16cid:commentId w16cid:paraId="2B487135" w16cid:durableId="2A9D6E99"/>
  <w16cid:commentId w16cid:paraId="209D1EA3" w16cid:durableId="7E5F6090"/>
  <w16cid:commentId w16cid:paraId="4D16492E" w16cid:durableId="06D0AA5E"/>
  <w16cid:commentId w16cid:paraId="38722FAC" w16cid:durableId="7772A363"/>
  <w16cid:commentId w16cid:paraId="5ADD04BA" w16cid:durableId="3642A66F"/>
  <w16cid:commentId w16cid:paraId="56332DAF" w16cid:durableId="528F2238"/>
  <w16cid:commentId w16cid:paraId="48EBE07C" w16cid:durableId="5299F119"/>
  <w16cid:commentId w16cid:paraId="1EDD7F1A" w16cid:durableId="17C69C53"/>
  <w16cid:commentId w16cid:paraId="7F48E34C" w16cid:durableId="4011C4F2"/>
  <w16cid:commentId w16cid:paraId="5FF598F2" w16cid:durableId="390B7848"/>
  <w16cid:commentId w16cid:paraId="56332407" w16cid:durableId="34E4E163"/>
  <w16cid:commentId w16cid:paraId="3D425460" w16cid:durableId="2CFCE0DB"/>
  <w16cid:commentId w16cid:paraId="63C32235" w16cid:durableId="5E9A230E"/>
  <w16cid:commentId w16cid:paraId="2E0C27E0" w16cid:durableId="069BC55B"/>
  <w16cid:commentId w16cid:paraId="325873D3" w16cid:durableId="16CA2F46"/>
  <w16cid:commentId w16cid:paraId="4AE9C2EA" w16cid:durableId="1D21FA49"/>
  <w16cid:commentId w16cid:paraId="4541E1AD" w16cid:durableId="6DAF69D8"/>
  <w16cid:commentId w16cid:paraId="33C0B313" w16cid:durableId="593DE65C"/>
  <w16cid:commentId w16cid:paraId="6660246C" w16cid:durableId="2E3D04CE"/>
  <w16cid:commentId w16cid:paraId="33C73293" w16cid:durableId="6AA7A65E"/>
  <w16cid:commentId w16cid:paraId="1C8A08B2" w16cid:durableId="6569420D"/>
  <w16cid:commentId w16cid:paraId="24A15581" w16cid:durableId="7F453BBD"/>
  <w16cid:commentId w16cid:paraId="06423FE6" w16cid:durableId="0712D96E"/>
  <w16cid:commentId w16cid:paraId="70E0E4B0" w16cid:durableId="7AA78449"/>
  <w16cid:commentId w16cid:paraId="6994BB57" w16cid:durableId="54CF3B68"/>
  <w16cid:commentId w16cid:paraId="60A72CF5" w16cid:durableId="43CD2A7F"/>
  <w16cid:commentId w16cid:paraId="795075E2" w16cid:durableId="7387F10D"/>
  <w16cid:commentId w16cid:paraId="159F7FA4" w16cid:durableId="2B278ED1"/>
  <w16cid:commentId w16cid:paraId="3ABE2425" w16cid:durableId="3C7CED51"/>
  <w16cid:commentId w16cid:paraId="427FFFAD" w16cid:durableId="2137DDCF"/>
  <w16cid:commentId w16cid:paraId="049EC1D8" w16cid:durableId="20F6FE5C"/>
  <w16cid:commentId w16cid:paraId="4ECABA3D" w16cid:durableId="380C46E9"/>
  <w16cid:commentId w16cid:paraId="0C2247CB" w16cid:durableId="0794D2B7"/>
  <w16cid:commentId w16cid:paraId="60EDE763" w16cid:durableId="57755FF9"/>
  <w16cid:commentId w16cid:paraId="124F1706" w16cid:durableId="441AC3DB"/>
  <w16cid:commentId w16cid:paraId="1CF03F6C" w16cid:durableId="4D4155EC"/>
  <w16cid:commentId w16cid:paraId="746452A0" w16cid:durableId="29EE14CC"/>
  <w16cid:commentId w16cid:paraId="60875C49" w16cid:durableId="2EA17BB4"/>
  <w16cid:commentId w16cid:paraId="031A59C8" w16cid:durableId="62F30F4A"/>
  <w16cid:commentId w16cid:paraId="6D1C6E53" w16cid:durableId="25DB948F"/>
  <w16cid:commentId w16cid:paraId="4C4B3292" w16cid:durableId="7C760372"/>
  <w16cid:commentId w16cid:paraId="2E14D671" w16cid:durableId="2F2CC718"/>
  <w16cid:commentId w16cid:paraId="78B72637" w16cid:durableId="3E49D410"/>
  <w16cid:commentId w16cid:paraId="50AAB0C5" w16cid:durableId="44965F03"/>
  <w16cid:commentId w16cid:paraId="1E7D683F" w16cid:durableId="31026A8F"/>
  <w16cid:commentId w16cid:paraId="205C792F" w16cid:durableId="07D4CB82"/>
  <w16cid:commentId w16cid:paraId="7F745616" w16cid:durableId="4A8E921B"/>
  <w16cid:commentId w16cid:paraId="76EC9A95" w16cid:durableId="285212B3"/>
  <w16cid:commentId w16cid:paraId="3D42BFB6" w16cid:durableId="5FA53F09"/>
  <w16cid:commentId w16cid:paraId="1C5C9B0F" w16cid:durableId="45EDEC24"/>
  <w16cid:commentId w16cid:paraId="3AF009AD" w16cid:durableId="452FDFED"/>
  <w16cid:commentId w16cid:paraId="0C2A7FB9" w16cid:durableId="64EE20DC"/>
  <w16cid:commentId w16cid:paraId="0529FDAD" w16cid:durableId="56A3E8F3"/>
  <w16cid:commentId w16cid:paraId="16EFDB84" w16cid:durableId="3E367D16"/>
  <w16cid:commentId w16cid:paraId="7C7F5BF5" w16cid:durableId="142CE144"/>
  <w16cid:commentId w16cid:paraId="1E71202F" w16cid:durableId="03C1535B"/>
  <w16cid:commentId w16cid:paraId="20288405" w16cid:durableId="37EEE460"/>
  <w16cid:commentId w16cid:paraId="71BCA37B" w16cid:durableId="1EBCE59A"/>
  <w16cid:commentId w16cid:paraId="639EB911" w16cid:durableId="634F7D2D"/>
  <w16cid:commentId w16cid:paraId="7D170E73" w16cid:durableId="17CE3713"/>
  <w16cid:commentId w16cid:paraId="656F7B5B" w16cid:durableId="0B4E825E"/>
  <w16cid:commentId w16cid:paraId="39F86045" w16cid:durableId="4C55C706"/>
  <w16cid:commentId w16cid:paraId="226316C3" w16cid:durableId="5C4914D9"/>
  <w16cid:commentId w16cid:paraId="604EF8D7" w16cid:durableId="4821EED7"/>
  <w16cid:commentId w16cid:paraId="0AEFCA4F" w16cid:durableId="0215D3FC"/>
  <w16cid:commentId w16cid:paraId="514B5D49" w16cid:durableId="0DAB1CF9"/>
  <w16cid:commentId w16cid:paraId="58497DE8" w16cid:durableId="5946DD17"/>
  <w16cid:commentId w16cid:paraId="27BBCDC0" w16cid:durableId="1ED2528C"/>
  <w16cid:commentId w16cid:paraId="3B3ABFB8" w16cid:durableId="3B27D90A"/>
  <w16cid:commentId w16cid:paraId="3357DFB2" w16cid:durableId="1B8607D7"/>
  <w16cid:commentId w16cid:paraId="7CB7DFF3" w16cid:durableId="5BFFC95F"/>
  <w16cid:commentId w16cid:paraId="436876E2" w16cid:durableId="7B55A992"/>
  <w16cid:commentId w16cid:paraId="3BB9B640" w16cid:durableId="1DBFA91B"/>
  <w16cid:commentId w16cid:paraId="226EC20D" w16cid:durableId="7E2DA90A"/>
  <w16cid:commentId w16cid:paraId="45D2299A" w16cid:durableId="02EE4783"/>
  <w16cid:commentId w16cid:paraId="51D3113F" w16cid:durableId="6F68E260"/>
  <w16cid:commentId w16cid:paraId="13EE532F" w16cid:durableId="5C666361"/>
  <w16cid:commentId w16cid:paraId="6B3BDA27" w16cid:durableId="1DC9B0F9"/>
  <w16cid:commentId w16cid:paraId="64EB0AB5" w16cid:durableId="36BC8B01"/>
  <w16cid:commentId w16cid:paraId="06A1FA8A" w16cid:durableId="6BC430B6"/>
  <w16cid:commentId w16cid:paraId="1B6371CC" w16cid:durableId="0C752776"/>
  <w16cid:commentId w16cid:paraId="1A4318C8" w16cid:durableId="385FF206"/>
  <w16cid:commentId w16cid:paraId="61F1408F" w16cid:durableId="4D8EB431"/>
  <w16cid:commentId w16cid:paraId="6A797DB8" w16cid:durableId="0BAA68CB"/>
  <w16cid:commentId w16cid:paraId="4346891D" w16cid:durableId="6640CE6A"/>
  <w16cid:commentId w16cid:paraId="5965B2E7" w16cid:durableId="77553265"/>
  <w16cid:commentId w16cid:paraId="73ECA69E" w16cid:durableId="1D42ECA8"/>
  <w16cid:commentId w16cid:paraId="4AF282B6" w16cid:durableId="7303997D"/>
  <w16cid:commentId w16cid:paraId="0203FC76" w16cid:durableId="40325F1A"/>
  <w16cid:commentId w16cid:paraId="4F21D9AA" w16cid:durableId="32C0BF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ECAAD2" w14:textId="77777777" w:rsidR="00E15902" w:rsidRDefault="00E15902">
      <w:r>
        <w:separator/>
      </w:r>
    </w:p>
  </w:endnote>
  <w:endnote w:type="continuationSeparator" w:id="0">
    <w:p w14:paraId="25CAD1C0" w14:textId="77777777" w:rsidR="00E15902" w:rsidRDefault="00E15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C82EF8ED-AFB0-954F-BC51-0049FD91266C}"/>
    <w:embedBold r:id="rId2" w:fontKey="{E0E5FC58-A962-AA47-9770-6C3EB5344E39}"/>
  </w:font>
  <w:font w:name="Times New Roman">
    <w:panose1 w:val="02020603050405020304"/>
    <w:charset w:val="00"/>
    <w:family w:val="roman"/>
    <w:pitch w:val="variable"/>
    <w:sig w:usb0="E0002EFF" w:usb1="C000785B" w:usb2="00000009" w:usb3="00000000" w:csb0="000001FF" w:csb1="00000000"/>
    <w:embedRegular r:id="rId3" w:fontKey="{83C3E82D-2754-FE4A-9FBC-BD34D4054935}"/>
    <w:embedBold r:id="rId4" w:fontKey="{5EAB5481-3E35-444C-8AC7-C1364B3FA038}"/>
    <w:embedItalic r:id="rId5" w:fontKey="{CB1A3F82-8C3C-2D4F-9AAA-AEE75EFFEDE6}"/>
    <w:embedBoldItalic r:id="rId6" w:fontKey="{23FE6DA9-8134-DC4E-A866-A417E4FCFD56}"/>
  </w:font>
  <w:font w:name="Georgia">
    <w:panose1 w:val="02040502050405020303"/>
    <w:charset w:val="00"/>
    <w:family w:val="roman"/>
    <w:pitch w:val="variable"/>
    <w:sig w:usb0="00000287" w:usb1="00000000" w:usb2="00000000" w:usb3="00000000" w:csb0="0000009F" w:csb1="00000000"/>
    <w:embedItalic r:id="rId7" w:fontKey="{0E3C6BDF-C9E9-DF40-B6B5-EC3504D0DF83}"/>
  </w:font>
  <w:font w:name="Arial">
    <w:panose1 w:val="020B0604020202020204"/>
    <w:charset w:val="00"/>
    <w:family w:val="swiss"/>
    <w:pitch w:val="variable"/>
    <w:sig w:usb0="E0002AFF" w:usb1="C0007843" w:usb2="00000009" w:usb3="00000000" w:csb0="000001FF" w:csb1="00000000"/>
    <w:embedRegular r:id="rId8" w:fontKey="{4F6880E2-AFFA-A645-B757-486C809478B7}"/>
  </w:font>
  <w:font w:name="Cambria">
    <w:panose1 w:val="02040503050406030204"/>
    <w:charset w:val="00"/>
    <w:family w:val="roman"/>
    <w:pitch w:val="variable"/>
    <w:sig w:usb0="E00002FF" w:usb1="400004FF" w:usb2="00000000" w:usb3="00000000" w:csb0="0000019F" w:csb1="00000000"/>
    <w:embedRegular r:id="rId9" w:fontKey="{F394E717-91CF-D541-A591-8FE8AF43C4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BD4" w14:textId="77777777" w:rsidR="00847A31"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BD5" w14:textId="77777777" w:rsidR="00847A31" w:rsidRDefault="00847A31">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BD6" w14:textId="77777777" w:rsidR="00847A31" w:rsidRDefault="00847A31">
    <w:pPr>
      <w:pBdr>
        <w:top w:val="nil"/>
        <w:left w:val="nil"/>
        <w:bottom w:val="nil"/>
        <w:right w:val="nil"/>
        <w:between w:val="nil"/>
      </w:pBdr>
      <w:tabs>
        <w:tab w:val="center" w:pos="4680"/>
        <w:tab w:val="right" w:pos="9360"/>
      </w:tabs>
      <w:jc w:val="right"/>
      <w:rPr>
        <w:color w:val="000000"/>
      </w:rPr>
    </w:pPr>
  </w:p>
  <w:p w14:paraId="00000BD7" w14:textId="77777777" w:rsidR="00847A31" w:rsidRDefault="00847A31">
    <w:pPr>
      <w:pBdr>
        <w:top w:val="nil"/>
        <w:left w:val="nil"/>
        <w:bottom w:val="nil"/>
        <w:right w:val="nil"/>
        <w:between w:val="nil"/>
      </w:pBdr>
      <w:tabs>
        <w:tab w:val="center" w:pos="4680"/>
        <w:tab w:val="right" w:pos="9360"/>
      </w:tabs>
      <w:ind w:right="360"/>
      <w:rPr>
        <w:rFonts w:ascii="Times New Roman" w:eastAsia="Times New Roman" w:hAnsi="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BD8" w14:textId="77777777" w:rsidR="00847A31" w:rsidRDefault="00847A31">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62A266" w14:textId="77777777" w:rsidR="00E15902" w:rsidRDefault="00E15902">
      <w:r>
        <w:separator/>
      </w:r>
    </w:p>
  </w:footnote>
  <w:footnote w:type="continuationSeparator" w:id="0">
    <w:p w14:paraId="3786CBF2" w14:textId="77777777" w:rsidR="00E15902" w:rsidRDefault="00E159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BCF" w14:textId="77777777" w:rsidR="00847A31"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BD0" w14:textId="77777777" w:rsidR="00847A31" w:rsidRDefault="00847A31">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BD1" w14:textId="7E02B5A4" w:rsidR="00847A31"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C1BCC">
      <w:rPr>
        <w:noProof/>
        <w:color w:val="000000"/>
      </w:rPr>
      <w:t>2</w:t>
    </w:r>
    <w:r>
      <w:rPr>
        <w:color w:val="000000"/>
      </w:rPr>
      <w:fldChar w:fldCharType="end"/>
    </w:r>
  </w:p>
  <w:p w14:paraId="00000BD2" w14:textId="77777777" w:rsidR="00847A31" w:rsidRDefault="00000000">
    <w:pPr>
      <w:pBdr>
        <w:top w:val="nil"/>
        <w:left w:val="nil"/>
        <w:bottom w:val="nil"/>
        <w:right w:val="nil"/>
        <w:between w:val="nil"/>
      </w:pBdr>
      <w:tabs>
        <w:tab w:val="center" w:pos="4680"/>
        <w:tab w:val="right" w:pos="9360"/>
      </w:tabs>
      <w:ind w:right="360"/>
      <w:rPr>
        <w:rFonts w:ascii="Times New Roman" w:eastAsia="Times New Roman" w:hAnsi="Times New Roman" w:cs="Times New Roman"/>
        <w:color w:val="000000"/>
      </w:rPr>
    </w:pPr>
    <w:r>
      <w:rPr>
        <w:rFonts w:ascii="Times New Roman" w:eastAsia="Times New Roman" w:hAnsi="Times New Roman" w:cs="Times New Roman"/>
        <w:color w:val="000000"/>
      </w:rPr>
      <w:t>The Ambivalent Prophet</w:t>
    </w:r>
    <w:r>
      <w:rPr>
        <w:rFonts w:ascii="Times New Roman" w:eastAsia="Times New Roman" w:hAnsi="Times New Roman" w:cs="Times New Roman"/>
        <w:color w:val="000000"/>
      </w:rPr>
      <w:br/>
      <w:t>By Bela Gary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BD3" w14:textId="77777777" w:rsidR="00847A31" w:rsidRDefault="00847A31">
    <w:pPr>
      <w:pBdr>
        <w:top w:val="nil"/>
        <w:left w:val="nil"/>
        <w:bottom w:val="nil"/>
        <w:right w:val="nil"/>
        <w:between w:val="nil"/>
      </w:pBdr>
      <w:tabs>
        <w:tab w:val="center" w:pos="4680"/>
        <w:tab w:val="right" w:pos="9360"/>
      </w:tabs>
      <w:ind w:right="360"/>
      <w:rPr>
        <w:color w:val="000000"/>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igner Wilson">
    <w15:presenceInfo w15:providerId="Windows Live" w15:userId="eec1dd0846bfc92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A31"/>
    <w:rsid w:val="0001681C"/>
    <w:rsid w:val="00024049"/>
    <w:rsid w:val="00034FF8"/>
    <w:rsid w:val="00040CD6"/>
    <w:rsid w:val="000537C6"/>
    <w:rsid w:val="00080194"/>
    <w:rsid w:val="00096C41"/>
    <w:rsid w:val="000A09A0"/>
    <w:rsid w:val="000A10CE"/>
    <w:rsid w:val="000B538F"/>
    <w:rsid w:val="000D5C91"/>
    <w:rsid w:val="000E4A9B"/>
    <w:rsid w:val="000F19D2"/>
    <w:rsid w:val="000F4A5D"/>
    <w:rsid w:val="000F5FEF"/>
    <w:rsid w:val="001348B4"/>
    <w:rsid w:val="001536C9"/>
    <w:rsid w:val="00174128"/>
    <w:rsid w:val="00175E31"/>
    <w:rsid w:val="002155C5"/>
    <w:rsid w:val="002201BE"/>
    <w:rsid w:val="00234298"/>
    <w:rsid w:val="00257506"/>
    <w:rsid w:val="002615FD"/>
    <w:rsid w:val="002900FB"/>
    <w:rsid w:val="00297FE6"/>
    <w:rsid w:val="002E3052"/>
    <w:rsid w:val="002E44BC"/>
    <w:rsid w:val="002F3D95"/>
    <w:rsid w:val="002F7CFD"/>
    <w:rsid w:val="003049B7"/>
    <w:rsid w:val="00341841"/>
    <w:rsid w:val="00346645"/>
    <w:rsid w:val="00356BC7"/>
    <w:rsid w:val="003742E3"/>
    <w:rsid w:val="003A760C"/>
    <w:rsid w:val="003B71C4"/>
    <w:rsid w:val="003C1BCC"/>
    <w:rsid w:val="00440A61"/>
    <w:rsid w:val="00463101"/>
    <w:rsid w:val="00484FF7"/>
    <w:rsid w:val="00485339"/>
    <w:rsid w:val="004A6337"/>
    <w:rsid w:val="004B20EA"/>
    <w:rsid w:val="004C5BA2"/>
    <w:rsid w:val="00521742"/>
    <w:rsid w:val="00521F14"/>
    <w:rsid w:val="00531365"/>
    <w:rsid w:val="00540781"/>
    <w:rsid w:val="00580F98"/>
    <w:rsid w:val="005D1464"/>
    <w:rsid w:val="005D277D"/>
    <w:rsid w:val="0061059B"/>
    <w:rsid w:val="006251D9"/>
    <w:rsid w:val="006365CF"/>
    <w:rsid w:val="00646C25"/>
    <w:rsid w:val="00650F08"/>
    <w:rsid w:val="00692015"/>
    <w:rsid w:val="006A160A"/>
    <w:rsid w:val="006A4965"/>
    <w:rsid w:val="007125B6"/>
    <w:rsid w:val="00746CEA"/>
    <w:rsid w:val="00753909"/>
    <w:rsid w:val="007732B5"/>
    <w:rsid w:val="007B52B6"/>
    <w:rsid w:val="007B5383"/>
    <w:rsid w:val="007B735B"/>
    <w:rsid w:val="007B7B90"/>
    <w:rsid w:val="007F23CD"/>
    <w:rsid w:val="008046E8"/>
    <w:rsid w:val="00815710"/>
    <w:rsid w:val="008270FD"/>
    <w:rsid w:val="00847A31"/>
    <w:rsid w:val="00853F29"/>
    <w:rsid w:val="008C2366"/>
    <w:rsid w:val="008D3DE5"/>
    <w:rsid w:val="008D6C78"/>
    <w:rsid w:val="008F18CC"/>
    <w:rsid w:val="00915BAE"/>
    <w:rsid w:val="00926147"/>
    <w:rsid w:val="009438B8"/>
    <w:rsid w:val="0096569A"/>
    <w:rsid w:val="00981C81"/>
    <w:rsid w:val="00994730"/>
    <w:rsid w:val="009D4BA0"/>
    <w:rsid w:val="009E5BF9"/>
    <w:rsid w:val="00A160EF"/>
    <w:rsid w:val="00A21E42"/>
    <w:rsid w:val="00A2450E"/>
    <w:rsid w:val="00A27534"/>
    <w:rsid w:val="00A55A77"/>
    <w:rsid w:val="00A62106"/>
    <w:rsid w:val="00A71303"/>
    <w:rsid w:val="00A768DB"/>
    <w:rsid w:val="00A90F00"/>
    <w:rsid w:val="00AB4F0B"/>
    <w:rsid w:val="00B31C86"/>
    <w:rsid w:val="00B37950"/>
    <w:rsid w:val="00B61AA7"/>
    <w:rsid w:val="00B8192F"/>
    <w:rsid w:val="00BC042D"/>
    <w:rsid w:val="00BE7B2B"/>
    <w:rsid w:val="00C15839"/>
    <w:rsid w:val="00C1730B"/>
    <w:rsid w:val="00C2309C"/>
    <w:rsid w:val="00C91499"/>
    <w:rsid w:val="00CA4928"/>
    <w:rsid w:val="00CA74E5"/>
    <w:rsid w:val="00D15F4A"/>
    <w:rsid w:val="00D40D06"/>
    <w:rsid w:val="00D721A0"/>
    <w:rsid w:val="00D923FE"/>
    <w:rsid w:val="00DC4D98"/>
    <w:rsid w:val="00E15902"/>
    <w:rsid w:val="00E50A2A"/>
    <w:rsid w:val="00E53981"/>
    <w:rsid w:val="00E54E06"/>
    <w:rsid w:val="00E62387"/>
    <w:rsid w:val="00EB1E0D"/>
    <w:rsid w:val="00EB5295"/>
    <w:rsid w:val="00F13D55"/>
    <w:rsid w:val="00F33FBD"/>
    <w:rsid w:val="00F429F3"/>
    <w:rsid w:val="00F55DD2"/>
    <w:rsid w:val="00FA6163"/>
    <w:rsid w:val="00FC7833"/>
    <w:rsid w:val="00FD5E1C"/>
    <w:rsid w:val="00FE3C88"/>
    <w:rsid w:val="00FF1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BEB639"/>
  <w15:docId w15:val="{CE590D20-4312-9E4C-A3EC-58B7E4E40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C1BCC"/>
    <w:rPr>
      <w:b/>
      <w:bCs/>
    </w:rPr>
  </w:style>
  <w:style w:type="character" w:customStyle="1" w:styleId="CommentSubjectChar">
    <w:name w:val="Comment Subject Char"/>
    <w:basedOn w:val="CommentTextChar"/>
    <w:link w:val="CommentSubject"/>
    <w:uiPriority w:val="99"/>
    <w:semiHidden/>
    <w:rsid w:val="003C1BCC"/>
    <w:rPr>
      <w:b/>
      <w:bCs/>
      <w:sz w:val="20"/>
      <w:szCs w:val="20"/>
    </w:rPr>
  </w:style>
  <w:style w:type="paragraph" w:styleId="Revision">
    <w:name w:val="Revision"/>
    <w:hidden/>
    <w:uiPriority w:val="99"/>
    <w:semiHidden/>
    <w:rsid w:val="007B5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BS+gBcFBIZV/675ekELHmuL8A==">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322</Pages>
  <Words>65992</Words>
  <Characters>376160</Characters>
  <Application>Microsoft Office Word</Application>
  <DocSecurity>0</DocSecurity>
  <Lines>3134</Lines>
  <Paragraphs>882</Paragraphs>
  <ScaleCrop>false</ScaleCrop>
  <Company/>
  <LinksUpToDate>false</LinksUpToDate>
  <CharactersWithSpaces>441270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Aigner Wilson</cp:lastModifiedBy>
  <cp:revision>4</cp:revision>
  <dcterms:created xsi:type="dcterms:W3CDTF">2026-07-01T13:22:00Z</dcterms:created>
  <dcterms:modified xsi:type="dcterms:W3CDTF">2026-07-01T17:10:00Z</dcterms:modified>
</cp:coreProperties>
</file>