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A9219" w14:textId="77777777" w:rsidR="00FD3765" w:rsidRDefault="00000000">
      <w:pPr>
        <w:pStyle w:val="Body"/>
        <w:jc w:val="center"/>
        <w:rPr>
          <w:rFonts w:ascii="Carlito" w:eastAsia="Carlito" w:hAnsi="Carlito" w:cs="Carlito"/>
          <w:b/>
          <w:bCs/>
          <w:sz w:val="40"/>
          <w:szCs w:val="40"/>
        </w:rPr>
      </w:pPr>
      <w:r>
        <w:rPr>
          <w:rFonts w:ascii="Carlito" w:hAnsi="Carlito"/>
          <w:b/>
          <w:bCs/>
          <w:sz w:val="40"/>
          <w:szCs w:val="40"/>
        </w:rPr>
        <w:t>Amoxicillin Handbook Safe</w:t>
      </w:r>
    </w:p>
    <w:p w14:paraId="74139728" w14:textId="77777777" w:rsidR="00FD3765" w:rsidRDefault="00000000">
      <w:pPr>
        <w:pStyle w:val="Body"/>
        <w:jc w:val="center"/>
        <w:rPr>
          <w:rFonts w:ascii="Carlito" w:eastAsia="Carlito" w:hAnsi="Carlito" w:cs="Carlito"/>
          <w:b/>
          <w:bCs/>
          <w:sz w:val="40"/>
          <w:szCs w:val="40"/>
        </w:rPr>
      </w:pPr>
      <w:r>
        <w:rPr>
          <w:rFonts w:ascii="Carlito" w:hAnsi="Carlito"/>
          <w:b/>
          <w:bCs/>
          <w:sz w:val="40"/>
          <w:szCs w:val="40"/>
          <w:lang w:val="en-US"/>
        </w:rPr>
        <w:t>Dosage for Adults and</w:t>
      </w:r>
    </w:p>
    <w:p w14:paraId="2E9ABDB6" w14:textId="77777777" w:rsidR="00FD3765" w:rsidRDefault="00000000">
      <w:pPr>
        <w:pStyle w:val="Body"/>
        <w:jc w:val="center"/>
        <w:rPr>
          <w:rFonts w:ascii="Carlito" w:eastAsia="Carlito" w:hAnsi="Carlito" w:cs="Carlito"/>
          <w:b/>
          <w:bCs/>
          <w:sz w:val="40"/>
          <w:szCs w:val="40"/>
        </w:rPr>
      </w:pPr>
      <w:r>
        <w:rPr>
          <w:rFonts w:ascii="Carlito" w:hAnsi="Carlito"/>
          <w:b/>
          <w:bCs/>
          <w:sz w:val="40"/>
          <w:szCs w:val="40"/>
          <w:lang w:val="en-US"/>
        </w:rPr>
        <w:t>Children, Managing Side</w:t>
      </w:r>
    </w:p>
    <w:p w14:paraId="016CC36A" w14:textId="77777777" w:rsidR="00FD3765" w:rsidRDefault="00000000">
      <w:pPr>
        <w:pStyle w:val="Body"/>
        <w:jc w:val="center"/>
        <w:rPr>
          <w:rFonts w:ascii="Carlito" w:eastAsia="Carlito" w:hAnsi="Carlito" w:cs="Carlito"/>
          <w:b/>
          <w:bCs/>
          <w:sz w:val="40"/>
          <w:szCs w:val="40"/>
        </w:rPr>
      </w:pPr>
      <w:r>
        <w:rPr>
          <w:rFonts w:ascii="Carlito" w:hAnsi="Carlito"/>
          <w:b/>
          <w:bCs/>
          <w:sz w:val="40"/>
          <w:szCs w:val="40"/>
          <w:lang w:val="en-US"/>
        </w:rPr>
        <w:t xml:space="preserve">Effects, Reducing the Risk of </w:t>
      </w:r>
      <w:r>
        <w:rPr>
          <w:rFonts w:ascii="Carlito" w:hAnsi="Carlito"/>
          <w:b/>
          <w:bCs/>
          <w:sz w:val="40"/>
          <w:szCs w:val="40"/>
          <w:lang w:val="it-IT"/>
        </w:rPr>
        <w:t>Antibiotic</w:t>
      </w:r>
    </w:p>
    <w:p w14:paraId="44917A3F" w14:textId="77777777" w:rsidR="00FD3765" w:rsidRDefault="00000000">
      <w:pPr>
        <w:pStyle w:val="Body"/>
        <w:jc w:val="center"/>
        <w:rPr>
          <w:rFonts w:ascii="Carlito" w:eastAsia="Carlito" w:hAnsi="Carlito" w:cs="Carlito"/>
          <w:b/>
          <w:bCs/>
          <w:sz w:val="40"/>
          <w:szCs w:val="40"/>
        </w:rPr>
      </w:pPr>
      <w:r>
        <w:rPr>
          <w:rFonts w:ascii="Carlito" w:hAnsi="Carlito"/>
          <w:b/>
          <w:bCs/>
          <w:sz w:val="40"/>
          <w:szCs w:val="40"/>
          <w:lang w:val="en-US"/>
        </w:rPr>
        <w:t xml:space="preserve">Resistance, </w:t>
      </w:r>
      <w:commentRangeStart w:id="0"/>
      <w:r>
        <w:rPr>
          <w:rFonts w:ascii="Carlito" w:hAnsi="Carlito"/>
          <w:b/>
          <w:bCs/>
          <w:sz w:val="40"/>
          <w:szCs w:val="40"/>
          <w:lang w:val="en-US"/>
        </w:rPr>
        <w:t>and</w:t>
      </w:r>
      <w:commentRangeEnd w:id="0"/>
      <w:r w:rsidR="000D2213">
        <w:rPr>
          <w:rStyle w:val="CommentReference"/>
          <w:rFonts w:ascii="Carlito" w:hAnsi="Carlito"/>
          <w:b/>
          <w:bCs/>
          <w:sz w:val="40"/>
          <w:szCs w:val="40"/>
          <w:lang w:val="en-US"/>
        </w:rPr>
        <w:commentReference w:id="0"/>
      </w:r>
      <w:r>
        <w:rPr>
          <w:rFonts w:ascii="Carlito" w:hAnsi="Carlito"/>
          <w:b/>
          <w:bCs/>
          <w:sz w:val="40"/>
          <w:szCs w:val="40"/>
          <w:lang w:val="en-US"/>
        </w:rPr>
        <w:t xml:space="preserve"> Supporting</w:t>
      </w:r>
    </w:p>
    <w:p w14:paraId="1C0B9A55" w14:textId="77777777" w:rsidR="00FD3765" w:rsidRDefault="00000000">
      <w:pPr>
        <w:pStyle w:val="Body"/>
        <w:jc w:val="center"/>
        <w:rPr>
          <w:rFonts w:ascii="Carlito" w:eastAsia="Carlito" w:hAnsi="Carlito" w:cs="Carlito"/>
          <w:b/>
          <w:bCs/>
          <w:sz w:val="40"/>
          <w:szCs w:val="40"/>
        </w:rPr>
      </w:pPr>
      <w:r>
        <w:rPr>
          <w:rFonts w:ascii="Carlito" w:hAnsi="Carlito"/>
          <w:b/>
          <w:bCs/>
          <w:sz w:val="40"/>
          <w:szCs w:val="40"/>
          <w:lang w:val="en-US"/>
        </w:rPr>
        <w:t>Recovery Through Diet and</w:t>
      </w:r>
    </w:p>
    <w:p w14:paraId="042C6CD9" w14:textId="77777777" w:rsidR="00FD3765" w:rsidRDefault="00000000">
      <w:pPr>
        <w:pStyle w:val="Body"/>
        <w:jc w:val="center"/>
        <w:rPr>
          <w:rFonts w:ascii="Carlito" w:eastAsia="Carlito" w:hAnsi="Carlito" w:cs="Carlito"/>
          <w:b/>
          <w:bCs/>
          <w:sz w:val="40"/>
          <w:szCs w:val="40"/>
        </w:rPr>
      </w:pPr>
      <w:r>
        <w:rPr>
          <w:rFonts w:ascii="Carlito" w:hAnsi="Carlito"/>
          <w:b/>
          <w:bCs/>
          <w:sz w:val="40"/>
          <w:szCs w:val="40"/>
          <w:lang w:val="en-US"/>
        </w:rPr>
        <w:t>Lifestyle</w:t>
      </w:r>
    </w:p>
    <w:p w14:paraId="37587CA0" w14:textId="77777777" w:rsidR="00FD3765" w:rsidRDefault="00FD3765">
      <w:pPr>
        <w:pStyle w:val="Body"/>
        <w:jc w:val="center"/>
        <w:rPr>
          <w:rFonts w:ascii="Carlito" w:eastAsia="Carlito" w:hAnsi="Carlito" w:cs="Carlito"/>
          <w:b/>
          <w:bCs/>
          <w:sz w:val="40"/>
          <w:szCs w:val="40"/>
        </w:rPr>
      </w:pPr>
    </w:p>
    <w:p w14:paraId="58B1DE04" w14:textId="77777777" w:rsidR="00FD3765" w:rsidRDefault="00FD3765">
      <w:pPr>
        <w:pStyle w:val="Body"/>
        <w:jc w:val="center"/>
        <w:rPr>
          <w:rFonts w:ascii="Carlito" w:eastAsia="Carlito" w:hAnsi="Carlito" w:cs="Carlito"/>
          <w:b/>
          <w:bCs/>
          <w:sz w:val="40"/>
          <w:szCs w:val="40"/>
        </w:rPr>
      </w:pPr>
    </w:p>
    <w:p w14:paraId="3A9F1BC4" w14:textId="77777777" w:rsidR="00FD3765" w:rsidRDefault="00FD3765">
      <w:pPr>
        <w:pStyle w:val="Body"/>
        <w:jc w:val="center"/>
        <w:rPr>
          <w:rFonts w:ascii="Carlito" w:eastAsia="Carlito" w:hAnsi="Carlito" w:cs="Carlito"/>
          <w:b/>
          <w:bCs/>
          <w:sz w:val="40"/>
          <w:szCs w:val="40"/>
        </w:rPr>
      </w:pPr>
    </w:p>
    <w:p w14:paraId="04F8FFA7" w14:textId="77777777" w:rsidR="00FD3765" w:rsidRDefault="00FD3765">
      <w:pPr>
        <w:pStyle w:val="Body"/>
        <w:jc w:val="center"/>
        <w:rPr>
          <w:rFonts w:ascii="Carlito" w:eastAsia="Carlito" w:hAnsi="Carlito" w:cs="Carlito"/>
          <w:b/>
          <w:bCs/>
          <w:sz w:val="40"/>
          <w:szCs w:val="40"/>
        </w:rPr>
      </w:pPr>
    </w:p>
    <w:p w14:paraId="5F746E27" w14:textId="77777777" w:rsidR="00FD3765" w:rsidRDefault="00FD3765">
      <w:pPr>
        <w:pStyle w:val="Body"/>
        <w:jc w:val="center"/>
        <w:rPr>
          <w:rFonts w:ascii="Carlito" w:eastAsia="Carlito" w:hAnsi="Carlito" w:cs="Carlito"/>
          <w:b/>
          <w:bCs/>
          <w:sz w:val="40"/>
          <w:szCs w:val="40"/>
        </w:rPr>
      </w:pPr>
    </w:p>
    <w:p w14:paraId="10B2A8C2" w14:textId="77777777" w:rsidR="00FD3765" w:rsidRDefault="00000000">
      <w:pPr>
        <w:pStyle w:val="Body"/>
        <w:jc w:val="center"/>
        <w:rPr>
          <w:rFonts w:ascii="Carlito" w:eastAsia="Carlito" w:hAnsi="Carlito" w:cs="Carlito"/>
          <w:b/>
          <w:bCs/>
          <w:sz w:val="40"/>
          <w:szCs w:val="40"/>
        </w:rPr>
      </w:pPr>
      <w:r>
        <w:rPr>
          <w:rFonts w:ascii="Carlito" w:hAnsi="Carlito"/>
          <w:b/>
          <w:bCs/>
          <w:sz w:val="40"/>
          <w:szCs w:val="40"/>
          <w:lang w:val="it-IT"/>
        </w:rPr>
        <w:t>by Joanna Carter</w:t>
      </w:r>
    </w:p>
    <w:p w14:paraId="3100E51B" w14:textId="77777777" w:rsidR="00FD3765" w:rsidRDefault="00FD3765">
      <w:pPr>
        <w:pStyle w:val="Body"/>
        <w:rPr>
          <w:rFonts w:ascii="Calibri Light" w:eastAsia="Calibri Light" w:hAnsi="Calibri Light" w:cs="Calibri Light"/>
        </w:rPr>
      </w:pPr>
    </w:p>
    <w:p w14:paraId="0A62135B" w14:textId="77777777" w:rsidR="00FD3765" w:rsidRDefault="00FD3765">
      <w:pPr>
        <w:pStyle w:val="Body"/>
        <w:rPr>
          <w:rFonts w:ascii="Calibri Light" w:eastAsia="Calibri Light" w:hAnsi="Calibri Light" w:cs="Calibri Light"/>
        </w:rPr>
      </w:pPr>
    </w:p>
    <w:p w14:paraId="6F8D35AA" w14:textId="77777777" w:rsidR="00FD3765" w:rsidRDefault="00FD3765">
      <w:pPr>
        <w:pStyle w:val="Body"/>
        <w:rPr>
          <w:rFonts w:ascii="Calibri Light" w:eastAsia="Calibri Light" w:hAnsi="Calibri Light" w:cs="Calibri Light"/>
        </w:rPr>
      </w:pPr>
    </w:p>
    <w:p w14:paraId="1750B006" w14:textId="77777777" w:rsidR="00FD3765" w:rsidRDefault="00FD3765">
      <w:pPr>
        <w:pStyle w:val="Body"/>
        <w:rPr>
          <w:rFonts w:ascii="Calibri Light" w:eastAsia="Calibri Light" w:hAnsi="Calibri Light" w:cs="Calibri Light"/>
        </w:rPr>
      </w:pPr>
    </w:p>
    <w:p w14:paraId="0D7D9400" w14:textId="77777777" w:rsidR="00FD3765" w:rsidRDefault="00FD3765">
      <w:pPr>
        <w:pStyle w:val="Body"/>
        <w:rPr>
          <w:rFonts w:ascii="Calibri Light" w:eastAsia="Calibri Light" w:hAnsi="Calibri Light" w:cs="Calibri Light"/>
        </w:rPr>
      </w:pPr>
    </w:p>
    <w:p w14:paraId="25A371DC" w14:textId="77777777" w:rsidR="00FD3765" w:rsidRDefault="00FD3765">
      <w:pPr>
        <w:pStyle w:val="Body"/>
        <w:rPr>
          <w:rFonts w:ascii="Calibri Light" w:eastAsia="Calibri Light" w:hAnsi="Calibri Light" w:cs="Calibri Light"/>
        </w:rPr>
      </w:pPr>
    </w:p>
    <w:p w14:paraId="0A53BEB2" w14:textId="77777777" w:rsidR="00FD3765" w:rsidRDefault="00FD3765">
      <w:pPr>
        <w:pStyle w:val="Body"/>
        <w:rPr>
          <w:rFonts w:ascii="Calibri Light" w:eastAsia="Calibri Light" w:hAnsi="Calibri Light" w:cs="Calibri Light"/>
        </w:rPr>
      </w:pPr>
    </w:p>
    <w:p w14:paraId="49C767DD" w14:textId="77777777" w:rsidR="00FD3765" w:rsidRDefault="00FD3765">
      <w:pPr>
        <w:pStyle w:val="Body"/>
        <w:rPr>
          <w:rFonts w:ascii="Calibri Light" w:eastAsia="Calibri Light" w:hAnsi="Calibri Light" w:cs="Calibri Light"/>
        </w:rPr>
      </w:pPr>
    </w:p>
    <w:p w14:paraId="01E861C8" w14:textId="77777777" w:rsidR="00FD3765" w:rsidRDefault="00FD3765">
      <w:pPr>
        <w:pStyle w:val="Body"/>
        <w:rPr>
          <w:rFonts w:ascii="Calibri Light" w:eastAsia="Calibri Light" w:hAnsi="Calibri Light" w:cs="Calibri Light"/>
        </w:rPr>
      </w:pPr>
    </w:p>
    <w:p w14:paraId="4AFBD6A0" w14:textId="77777777" w:rsidR="00FD3765" w:rsidRDefault="00FD3765">
      <w:pPr>
        <w:pStyle w:val="Body"/>
        <w:rPr>
          <w:rFonts w:ascii="Calibri Light" w:eastAsia="Calibri Light" w:hAnsi="Calibri Light" w:cs="Calibri Light"/>
        </w:rPr>
      </w:pPr>
    </w:p>
    <w:p w14:paraId="3A658EF8" w14:textId="77777777" w:rsidR="00FD3765" w:rsidRDefault="00FD3765">
      <w:pPr>
        <w:pStyle w:val="Body"/>
        <w:rPr>
          <w:rFonts w:ascii="Calibri Light" w:eastAsia="Calibri Light" w:hAnsi="Calibri Light" w:cs="Calibri Light"/>
        </w:rPr>
      </w:pPr>
    </w:p>
    <w:p w14:paraId="652A9E94" w14:textId="77777777" w:rsidR="00FD3765" w:rsidRDefault="00FD3765">
      <w:pPr>
        <w:pStyle w:val="Body"/>
        <w:rPr>
          <w:rFonts w:ascii="Calibri Light" w:eastAsia="Calibri Light" w:hAnsi="Calibri Light" w:cs="Calibri Light"/>
        </w:rPr>
      </w:pPr>
    </w:p>
    <w:p w14:paraId="2F126F7B" w14:textId="77777777" w:rsidR="00FD3765" w:rsidRDefault="00FD3765">
      <w:pPr>
        <w:pStyle w:val="Body"/>
        <w:rPr>
          <w:rFonts w:ascii="Calibri Light" w:eastAsia="Calibri Light" w:hAnsi="Calibri Light" w:cs="Calibri Light"/>
        </w:rPr>
      </w:pPr>
    </w:p>
    <w:p w14:paraId="714B81BF" w14:textId="77777777" w:rsidR="00FD3765" w:rsidRDefault="00FD3765">
      <w:pPr>
        <w:pStyle w:val="Body"/>
        <w:rPr>
          <w:rFonts w:ascii="Calibri Light" w:eastAsia="Calibri Light" w:hAnsi="Calibri Light" w:cs="Calibri Light"/>
        </w:rPr>
      </w:pPr>
    </w:p>
    <w:p w14:paraId="78BD61D6" w14:textId="77777777" w:rsidR="00FD3765" w:rsidRDefault="00000000">
      <w:pPr>
        <w:pStyle w:val="Body"/>
        <w:jc w:val="center"/>
        <w:rPr>
          <w:rFonts w:ascii="Calibri Light" w:eastAsia="Calibri Light" w:hAnsi="Calibri Light" w:cs="Calibri Light"/>
          <w:sz w:val="28"/>
          <w:szCs w:val="28"/>
        </w:rPr>
      </w:pPr>
      <w:r>
        <w:rPr>
          <w:rFonts w:ascii="Calibri Light" w:hAnsi="Calibri Light"/>
          <w:sz w:val="28"/>
          <w:szCs w:val="28"/>
          <w:lang w:val="en-US"/>
        </w:rPr>
        <w:t>Amoxicillin Handbook Safe Dosage for Adults and Children, Managing Side Effects, Avoiding Antibiotic Resistance, and Supporting Recovery Through Diet and Lifestyle</w:t>
      </w:r>
    </w:p>
    <w:p w14:paraId="145F4CD9" w14:textId="77777777" w:rsidR="00FD3765" w:rsidRDefault="00FD3765">
      <w:pPr>
        <w:pStyle w:val="Body"/>
        <w:rPr>
          <w:rFonts w:ascii="Calibri Light" w:eastAsia="Calibri Light" w:hAnsi="Calibri Light" w:cs="Calibri Light"/>
          <w:sz w:val="28"/>
          <w:szCs w:val="28"/>
        </w:rPr>
      </w:pPr>
    </w:p>
    <w:p w14:paraId="2713EF49" w14:textId="77777777" w:rsidR="00FD3765" w:rsidRDefault="00FD3765">
      <w:pPr>
        <w:pStyle w:val="Body"/>
        <w:rPr>
          <w:rFonts w:ascii="Calibri Light" w:eastAsia="Calibri Light" w:hAnsi="Calibri Light" w:cs="Calibri Light"/>
          <w:sz w:val="28"/>
          <w:szCs w:val="28"/>
        </w:rPr>
      </w:pPr>
    </w:p>
    <w:p w14:paraId="42CF7DD0" w14:textId="77777777" w:rsidR="00FD3765" w:rsidRDefault="00000000">
      <w:pPr>
        <w:pStyle w:val="Body"/>
        <w:rPr>
          <w:rFonts w:ascii="Calibri Light" w:eastAsia="Calibri Light" w:hAnsi="Calibri Light" w:cs="Calibri Light"/>
          <w:sz w:val="28"/>
          <w:szCs w:val="28"/>
        </w:rPr>
      </w:pPr>
      <w:r>
        <w:rPr>
          <w:rFonts w:ascii="Calibri Light" w:hAnsi="Calibri Light"/>
          <w:sz w:val="28"/>
          <w:szCs w:val="28"/>
          <w:lang w:val="en-US"/>
        </w:rPr>
        <w:t xml:space="preserve">Copyright </w:t>
      </w:r>
      <w:r>
        <w:rPr>
          <w:rFonts w:ascii="Calibri Light" w:hAnsi="Calibri Light"/>
          <w:sz w:val="28"/>
          <w:szCs w:val="28"/>
          <w:lang w:val="de-DE"/>
        </w:rPr>
        <w:t xml:space="preserve">© </w:t>
      </w:r>
      <w:r>
        <w:rPr>
          <w:rFonts w:ascii="Calibri Light" w:hAnsi="Calibri Light"/>
          <w:sz w:val="28"/>
          <w:szCs w:val="28"/>
          <w:lang w:val="en-US"/>
        </w:rPr>
        <w:t>2026 Joanna Carter. All rights reserved.</w:t>
      </w:r>
    </w:p>
    <w:p w14:paraId="2D1A7A8B" w14:textId="77777777" w:rsidR="00FD3765" w:rsidRDefault="00FD3765">
      <w:pPr>
        <w:pStyle w:val="Body"/>
        <w:rPr>
          <w:rFonts w:ascii="Calibri Light" w:eastAsia="Calibri Light" w:hAnsi="Calibri Light" w:cs="Calibri Light"/>
          <w:sz w:val="28"/>
          <w:szCs w:val="28"/>
        </w:rPr>
      </w:pPr>
    </w:p>
    <w:p w14:paraId="6BDBE223" w14:textId="77777777" w:rsidR="00FD3765" w:rsidRDefault="00000000">
      <w:pPr>
        <w:pStyle w:val="Body"/>
        <w:rPr>
          <w:rFonts w:ascii="Calibri Light" w:eastAsia="Calibri Light" w:hAnsi="Calibri Light" w:cs="Calibri Light"/>
          <w:sz w:val="28"/>
          <w:szCs w:val="28"/>
        </w:rPr>
      </w:pPr>
      <w:r>
        <w:rPr>
          <w:rFonts w:ascii="Calibri Light" w:hAnsi="Calibri Light"/>
          <w:sz w:val="28"/>
          <w:szCs w:val="28"/>
          <w:lang w:val="en-US"/>
        </w:rPr>
        <w:t>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14:paraId="6D7F4908" w14:textId="77777777" w:rsidR="00FD3765" w:rsidRDefault="00FD3765">
      <w:pPr>
        <w:pStyle w:val="Body"/>
        <w:rPr>
          <w:rFonts w:ascii="Calibri Light" w:eastAsia="Calibri Light" w:hAnsi="Calibri Light" w:cs="Calibri Light"/>
          <w:sz w:val="28"/>
          <w:szCs w:val="28"/>
        </w:rPr>
      </w:pPr>
    </w:p>
    <w:p w14:paraId="47219C89" w14:textId="77777777" w:rsidR="00FD3765" w:rsidRDefault="00FD3765">
      <w:pPr>
        <w:pStyle w:val="Body"/>
        <w:rPr>
          <w:rFonts w:ascii="Calibri Light" w:eastAsia="Calibri Light" w:hAnsi="Calibri Light" w:cs="Calibri Light"/>
          <w:sz w:val="28"/>
          <w:szCs w:val="28"/>
        </w:rPr>
      </w:pPr>
    </w:p>
    <w:p w14:paraId="6F7F0B82" w14:textId="77777777" w:rsidR="00FD3765" w:rsidRDefault="00FD3765">
      <w:pPr>
        <w:pStyle w:val="Body"/>
        <w:rPr>
          <w:rFonts w:ascii="Calibri Light" w:eastAsia="Calibri Light" w:hAnsi="Calibri Light" w:cs="Calibri Light"/>
          <w:sz w:val="28"/>
          <w:szCs w:val="28"/>
        </w:rPr>
      </w:pPr>
    </w:p>
    <w:p w14:paraId="77E96EF6" w14:textId="77777777" w:rsidR="00FD3765" w:rsidRDefault="00000000">
      <w:pPr>
        <w:pStyle w:val="Body"/>
        <w:jc w:val="center"/>
        <w:rPr>
          <w:rFonts w:ascii="Calibri Light" w:eastAsia="Calibri Light" w:hAnsi="Calibri Light" w:cs="Calibri Light"/>
          <w:sz w:val="28"/>
          <w:szCs w:val="28"/>
        </w:rPr>
      </w:pPr>
      <w:r>
        <w:rPr>
          <w:rFonts w:ascii="Calibri Light" w:hAnsi="Calibri Light"/>
          <w:sz w:val="28"/>
          <w:szCs w:val="28"/>
          <w:lang w:val="en-US"/>
        </w:rPr>
        <w:t>First Edition: 2026</w:t>
      </w:r>
    </w:p>
    <w:p w14:paraId="5152D392" w14:textId="77777777" w:rsidR="00FD3765" w:rsidRDefault="00FD3765">
      <w:pPr>
        <w:pStyle w:val="Body"/>
        <w:rPr>
          <w:rFonts w:ascii="Calibri Light" w:eastAsia="Calibri Light" w:hAnsi="Calibri Light" w:cs="Calibri Light"/>
        </w:rPr>
      </w:pPr>
    </w:p>
    <w:p w14:paraId="718B59C8" w14:textId="77777777" w:rsidR="00FD3765" w:rsidRDefault="00FD3765">
      <w:pPr>
        <w:pStyle w:val="Body"/>
        <w:rPr>
          <w:rFonts w:ascii="Calibri Light" w:eastAsia="Calibri Light" w:hAnsi="Calibri Light" w:cs="Calibri Light"/>
        </w:rPr>
      </w:pPr>
    </w:p>
    <w:p w14:paraId="0A005462" w14:textId="77777777" w:rsidR="00FD3765" w:rsidRDefault="00FD3765">
      <w:pPr>
        <w:pStyle w:val="Body"/>
        <w:rPr>
          <w:rFonts w:ascii="Calibri Light" w:eastAsia="Calibri Light" w:hAnsi="Calibri Light" w:cs="Calibri Light"/>
        </w:rPr>
      </w:pPr>
    </w:p>
    <w:p w14:paraId="49B1D77E" w14:textId="77777777" w:rsidR="00FD3765" w:rsidRDefault="00FD3765">
      <w:pPr>
        <w:pStyle w:val="Body"/>
        <w:rPr>
          <w:rFonts w:ascii="Calibri Light" w:eastAsia="Calibri Light" w:hAnsi="Calibri Light" w:cs="Calibri Light"/>
        </w:rPr>
      </w:pPr>
    </w:p>
    <w:p w14:paraId="46A4D6D6" w14:textId="77777777" w:rsidR="00FD3765" w:rsidRDefault="00FD3765">
      <w:pPr>
        <w:pStyle w:val="Body"/>
        <w:rPr>
          <w:rFonts w:ascii="Calibri Light" w:eastAsia="Calibri Light" w:hAnsi="Calibri Light" w:cs="Calibri Light"/>
        </w:rPr>
      </w:pPr>
    </w:p>
    <w:p w14:paraId="3CD2B652" w14:textId="77777777" w:rsidR="00FD3765" w:rsidRDefault="00FD3765">
      <w:pPr>
        <w:pStyle w:val="Body"/>
        <w:rPr>
          <w:rFonts w:ascii="Calibri Light" w:eastAsia="Calibri Light" w:hAnsi="Calibri Light" w:cs="Calibri Light"/>
        </w:rPr>
      </w:pPr>
    </w:p>
    <w:p w14:paraId="7AA934D0" w14:textId="77777777" w:rsidR="00FD3765" w:rsidRDefault="00FD3765">
      <w:pPr>
        <w:pStyle w:val="Body"/>
        <w:rPr>
          <w:rFonts w:ascii="Calibri Light" w:eastAsia="Calibri Light" w:hAnsi="Calibri Light" w:cs="Calibri Light"/>
        </w:rPr>
      </w:pPr>
    </w:p>
    <w:p w14:paraId="485C0546" w14:textId="77777777" w:rsidR="00FD3765" w:rsidRDefault="00FD3765">
      <w:pPr>
        <w:pStyle w:val="Body"/>
        <w:rPr>
          <w:rFonts w:ascii="Calibri Light" w:eastAsia="Calibri Light" w:hAnsi="Calibri Light" w:cs="Calibri Light"/>
        </w:rPr>
      </w:pPr>
    </w:p>
    <w:p w14:paraId="0D43360F" w14:textId="77777777" w:rsidR="00FD3765" w:rsidRDefault="00FD3765">
      <w:pPr>
        <w:pStyle w:val="Body"/>
        <w:rPr>
          <w:rFonts w:ascii="Calibri Light" w:eastAsia="Calibri Light" w:hAnsi="Calibri Light" w:cs="Calibri Light"/>
        </w:rPr>
      </w:pPr>
    </w:p>
    <w:p w14:paraId="667D98F1" w14:textId="77777777" w:rsidR="00FD3765" w:rsidRDefault="00FD3765">
      <w:pPr>
        <w:pStyle w:val="Body"/>
        <w:jc w:val="center"/>
        <w:rPr>
          <w:rFonts w:ascii="Calibri Light" w:eastAsia="Calibri Light" w:hAnsi="Calibri Light" w:cs="Calibri Light"/>
        </w:rPr>
      </w:pPr>
    </w:p>
    <w:p w14:paraId="7B6137EE" w14:textId="77777777" w:rsidR="00FD3765" w:rsidRDefault="00FD3765">
      <w:pPr>
        <w:pStyle w:val="Body"/>
        <w:jc w:val="center"/>
        <w:rPr>
          <w:rFonts w:ascii="Calibri Light" w:eastAsia="Calibri Light" w:hAnsi="Calibri Light" w:cs="Calibri Light"/>
        </w:rPr>
      </w:pPr>
    </w:p>
    <w:p w14:paraId="5BAB9241" w14:textId="77777777" w:rsidR="00FD3765" w:rsidRDefault="00000000">
      <w:pPr>
        <w:pStyle w:val="Body"/>
        <w:jc w:val="center"/>
        <w:rPr>
          <w:rFonts w:ascii="Calibri Light" w:eastAsia="Calibri Light" w:hAnsi="Calibri Light" w:cs="Calibri Light"/>
        </w:rPr>
      </w:pPr>
      <w:r>
        <w:rPr>
          <w:rFonts w:ascii="Calibri Light" w:hAnsi="Calibri Light"/>
          <w:lang w:val="en-US"/>
        </w:rPr>
        <w:t>Medical Review</w:t>
      </w:r>
    </w:p>
    <w:p w14:paraId="6016BDEC" w14:textId="77777777" w:rsidR="00FD3765" w:rsidRDefault="00FD3765">
      <w:pPr>
        <w:pStyle w:val="Body"/>
        <w:jc w:val="center"/>
        <w:rPr>
          <w:rFonts w:ascii="Calibri Light" w:eastAsia="Calibri Light" w:hAnsi="Calibri Light" w:cs="Calibri Light"/>
        </w:rPr>
      </w:pPr>
    </w:p>
    <w:p w14:paraId="6380FFAB" w14:textId="77777777" w:rsidR="00FD3765" w:rsidRDefault="00000000">
      <w:pPr>
        <w:pStyle w:val="Body"/>
        <w:jc w:val="center"/>
        <w:rPr>
          <w:rFonts w:ascii="Calibri Light" w:eastAsia="Calibri Light" w:hAnsi="Calibri Light" w:cs="Calibri Light"/>
        </w:rPr>
      </w:pPr>
      <w:r>
        <w:rPr>
          <w:rFonts w:ascii="Calibri Light" w:hAnsi="Calibri Light"/>
          <w:lang w:val="en-US"/>
        </w:rPr>
        <w:t>Eslam Mohamed Tohamy, MD</w:t>
      </w:r>
    </w:p>
    <w:p w14:paraId="66DD2367" w14:textId="77777777" w:rsidR="00FD3765" w:rsidRDefault="00000000">
      <w:pPr>
        <w:pStyle w:val="Body"/>
        <w:jc w:val="center"/>
        <w:rPr>
          <w:rFonts w:ascii="Calibri Light" w:eastAsia="Calibri Light" w:hAnsi="Calibri Light" w:cs="Calibri Light"/>
        </w:rPr>
      </w:pPr>
      <w:r>
        <w:rPr>
          <w:rFonts w:ascii="Calibri Light" w:hAnsi="Calibri Light"/>
          <w:lang w:val="en-US"/>
        </w:rPr>
        <w:t>Medical Doctor</w:t>
      </w:r>
    </w:p>
    <w:p w14:paraId="4CA40FEB" w14:textId="77777777" w:rsidR="00FD3765" w:rsidRDefault="00FD3765">
      <w:pPr>
        <w:pStyle w:val="Body"/>
        <w:jc w:val="center"/>
        <w:rPr>
          <w:rFonts w:ascii="Calibri Light" w:eastAsia="Calibri Light" w:hAnsi="Calibri Light" w:cs="Calibri Light"/>
        </w:rPr>
      </w:pPr>
    </w:p>
    <w:p w14:paraId="4D037A9E" w14:textId="77777777" w:rsidR="00FD3765" w:rsidRDefault="00000000">
      <w:pPr>
        <w:pStyle w:val="Body"/>
        <w:jc w:val="center"/>
        <w:rPr>
          <w:rFonts w:ascii="Calibri Light" w:eastAsia="Calibri Light" w:hAnsi="Calibri Light" w:cs="Calibri Light"/>
        </w:rPr>
      </w:pPr>
      <w:r>
        <w:rPr>
          <w:rFonts w:ascii="Calibri Light" w:hAnsi="Calibri Light"/>
          <w:lang w:val="en-US"/>
        </w:rPr>
        <w:t>---</w:t>
      </w:r>
    </w:p>
    <w:p w14:paraId="1983EDD8" w14:textId="77777777" w:rsidR="00FD3765" w:rsidRDefault="00FD3765">
      <w:pPr>
        <w:pStyle w:val="Body"/>
        <w:jc w:val="center"/>
        <w:rPr>
          <w:rFonts w:ascii="Calibri Light" w:eastAsia="Calibri Light" w:hAnsi="Calibri Light" w:cs="Calibri Light"/>
        </w:rPr>
      </w:pPr>
    </w:p>
    <w:p w14:paraId="75484744" w14:textId="77777777" w:rsidR="00FD3765" w:rsidRDefault="00000000">
      <w:pPr>
        <w:pStyle w:val="Body"/>
        <w:jc w:val="center"/>
        <w:rPr>
          <w:rFonts w:ascii="Calibri Light" w:eastAsia="Calibri Light" w:hAnsi="Calibri Light" w:cs="Calibri Light"/>
        </w:rPr>
      </w:pPr>
      <w:r>
        <w:rPr>
          <w:rFonts w:ascii="Calibri Light" w:hAnsi="Calibri Light"/>
          <w:lang w:val="en-US"/>
        </w:rPr>
        <w:t>Medical Reviewer Endorsement</w:t>
      </w:r>
    </w:p>
    <w:p w14:paraId="70E2E6B3" w14:textId="77777777" w:rsidR="00FD3765" w:rsidRDefault="00FD3765">
      <w:pPr>
        <w:pStyle w:val="Body"/>
        <w:jc w:val="center"/>
        <w:rPr>
          <w:rFonts w:ascii="Calibri Light" w:eastAsia="Calibri Light" w:hAnsi="Calibri Light" w:cs="Calibri Light"/>
        </w:rPr>
      </w:pPr>
    </w:p>
    <w:p w14:paraId="4BB9498D" w14:textId="77777777" w:rsidR="00FD3765" w:rsidRDefault="00000000">
      <w:pPr>
        <w:pStyle w:val="Body"/>
        <w:jc w:val="center"/>
        <w:rPr>
          <w:rFonts w:ascii="Calibri Light" w:eastAsia="Calibri Light" w:hAnsi="Calibri Light" w:cs="Calibri Light"/>
        </w:rPr>
      </w:pPr>
      <w:r>
        <w:rPr>
          <w:rFonts w:ascii="Calibri Light" w:hAnsi="Calibri Light"/>
          <w:lang w:val="en-US"/>
        </w:rPr>
        <w:t>This book has been medically reviewed by Eslam Mohamed Tohamy, MD, Medical Doctor.</w:t>
      </w:r>
    </w:p>
    <w:p w14:paraId="1E478F0D" w14:textId="77777777" w:rsidR="00FD3765" w:rsidRDefault="00FD3765">
      <w:pPr>
        <w:pStyle w:val="Body"/>
        <w:jc w:val="center"/>
        <w:rPr>
          <w:rFonts w:ascii="Calibri Light" w:eastAsia="Calibri Light" w:hAnsi="Calibri Light" w:cs="Calibri Light"/>
        </w:rPr>
      </w:pPr>
    </w:p>
    <w:p w14:paraId="3A479D9F" w14:textId="77777777" w:rsidR="00FD3765" w:rsidRDefault="00000000">
      <w:pPr>
        <w:pStyle w:val="Body"/>
        <w:jc w:val="center"/>
        <w:rPr>
          <w:rFonts w:ascii="Calibri Light" w:eastAsia="Calibri Light" w:hAnsi="Calibri Light" w:cs="Calibri Light"/>
        </w:rPr>
      </w:pPr>
      <w:r>
        <w:rPr>
          <w:rFonts w:ascii="Calibri Light" w:hAnsi="Calibri Light"/>
          <w:lang w:val="en-US"/>
        </w:rPr>
        <w:t>"I have reviewed this guide for medical accuracy and safety. The information presented is evidence-based, clearly explained, and consistent with current clinical knowledge and accepted medical practice. This book provides reliable and practical guidance for its intended audience."</w:t>
      </w:r>
    </w:p>
    <w:p w14:paraId="6876A391" w14:textId="77777777" w:rsidR="00FD3765" w:rsidRDefault="00FD3765">
      <w:pPr>
        <w:pStyle w:val="Body"/>
        <w:jc w:val="center"/>
        <w:rPr>
          <w:rFonts w:ascii="Calibri Light" w:eastAsia="Calibri Light" w:hAnsi="Calibri Light" w:cs="Calibri Light"/>
        </w:rPr>
      </w:pPr>
    </w:p>
    <w:p w14:paraId="2A6DE478" w14:textId="77777777" w:rsidR="00FD3765" w:rsidRDefault="00FD3765">
      <w:pPr>
        <w:pStyle w:val="Body"/>
        <w:jc w:val="center"/>
        <w:rPr>
          <w:rFonts w:ascii="Calibri Light" w:eastAsia="Calibri Light" w:hAnsi="Calibri Light" w:cs="Calibri Light"/>
        </w:rPr>
      </w:pPr>
    </w:p>
    <w:p w14:paraId="54E28D8F" w14:textId="77777777" w:rsidR="00FD3765" w:rsidRDefault="00FD3765">
      <w:pPr>
        <w:pStyle w:val="Body"/>
        <w:jc w:val="center"/>
        <w:rPr>
          <w:rFonts w:ascii="Calibri Light" w:eastAsia="Calibri Light" w:hAnsi="Calibri Light" w:cs="Calibri Light"/>
        </w:rPr>
      </w:pPr>
    </w:p>
    <w:p w14:paraId="125D891C" w14:textId="77777777" w:rsidR="00FD3765" w:rsidRDefault="00FD3765">
      <w:pPr>
        <w:pStyle w:val="Body"/>
        <w:jc w:val="center"/>
        <w:rPr>
          <w:rFonts w:ascii="Calibri Light" w:eastAsia="Calibri Light" w:hAnsi="Calibri Light" w:cs="Calibri Light"/>
        </w:rPr>
      </w:pPr>
    </w:p>
    <w:p w14:paraId="2961A8B4" w14:textId="77777777" w:rsidR="00FD3765" w:rsidRDefault="00FD3765">
      <w:pPr>
        <w:pStyle w:val="Body"/>
        <w:jc w:val="center"/>
        <w:rPr>
          <w:rFonts w:ascii="Calibri Light" w:eastAsia="Calibri Light" w:hAnsi="Calibri Light" w:cs="Calibri Light"/>
        </w:rPr>
      </w:pPr>
    </w:p>
    <w:p w14:paraId="2291B757" w14:textId="77777777" w:rsidR="00FD3765" w:rsidRDefault="00FD3765">
      <w:pPr>
        <w:pStyle w:val="Body"/>
        <w:jc w:val="center"/>
        <w:rPr>
          <w:rFonts w:ascii="Calibri Light" w:eastAsia="Calibri Light" w:hAnsi="Calibri Light" w:cs="Calibri Light"/>
        </w:rPr>
      </w:pPr>
    </w:p>
    <w:p w14:paraId="4B33560D" w14:textId="77777777" w:rsidR="00FD3765" w:rsidRDefault="00FD3765">
      <w:pPr>
        <w:pStyle w:val="Body"/>
        <w:jc w:val="center"/>
        <w:rPr>
          <w:rFonts w:ascii="Calibri Light" w:eastAsia="Calibri Light" w:hAnsi="Calibri Light" w:cs="Calibri Light"/>
        </w:rPr>
      </w:pPr>
    </w:p>
    <w:p w14:paraId="0B791B93" w14:textId="77777777" w:rsidR="00FD3765" w:rsidRDefault="00FD3765">
      <w:pPr>
        <w:pStyle w:val="Body"/>
        <w:jc w:val="center"/>
        <w:rPr>
          <w:rFonts w:ascii="Calibri Light" w:eastAsia="Calibri Light" w:hAnsi="Calibri Light" w:cs="Calibri Light"/>
        </w:rPr>
      </w:pPr>
    </w:p>
    <w:p w14:paraId="40238AA1" w14:textId="77777777" w:rsidR="00FD3765" w:rsidRDefault="00FD3765">
      <w:pPr>
        <w:pStyle w:val="Body"/>
        <w:jc w:val="center"/>
        <w:rPr>
          <w:rFonts w:ascii="Calibri Light" w:eastAsia="Calibri Light" w:hAnsi="Calibri Light" w:cs="Calibri Light"/>
        </w:rPr>
      </w:pPr>
    </w:p>
    <w:p w14:paraId="2E8A0D1E" w14:textId="77777777" w:rsidR="00FD3765" w:rsidRDefault="00FD3765">
      <w:pPr>
        <w:pStyle w:val="Body"/>
        <w:jc w:val="center"/>
        <w:rPr>
          <w:rFonts w:ascii="Calibri Light" w:eastAsia="Calibri Light" w:hAnsi="Calibri Light" w:cs="Calibri Light"/>
        </w:rPr>
      </w:pPr>
    </w:p>
    <w:p w14:paraId="01260E72" w14:textId="77777777" w:rsidR="00FD3765" w:rsidRDefault="00FD3765">
      <w:pPr>
        <w:pStyle w:val="Body"/>
        <w:jc w:val="center"/>
        <w:rPr>
          <w:rFonts w:ascii="Calibri Light" w:eastAsia="Calibri Light" w:hAnsi="Calibri Light" w:cs="Calibri Light"/>
        </w:rPr>
      </w:pPr>
    </w:p>
    <w:p w14:paraId="2C04D706" w14:textId="77777777" w:rsidR="00FD3765" w:rsidRDefault="00FD3765">
      <w:pPr>
        <w:pStyle w:val="Body"/>
        <w:jc w:val="center"/>
        <w:rPr>
          <w:rFonts w:ascii="Calibri Light" w:eastAsia="Calibri Light" w:hAnsi="Calibri Light" w:cs="Calibri Light"/>
        </w:rPr>
      </w:pPr>
    </w:p>
    <w:p w14:paraId="50B9D014" w14:textId="77777777" w:rsidR="00FD3765" w:rsidRDefault="00FD3765">
      <w:pPr>
        <w:pStyle w:val="Body"/>
        <w:jc w:val="center"/>
        <w:rPr>
          <w:rFonts w:ascii="Calibri Light" w:eastAsia="Calibri Light" w:hAnsi="Calibri Light" w:cs="Calibri Light"/>
        </w:rPr>
      </w:pPr>
    </w:p>
    <w:p w14:paraId="03707EE0" w14:textId="77777777" w:rsidR="00FD3765" w:rsidRDefault="00000000">
      <w:pPr>
        <w:pStyle w:val="Body"/>
        <w:jc w:val="center"/>
        <w:rPr>
          <w:rFonts w:ascii="Carlito" w:eastAsia="Carlito" w:hAnsi="Carlito" w:cs="Carlito"/>
          <w:b/>
          <w:bCs/>
          <w:sz w:val="28"/>
          <w:szCs w:val="28"/>
        </w:rPr>
      </w:pPr>
      <w:r>
        <w:rPr>
          <w:rFonts w:ascii="Carlito" w:hAnsi="Carlito"/>
          <w:b/>
          <w:bCs/>
          <w:sz w:val="28"/>
          <w:szCs w:val="28"/>
          <w:lang w:val="pt-PT"/>
        </w:rPr>
        <w:t>T A B L E O F C O N T E N T S</w:t>
      </w:r>
    </w:p>
    <w:p w14:paraId="0DC00CE1" w14:textId="77777777" w:rsidR="00FD3765" w:rsidRDefault="00FD3765">
      <w:pPr>
        <w:pStyle w:val="Body"/>
        <w:jc w:val="center"/>
        <w:rPr>
          <w:rFonts w:ascii="Carlito" w:eastAsia="Carlito" w:hAnsi="Carlito" w:cs="Carlito"/>
          <w:b/>
          <w:bCs/>
          <w:sz w:val="28"/>
          <w:szCs w:val="28"/>
        </w:rPr>
      </w:pPr>
    </w:p>
    <w:p w14:paraId="1BBABB61" w14:textId="77777777" w:rsidR="00FD3765" w:rsidRDefault="00000000">
      <w:pPr>
        <w:pStyle w:val="Body"/>
        <w:rPr>
          <w:rFonts w:ascii="Calibri Light" w:eastAsia="Calibri Light" w:hAnsi="Calibri Light" w:cs="Calibri Light"/>
        </w:rPr>
      </w:pPr>
      <w:r>
        <w:rPr>
          <w:rFonts w:ascii="Carlito" w:hAnsi="Carlito"/>
          <w:b/>
          <w:bCs/>
          <w:sz w:val="24"/>
          <w:szCs w:val="24"/>
          <w:lang w:val="fr-FR"/>
        </w:rPr>
        <w:t>Introduction</w:t>
      </w:r>
      <w:r>
        <w:rPr>
          <w:rFonts w:ascii="Calibri Light" w:hAnsi="Calibri Light"/>
        </w:rPr>
        <w:t>........................................................................................................ 7</w:t>
      </w:r>
    </w:p>
    <w:p w14:paraId="65B32F15" w14:textId="77777777" w:rsidR="00FD3765" w:rsidRDefault="00FD3765">
      <w:pPr>
        <w:pStyle w:val="Body"/>
        <w:rPr>
          <w:rFonts w:ascii="Calibri Light" w:eastAsia="Calibri Light" w:hAnsi="Calibri Light" w:cs="Calibri Light"/>
        </w:rPr>
      </w:pPr>
    </w:p>
    <w:p w14:paraId="26223756"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 xml:space="preserve">Chapter 1 - Understanding Amoxicillin: What You Need to Know </w:t>
      </w:r>
    </w:p>
    <w:p w14:paraId="09B197A4" w14:textId="77777777" w:rsidR="00FD3765" w:rsidRDefault="00000000">
      <w:pPr>
        <w:pStyle w:val="Body"/>
        <w:rPr>
          <w:rFonts w:ascii="Calibri Light" w:eastAsia="Calibri Light" w:hAnsi="Calibri Light" w:cs="Calibri Light"/>
        </w:rPr>
      </w:pPr>
      <w:r>
        <w:rPr>
          <w:rFonts w:ascii="Carlito" w:hAnsi="Carlito"/>
          <w:b/>
          <w:bCs/>
          <w:sz w:val="24"/>
          <w:szCs w:val="24"/>
          <w:lang w:val="en-US"/>
        </w:rPr>
        <w:t>Before You Start</w:t>
      </w:r>
      <w:r>
        <w:rPr>
          <w:rFonts w:ascii="Calibri Light" w:hAnsi="Calibri Light"/>
        </w:rPr>
        <w:t xml:space="preserve"> 9</w:t>
      </w:r>
    </w:p>
    <w:p w14:paraId="7D13274C" w14:textId="77777777" w:rsidR="00FD3765" w:rsidRDefault="00000000">
      <w:pPr>
        <w:pStyle w:val="Body"/>
        <w:rPr>
          <w:rFonts w:ascii="Calibri Light" w:eastAsia="Calibri Light" w:hAnsi="Calibri Light" w:cs="Calibri Light"/>
          <w:i/>
          <w:iCs/>
        </w:rPr>
      </w:pPr>
      <w:r>
        <w:rPr>
          <w:rFonts w:ascii="Calibri Light" w:hAnsi="Calibri Light"/>
          <w:i/>
          <w:iCs/>
          <w:lang w:val="en-US"/>
        </w:rPr>
        <w:t>What is Amoxicillin and How Does it Work? .............................................................. 9</w:t>
      </w:r>
    </w:p>
    <w:p w14:paraId="62D77BB4" w14:textId="77777777" w:rsidR="00FD3765" w:rsidRDefault="00000000">
      <w:pPr>
        <w:pStyle w:val="Body"/>
        <w:rPr>
          <w:rFonts w:ascii="Calibri Light" w:eastAsia="Calibri Light" w:hAnsi="Calibri Light" w:cs="Calibri Light"/>
          <w:i/>
          <w:iCs/>
        </w:rPr>
      </w:pPr>
      <w:r>
        <w:rPr>
          <w:rFonts w:ascii="Calibri Light" w:hAnsi="Calibri Light"/>
          <w:i/>
          <w:iCs/>
        </w:rPr>
        <w:t>Amoxicillin Unveiled...................................................................................................... 9</w:t>
      </w:r>
    </w:p>
    <w:p w14:paraId="7FB19435" w14:textId="77777777" w:rsidR="00FD3765" w:rsidRDefault="00000000">
      <w:pPr>
        <w:pStyle w:val="Body"/>
        <w:rPr>
          <w:rFonts w:ascii="Calibri Light" w:eastAsia="Calibri Light" w:hAnsi="Calibri Light" w:cs="Calibri Light"/>
          <w:i/>
          <w:iCs/>
        </w:rPr>
      </w:pPr>
      <w:r>
        <w:rPr>
          <w:rFonts w:ascii="Calibri Light" w:hAnsi="Calibri Light"/>
          <w:i/>
          <w:iCs/>
          <w:lang w:val="en-US"/>
        </w:rPr>
        <w:t>Mechanism of Action.................................................................................................... 10</w:t>
      </w:r>
    </w:p>
    <w:p w14:paraId="5A8FC411" w14:textId="77777777" w:rsidR="00FD3765" w:rsidRDefault="00000000">
      <w:pPr>
        <w:pStyle w:val="Body"/>
        <w:rPr>
          <w:rFonts w:ascii="Calibri Light" w:eastAsia="Calibri Light" w:hAnsi="Calibri Light" w:cs="Calibri Light"/>
          <w:i/>
          <w:iCs/>
        </w:rPr>
      </w:pPr>
      <w:r>
        <w:rPr>
          <w:rFonts w:ascii="Calibri Light" w:hAnsi="Calibri Light"/>
          <w:i/>
          <w:iCs/>
          <w:lang w:val="en-US"/>
        </w:rPr>
        <w:t>Common Uses and Effectiveness................................................................................... 10</w:t>
      </w:r>
    </w:p>
    <w:p w14:paraId="5861A21B" w14:textId="77777777" w:rsidR="00FD3765" w:rsidRDefault="00000000">
      <w:pPr>
        <w:pStyle w:val="Body"/>
        <w:rPr>
          <w:rFonts w:ascii="Calibri Light" w:eastAsia="Calibri Light" w:hAnsi="Calibri Light" w:cs="Calibri Light"/>
          <w:i/>
          <w:iCs/>
        </w:rPr>
      </w:pPr>
      <w:r>
        <w:rPr>
          <w:rFonts w:ascii="Calibri Light" w:hAnsi="Calibri Light"/>
          <w:i/>
          <w:iCs/>
          <w:lang w:val="en-US"/>
        </w:rPr>
        <w:t>Why Your Doctor Prescribed Amoxicillin................................................................... 11</w:t>
      </w:r>
    </w:p>
    <w:p w14:paraId="3494CF29" w14:textId="77777777" w:rsidR="00FD3765" w:rsidRDefault="00000000">
      <w:pPr>
        <w:pStyle w:val="Body"/>
        <w:rPr>
          <w:rFonts w:ascii="Calibri Light" w:eastAsia="Calibri Light" w:hAnsi="Calibri Light" w:cs="Calibri Light"/>
          <w:i/>
          <w:iCs/>
        </w:rPr>
      </w:pPr>
      <w:r>
        <w:rPr>
          <w:rFonts w:ascii="Calibri Light" w:hAnsi="Calibri Light"/>
          <w:i/>
          <w:iCs/>
          <w:lang w:val="en-US"/>
        </w:rPr>
        <w:t>Targeting Bacterial Infections...................................................................................... 11</w:t>
      </w:r>
    </w:p>
    <w:p w14:paraId="4BDC1A35" w14:textId="77777777" w:rsidR="00FD3765" w:rsidRDefault="00000000">
      <w:pPr>
        <w:pStyle w:val="Body"/>
        <w:rPr>
          <w:rFonts w:ascii="Calibri Light" w:eastAsia="Calibri Light" w:hAnsi="Calibri Light" w:cs="Calibri Light"/>
          <w:i/>
          <w:iCs/>
        </w:rPr>
      </w:pPr>
      <w:r>
        <w:rPr>
          <w:rFonts w:ascii="Calibri Light" w:hAnsi="Calibri Light"/>
          <w:i/>
          <w:iCs/>
          <w:lang w:val="en-US"/>
        </w:rPr>
        <w:t>Ensuring Safe and Effective Use.................................................................................. 12</w:t>
      </w:r>
    </w:p>
    <w:p w14:paraId="55E63393" w14:textId="77777777" w:rsidR="00FD3765" w:rsidRDefault="00000000">
      <w:pPr>
        <w:pStyle w:val="Body"/>
        <w:rPr>
          <w:rFonts w:ascii="Calibri Light" w:eastAsia="Calibri Light" w:hAnsi="Calibri Light" w:cs="Calibri Light"/>
          <w:i/>
          <w:iCs/>
        </w:rPr>
      </w:pPr>
      <w:r>
        <w:rPr>
          <w:rFonts w:ascii="Calibri Light" w:hAnsi="Calibri Light"/>
          <w:i/>
          <w:iCs/>
          <w:lang w:val="en-US"/>
        </w:rPr>
        <w:t>Understanding How Long Treatment Takes &amp; When You'll Feel Better............... 13</w:t>
      </w:r>
    </w:p>
    <w:p w14:paraId="7B5583D0" w14:textId="77777777" w:rsidR="00FD3765" w:rsidRDefault="00000000">
      <w:pPr>
        <w:pStyle w:val="Body"/>
        <w:rPr>
          <w:rFonts w:ascii="Calibri Light" w:eastAsia="Calibri Light" w:hAnsi="Calibri Light" w:cs="Calibri Light"/>
          <w:i/>
          <w:iCs/>
        </w:rPr>
      </w:pPr>
      <w:r>
        <w:rPr>
          <w:rFonts w:ascii="Calibri Light" w:hAnsi="Calibri Light"/>
          <w:i/>
          <w:iCs/>
          <w:lang w:val="en-US"/>
        </w:rPr>
        <w:t>Typical Treatment Duration........................................................................................ 13</w:t>
      </w:r>
    </w:p>
    <w:p w14:paraId="1AAEB49B" w14:textId="77777777" w:rsidR="00FD3765" w:rsidRDefault="00000000">
      <w:pPr>
        <w:pStyle w:val="Body"/>
        <w:rPr>
          <w:rFonts w:ascii="Calibri Light" w:eastAsia="Calibri Light" w:hAnsi="Calibri Light" w:cs="Calibri Light"/>
          <w:i/>
          <w:iCs/>
        </w:rPr>
      </w:pPr>
      <w:r>
        <w:rPr>
          <w:rFonts w:ascii="Calibri Light" w:hAnsi="Calibri Light"/>
          <w:i/>
          <w:iCs/>
          <w:lang w:val="en-US"/>
        </w:rPr>
        <w:t>Signs of Improvement.................................................................................................... 14</w:t>
      </w:r>
    </w:p>
    <w:p w14:paraId="3B536378" w14:textId="77777777" w:rsidR="00FD3765" w:rsidRDefault="00FD3765">
      <w:pPr>
        <w:pStyle w:val="Body"/>
        <w:rPr>
          <w:rFonts w:ascii="Calibri Light" w:eastAsia="Calibri Light" w:hAnsi="Calibri Light" w:cs="Calibri Light"/>
        </w:rPr>
      </w:pPr>
    </w:p>
    <w:p w14:paraId="091BBF2D" w14:textId="77777777" w:rsidR="00FD3765" w:rsidRDefault="00000000">
      <w:pPr>
        <w:pStyle w:val="Body"/>
        <w:rPr>
          <w:rFonts w:ascii="Calibri Light" w:eastAsia="Calibri Light" w:hAnsi="Calibri Light" w:cs="Calibri Light"/>
        </w:rPr>
      </w:pPr>
      <w:r>
        <w:rPr>
          <w:rFonts w:ascii="Carlito" w:hAnsi="Carlito"/>
          <w:b/>
          <w:bCs/>
          <w:sz w:val="24"/>
          <w:szCs w:val="24"/>
          <w:lang w:val="en-US"/>
        </w:rPr>
        <w:t>Chapter 2 - Reading Your Prescription &amp; Getting Started Safely</w:t>
      </w:r>
      <w:r>
        <w:rPr>
          <w:rFonts w:ascii="Calibri Light" w:hAnsi="Calibri Light"/>
        </w:rPr>
        <w:t>................... 16</w:t>
      </w:r>
    </w:p>
    <w:p w14:paraId="0881C6E4" w14:textId="77777777" w:rsidR="00FD3765" w:rsidRDefault="00000000">
      <w:pPr>
        <w:pStyle w:val="Body"/>
        <w:rPr>
          <w:rFonts w:ascii="Calibri Light" w:eastAsia="Calibri Light" w:hAnsi="Calibri Light" w:cs="Calibri Light"/>
          <w:i/>
          <w:iCs/>
        </w:rPr>
      </w:pPr>
      <w:r>
        <w:rPr>
          <w:rFonts w:ascii="Calibri Light" w:hAnsi="Calibri Light"/>
          <w:i/>
          <w:iCs/>
          <w:lang w:val="en-US"/>
        </w:rPr>
        <w:t>Decoding the Prescription Label: What Every Part Means...................................... 16</w:t>
      </w:r>
    </w:p>
    <w:p w14:paraId="75B7CC60" w14:textId="77777777" w:rsidR="00FD3765" w:rsidRDefault="00000000">
      <w:pPr>
        <w:pStyle w:val="Body"/>
        <w:rPr>
          <w:rFonts w:ascii="Calibri Light" w:eastAsia="Calibri Light" w:hAnsi="Calibri Light" w:cs="Calibri Light"/>
          <w:i/>
          <w:iCs/>
        </w:rPr>
      </w:pPr>
      <w:r>
        <w:rPr>
          <w:rFonts w:ascii="Calibri Light" w:hAnsi="Calibri Light"/>
          <w:i/>
          <w:iCs/>
          <w:lang w:val="en-US"/>
        </w:rPr>
        <w:t>Breaking Down Prescription Parts.............................................................................. 16</w:t>
      </w:r>
    </w:p>
    <w:p w14:paraId="27287DE1" w14:textId="77777777" w:rsidR="00FD3765" w:rsidRDefault="00000000">
      <w:pPr>
        <w:pStyle w:val="Body"/>
        <w:rPr>
          <w:rFonts w:ascii="Calibri Light" w:eastAsia="Calibri Light" w:hAnsi="Calibri Light" w:cs="Calibri Light"/>
          <w:i/>
          <w:iCs/>
        </w:rPr>
      </w:pPr>
      <w:r>
        <w:rPr>
          <w:rFonts w:ascii="Calibri Light" w:hAnsi="Calibri Light"/>
          <w:i/>
          <w:iCs/>
          <w:lang w:val="en-US"/>
        </w:rPr>
        <w:t>Key Questions to Ask...................................................................................................... 17</w:t>
      </w:r>
    </w:p>
    <w:p w14:paraId="5771F615" w14:textId="77777777" w:rsidR="00FD3765" w:rsidRDefault="00000000">
      <w:pPr>
        <w:pStyle w:val="Body"/>
        <w:rPr>
          <w:rFonts w:ascii="Calibri Light" w:eastAsia="Calibri Light" w:hAnsi="Calibri Light" w:cs="Calibri Light"/>
          <w:i/>
          <w:iCs/>
        </w:rPr>
      </w:pPr>
      <w:r>
        <w:rPr>
          <w:rFonts w:ascii="Calibri Light" w:hAnsi="Calibri Light"/>
          <w:i/>
          <w:iCs/>
          <w:lang w:val="en-US"/>
        </w:rPr>
        <w:t>Common Misinterpretations....................................................................................... 17</w:t>
      </w:r>
    </w:p>
    <w:p w14:paraId="49FA5932" w14:textId="77777777" w:rsidR="00FD3765" w:rsidRDefault="00000000">
      <w:pPr>
        <w:pStyle w:val="Body"/>
        <w:rPr>
          <w:rFonts w:ascii="Calibri Light" w:eastAsia="Calibri Light" w:hAnsi="Calibri Light" w:cs="Calibri Light"/>
          <w:i/>
          <w:iCs/>
        </w:rPr>
      </w:pPr>
      <w:r>
        <w:rPr>
          <w:rFonts w:ascii="Calibri Light" w:hAnsi="Calibri Light"/>
          <w:i/>
          <w:iCs/>
          <w:lang w:val="en-US"/>
        </w:rPr>
        <w:t>Your Pharmacy Pickup Checklist: Questions to Ask Before You Leave..................... 18</w:t>
      </w:r>
    </w:p>
    <w:p w14:paraId="243CBDA4" w14:textId="77777777" w:rsidR="00FD3765" w:rsidRDefault="00000000">
      <w:pPr>
        <w:pStyle w:val="Body"/>
        <w:rPr>
          <w:rFonts w:ascii="Calibri Light" w:eastAsia="Calibri Light" w:hAnsi="Calibri Light" w:cs="Calibri Light"/>
          <w:i/>
          <w:iCs/>
        </w:rPr>
      </w:pPr>
      <w:r>
        <w:rPr>
          <w:rFonts w:ascii="Calibri Light" w:hAnsi="Calibri Light"/>
          <w:i/>
          <w:iCs/>
          <w:lang w:val="en-US"/>
        </w:rPr>
        <w:t>Essential Questions to Clarify....................................................................................... 18</w:t>
      </w:r>
    </w:p>
    <w:p w14:paraId="4943F453" w14:textId="77777777" w:rsidR="00FD3765" w:rsidRDefault="00000000">
      <w:pPr>
        <w:pStyle w:val="Body"/>
        <w:rPr>
          <w:rFonts w:ascii="Calibri Light" w:eastAsia="Calibri Light" w:hAnsi="Calibri Light" w:cs="Calibri Light"/>
          <w:i/>
          <w:iCs/>
        </w:rPr>
      </w:pPr>
      <w:r>
        <w:rPr>
          <w:rFonts w:ascii="Calibri Light" w:hAnsi="Calibri Light"/>
          <w:i/>
          <w:iCs/>
          <w:lang w:val="en-US"/>
        </w:rPr>
        <w:t>Understanding Prescription Details............................................................................ 19</w:t>
      </w:r>
    </w:p>
    <w:p w14:paraId="4F00F363" w14:textId="77777777" w:rsidR="00FD3765" w:rsidRDefault="00000000">
      <w:pPr>
        <w:pStyle w:val="Body"/>
        <w:rPr>
          <w:rFonts w:ascii="Calibri Light" w:eastAsia="Calibri Light" w:hAnsi="Calibri Light" w:cs="Calibri Light"/>
          <w:i/>
          <w:iCs/>
        </w:rPr>
      </w:pPr>
      <w:r>
        <w:rPr>
          <w:rFonts w:ascii="Calibri Light" w:hAnsi="Calibri Light"/>
          <w:i/>
          <w:iCs/>
          <w:lang w:val="en-US"/>
        </w:rPr>
        <w:t>The First 48 Hours: Storage, Timing, and What to Expect...................................... 19</w:t>
      </w:r>
    </w:p>
    <w:p w14:paraId="7285F1A2" w14:textId="77777777" w:rsidR="00FD3765" w:rsidRDefault="00000000">
      <w:pPr>
        <w:pStyle w:val="Body"/>
        <w:rPr>
          <w:rFonts w:ascii="Calibri Light" w:eastAsia="Calibri Light" w:hAnsi="Calibri Light" w:cs="Calibri Light"/>
          <w:i/>
          <w:iCs/>
        </w:rPr>
      </w:pPr>
      <w:r>
        <w:rPr>
          <w:rFonts w:ascii="Calibri Light" w:hAnsi="Calibri Light"/>
          <w:i/>
          <w:iCs/>
          <w:lang w:val="en-US"/>
        </w:rPr>
        <w:t>Proper Storage Techniques............................................................................................ 20</w:t>
      </w:r>
    </w:p>
    <w:p w14:paraId="1793B76F" w14:textId="77777777" w:rsidR="00FD3765" w:rsidRDefault="00000000">
      <w:pPr>
        <w:pStyle w:val="Body"/>
        <w:rPr>
          <w:rFonts w:ascii="Calibri Light" w:eastAsia="Calibri Light" w:hAnsi="Calibri Light" w:cs="Calibri Light"/>
          <w:i/>
          <w:iCs/>
        </w:rPr>
      </w:pPr>
      <w:r>
        <w:rPr>
          <w:rFonts w:ascii="Calibri Light" w:hAnsi="Calibri Light"/>
          <w:i/>
          <w:iCs/>
          <w:lang w:val="en-US"/>
        </w:rPr>
        <w:lastRenderedPageBreak/>
        <w:t>Timing Your Doses Accurately...................................................................................... 20</w:t>
      </w:r>
    </w:p>
    <w:p w14:paraId="18F0E03D" w14:textId="77777777" w:rsidR="00FD3765" w:rsidRDefault="00000000">
      <w:pPr>
        <w:pStyle w:val="Body"/>
        <w:rPr>
          <w:rFonts w:ascii="Calibri Light" w:eastAsia="Calibri Light" w:hAnsi="Calibri Light" w:cs="Calibri Light"/>
          <w:i/>
          <w:iCs/>
        </w:rPr>
      </w:pPr>
      <w:r>
        <w:rPr>
          <w:rFonts w:ascii="Calibri Light" w:hAnsi="Calibri Light"/>
          <w:i/>
          <w:iCs/>
          <w:lang w:val="en-US"/>
        </w:rPr>
        <w:t>Managing Initial Reactions........................................................................................ 21</w:t>
      </w:r>
    </w:p>
    <w:p w14:paraId="6BD73F80" w14:textId="77777777" w:rsidR="00FD3765" w:rsidRDefault="00FD3765">
      <w:pPr>
        <w:pStyle w:val="Body"/>
        <w:rPr>
          <w:rFonts w:ascii="Calibri Light" w:eastAsia="Calibri Light" w:hAnsi="Calibri Light" w:cs="Calibri Light"/>
        </w:rPr>
      </w:pPr>
    </w:p>
    <w:p w14:paraId="3BAC0C4F"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 xml:space="preserve">Chapter 3 - Getting the Dose Right: Dosage Guidelines for Adults and </w:t>
      </w:r>
    </w:p>
    <w:p w14:paraId="52610173" w14:textId="77777777" w:rsidR="00FD3765" w:rsidRDefault="00000000">
      <w:pPr>
        <w:pStyle w:val="Body"/>
        <w:rPr>
          <w:rFonts w:ascii="Calibri Light" w:eastAsia="Calibri Light" w:hAnsi="Calibri Light" w:cs="Calibri Light"/>
        </w:rPr>
      </w:pPr>
      <w:r>
        <w:rPr>
          <w:rFonts w:ascii="Carlito" w:hAnsi="Carlito"/>
          <w:b/>
          <w:bCs/>
          <w:sz w:val="24"/>
          <w:szCs w:val="24"/>
          <w:lang w:val="en-US"/>
        </w:rPr>
        <w:t>Seniors</w:t>
      </w:r>
      <w:r>
        <w:rPr>
          <w:rFonts w:ascii="Calibri Light" w:hAnsi="Calibri Light"/>
        </w:rPr>
        <w:t xml:space="preserve"> 22</w:t>
      </w:r>
    </w:p>
    <w:p w14:paraId="6E816EF1" w14:textId="77777777" w:rsidR="00FD3765" w:rsidRDefault="00000000">
      <w:pPr>
        <w:pStyle w:val="Body"/>
        <w:rPr>
          <w:rFonts w:ascii="Calibri Light" w:eastAsia="Calibri Light" w:hAnsi="Calibri Light" w:cs="Calibri Light"/>
          <w:i/>
          <w:iCs/>
        </w:rPr>
      </w:pPr>
      <w:r>
        <w:rPr>
          <w:rFonts w:ascii="Calibri Light" w:hAnsi="Calibri Light"/>
          <w:i/>
          <w:iCs/>
          <w:lang w:val="en-US"/>
        </w:rPr>
        <w:t>Understanding Standard Dosages: How Much and How Often? ........................... 22</w:t>
      </w:r>
    </w:p>
    <w:p w14:paraId="768A0F67" w14:textId="77777777" w:rsidR="00FD3765" w:rsidRDefault="00000000">
      <w:pPr>
        <w:pStyle w:val="Body"/>
        <w:rPr>
          <w:rFonts w:ascii="Calibri Light" w:eastAsia="Calibri Light" w:hAnsi="Calibri Light" w:cs="Calibri Light"/>
          <w:i/>
          <w:iCs/>
        </w:rPr>
      </w:pPr>
      <w:r>
        <w:rPr>
          <w:rFonts w:ascii="Calibri Light" w:hAnsi="Calibri Light"/>
          <w:i/>
          <w:iCs/>
          <w:lang w:val="pt-PT"/>
        </w:rPr>
        <w:t>Standard Adult Dosages............................................................................................... 22</w:t>
      </w:r>
    </w:p>
    <w:p w14:paraId="297DEC5D" w14:textId="77777777" w:rsidR="00FD3765" w:rsidRDefault="00000000">
      <w:pPr>
        <w:pStyle w:val="Body"/>
        <w:rPr>
          <w:rFonts w:ascii="Calibri Light" w:eastAsia="Calibri Light" w:hAnsi="Calibri Light" w:cs="Calibri Light"/>
          <w:i/>
          <w:iCs/>
        </w:rPr>
      </w:pPr>
      <w:r>
        <w:rPr>
          <w:rFonts w:ascii="Calibri Light" w:hAnsi="Calibri Light"/>
          <w:i/>
          <w:iCs/>
          <w:lang w:val="en-US"/>
        </w:rPr>
        <w:t>Dosage Adjustments for Seniors................................................................................... 23</w:t>
      </w:r>
    </w:p>
    <w:p w14:paraId="5EE16EB2" w14:textId="77777777" w:rsidR="00FD3765" w:rsidRDefault="00000000">
      <w:pPr>
        <w:pStyle w:val="Body"/>
        <w:rPr>
          <w:rFonts w:ascii="Calibri Light" w:eastAsia="Calibri Light" w:hAnsi="Calibri Light" w:cs="Calibri Light"/>
          <w:i/>
          <w:iCs/>
        </w:rPr>
      </w:pPr>
      <w:r>
        <w:rPr>
          <w:rFonts w:ascii="Calibri Light" w:hAnsi="Calibri Light"/>
          <w:i/>
          <w:iCs/>
          <w:lang w:val="en-US"/>
        </w:rPr>
        <w:t>Timing and Frequency Tips......................................................................................... 24</w:t>
      </w:r>
    </w:p>
    <w:p w14:paraId="09608460" w14:textId="77777777" w:rsidR="00FD3765" w:rsidRDefault="00000000">
      <w:pPr>
        <w:pStyle w:val="Body"/>
        <w:rPr>
          <w:rFonts w:ascii="Calibri Light" w:eastAsia="Calibri Light" w:hAnsi="Calibri Light" w:cs="Calibri Light"/>
          <w:i/>
          <w:iCs/>
        </w:rPr>
      </w:pPr>
      <w:r>
        <w:rPr>
          <w:rFonts w:ascii="Calibri Light" w:hAnsi="Calibri Light"/>
          <w:i/>
          <w:iCs/>
          <w:lang w:val="en-US"/>
        </w:rPr>
        <w:t>Handling Missed Doses and Overdoses: What to Do? .............................................. 25</w:t>
      </w:r>
    </w:p>
    <w:p w14:paraId="56C304F4" w14:textId="77777777" w:rsidR="00FD3765" w:rsidRDefault="00000000">
      <w:pPr>
        <w:pStyle w:val="Body"/>
        <w:rPr>
          <w:rFonts w:ascii="Calibri Light" w:eastAsia="Calibri Light" w:hAnsi="Calibri Light" w:cs="Calibri Light"/>
          <w:i/>
          <w:iCs/>
        </w:rPr>
      </w:pPr>
      <w:r>
        <w:rPr>
          <w:rFonts w:ascii="Calibri Light" w:hAnsi="Calibri Light"/>
          <w:i/>
          <w:iCs/>
          <w:lang w:val="en-US"/>
        </w:rPr>
        <w:t>Immediate Steps for Missed Doses............................................................................... 25</w:t>
      </w:r>
    </w:p>
    <w:p w14:paraId="12A1F9AF" w14:textId="77777777" w:rsidR="00FD3765" w:rsidRDefault="00000000">
      <w:pPr>
        <w:pStyle w:val="Body"/>
        <w:rPr>
          <w:rFonts w:ascii="Calibri Light" w:eastAsia="Calibri Light" w:hAnsi="Calibri Light" w:cs="Calibri Light"/>
          <w:i/>
          <w:iCs/>
        </w:rPr>
      </w:pPr>
      <w:r>
        <w:rPr>
          <w:rFonts w:ascii="Calibri Light" w:hAnsi="Calibri Light"/>
          <w:i/>
          <w:iCs/>
          <w:lang w:val="en-US"/>
        </w:rPr>
        <w:t>Recognizing and Responding to Overdoses................................................................. 25</w:t>
      </w:r>
    </w:p>
    <w:p w14:paraId="6AF45768" w14:textId="77777777" w:rsidR="00FD3765" w:rsidRDefault="00000000">
      <w:pPr>
        <w:pStyle w:val="Body"/>
        <w:rPr>
          <w:rFonts w:ascii="Calibri Light" w:eastAsia="Calibri Light" w:hAnsi="Calibri Light" w:cs="Calibri Light"/>
          <w:i/>
          <w:iCs/>
        </w:rPr>
      </w:pPr>
      <w:r>
        <w:rPr>
          <w:rFonts w:ascii="Calibri Light" w:hAnsi="Calibri Light"/>
          <w:i/>
          <w:iCs/>
          <w:lang w:val="en-US"/>
        </w:rPr>
        <w:t>Special Considerations for Seniors............................................................................... 27</w:t>
      </w:r>
    </w:p>
    <w:p w14:paraId="3ACA30C2" w14:textId="77777777" w:rsidR="00FD3765" w:rsidRDefault="00FD3765">
      <w:pPr>
        <w:pStyle w:val="Body"/>
        <w:rPr>
          <w:rFonts w:ascii="Calibri Light" w:eastAsia="Calibri Light" w:hAnsi="Calibri Light" w:cs="Calibri Light"/>
        </w:rPr>
      </w:pPr>
    </w:p>
    <w:p w14:paraId="79BD659A"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 xml:space="preserve">Chapter 4 - Giving Amoxicillin to Children: Safe Dosing and Practical </w:t>
      </w:r>
    </w:p>
    <w:p w14:paraId="71EFD10F" w14:textId="77777777" w:rsidR="00FD3765" w:rsidRDefault="00000000">
      <w:pPr>
        <w:pStyle w:val="Body"/>
        <w:rPr>
          <w:rFonts w:ascii="Calibri Light" w:eastAsia="Calibri Light" w:hAnsi="Calibri Light" w:cs="Calibri Light"/>
        </w:rPr>
      </w:pPr>
      <w:r>
        <w:rPr>
          <w:rFonts w:ascii="Carlito" w:hAnsi="Carlito"/>
          <w:b/>
          <w:bCs/>
          <w:sz w:val="24"/>
          <w:szCs w:val="24"/>
          <w:lang w:val="en-US"/>
        </w:rPr>
        <w:t>Administration Tips</w:t>
      </w:r>
      <w:r>
        <w:rPr>
          <w:rFonts w:ascii="Calibri Light" w:hAnsi="Calibri Light"/>
        </w:rPr>
        <w:t xml:space="preserve"> 29</w:t>
      </w:r>
    </w:p>
    <w:p w14:paraId="18342011" w14:textId="77777777" w:rsidR="00FD3765" w:rsidRDefault="00000000">
      <w:pPr>
        <w:pStyle w:val="Body"/>
        <w:rPr>
          <w:rFonts w:ascii="Calibri Light" w:eastAsia="Calibri Light" w:hAnsi="Calibri Light" w:cs="Calibri Light"/>
          <w:i/>
          <w:iCs/>
        </w:rPr>
      </w:pPr>
      <w:r>
        <w:rPr>
          <w:rFonts w:ascii="Calibri Light" w:hAnsi="Calibri Light"/>
          <w:i/>
          <w:iCs/>
          <w:lang w:val="en-US"/>
        </w:rPr>
        <w:t>Understanding Dosages for Different Ages: What Parents Need to Know............ 29</w:t>
      </w:r>
    </w:p>
    <w:p w14:paraId="22BEEA25" w14:textId="77777777" w:rsidR="00FD3765" w:rsidRDefault="00000000">
      <w:pPr>
        <w:pStyle w:val="Body"/>
        <w:rPr>
          <w:rFonts w:ascii="Calibri Light" w:eastAsia="Calibri Light" w:hAnsi="Calibri Light" w:cs="Calibri Light"/>
          <w:i/>
          <w:iCs/>
        </w:rPr>
      </w:pPr>
      <w:r>
        <w:rPr>
          <w:rFonts w:ascii="Calibri Light" w:hAnsi="Calibri Light"/>
          <w:i/>
          <w:iCs/>
          <w:lang w:val="en-US"/>
        </w:rPr>
        <w:t>Age-Based Dosage Guidelines....................................................................................... 29</w:t>
      </w:r>
    </w:p>
    <w:p w14:paraId="1129493D" w14:textId="77777777" w:rsidR="00FD3765" w:rsidRDefault="00000000">
      <w:pPr>
        <w:pStyle w:val="Body"/>
        <w:rPr>
          <w:rFonts w:ascii="Calibri Light" w:eastAsia="Calibri Light" w:hAnsi="Calibri Light" w:cs="Calibri Light"/>
          <w:i/>
          <w:iCs/>
        </w:rPr>
      </w:pPr>
      <w:r>
        <w:rPr>
          <w:rFonts w:ascii="Calibri Light" w:hAnsi="Calibri Light"/>
          <w:i/>
          <w:iCs/>
        </w:rPr>
        <w:t>Practical Dosage Tips.................................................................................................... 30</w:t>
      </w:r>
    </w:p>
    <w:p w14:paraId="77EB5AAF" w14:textId="77777777" w:rsidR="00FD3765" w:rsidRDefault="00000000">
      <w:pPr>
        <w:pStyle w:val="Body"/>
        <w:rPr>
          <w:rFonts w:ascii="Calibri Light" w:eastAsia="Calibri Light" w:hAnsi="Calibri Light" w:cs="Calibri Light"/>
          <w:i/>
          <w:iCs/>
        </w:rPr>
      </w:pPr>
      <w:r>
        <w:rPr>
          <w:rFonts w:ascii="Calibri Light" w:hAnsi="Calibri Light"/>
          <w:i/>
          <w:iCs/>
          <w:lang w:val="en-US"/>
        </w:rPr>
        <w:t>Safety Precautions and Adjustments........................................................................... 30</w:t>
      </w:r>
    </w:p>
    <w:p w14:paraId="1B02EE40" w14:textId="77777777" w:rsidR="00FD3765" w:rsidRDefault="00000000">
      <w:pPr>
        <w:pStyle w:val="Body"/>
        <w:rPr>
          <w:rFonts w:ascii="Calibri Light" w:eastAsia="Calibri Light" w:hAnsi="Calibri Light" w:cs="Calibri Light"/>
          <w:i/>
          <w:iCs/>
        </w:rPr>
      </w:pPr>
      <w:r>
        <w:rPr>
          <w:rFonts w:ascii="Calibri Light" w:hAnsi="Calibri Light"/>
          <w:i/>
          <w:iCs/>
          <w:lang w:val="en-US"/>
        </w:rPr>
        <w:t>Practical Tips for Administering Medicine: Making It Easier for You and 32</w:t>
      </w:r>
    </w:p>
    <w:p w14:paraId="5A7ADEB2" w14:textId="77777777" w:rsidR="00FD3765" w:rsidRDefault="00000000">
      <w:pPr>
        <w:pStyle w:val="Body"/>
        <w:rPr>
          <w:rFonts w:ascii="Calibri Light" w:eastAsia="Calibri Light" w:hAnsi="Calibri Light" w:cs="Calibri Light"/>
          <w:i/>
          <w:iCs/>
        </w:rPr>
      </w:pPr>
      <w:r>
        <w:rPr>
          <w:rFonts w:ascii="Calibri Light" w:hAnsi="Calibri Light"/>
          <w:i/>
          <w:iCs/>
          <w:lang w:val="en-US"/>
        </w:rPr>
        <w:t>Your Child</w:t>
      </w:r>
    </w:p>
    <w:p w14:paraId="36BE3D83" w14:textId="77777777" w:rsidR="00FD3765" w:rsidRDefault="00000000">
      <w:pPr>
        <w:pStyle w:val="Body"/>
        <w:rPr>
          <w:rFonts w:ascii="Calibri Light" w:eastAsia="Calibri Light" w:hAnsi="Calibri Light" w:cs="Calibri Light"/>
          <w:i/>
          <w:iCs/>
        </w:rPr>
      </w:pPr>
      <w:r>
        <w:rPr>
          <w:rFonts w:ascii="Calibri Light" w:hAnsi="Calibri Light"/>
          <w:i/>
          <w:iCs/>
          <w:lang w:val="en-US"/>
        </w:rPr>
        <w:t>Creating a Routine........................................................................................................ 32</w:t>
      </w:r>
    </w:p>
    <w:p w14:paraId="3B4AA52E" w14:textId="77777777" w:rsidR="00FD3765" w:rsidRDefault="00000000">
      <w:pPr>
        <w:pStyle w:val="Body"/>
        <w:rPr>
          <w:rFonts w:ascii="Calibri Light" w:eastAsia="Calibri Light" w:hAnsi="Calibri Light" w:cs="Calibri Light"/>
          <w:i/>
          <w:iCs/>
        </w:rPr>
      </w:pPr>
      <w:r>
        <w:rPr>
          <w:rFonts w:ascii="Calibri Light" w:hAnsi="Calibri Light"/>
          <w:i/>
          <w:iCs/>
          <w:lang w:val="en-US"/>
        </w:rPr>
        <w:t>Using Child-Friendly Tools.......................................................................................... 32</w:t>
      </w:r>
    </w:p>
    <w:p w14:paraId="39AFA057" w14:textId="77777777" w:rsidR="00FD3765" w:rsidRDefault="00000000">
      <w:pPr>
        <w:pStyle w:val="Body"/>
        <w:rPr>
          <w:rFonts w:ascii="Calibri Light" w:eastAsia="Calibri Light" w:hAnsi="Calibri Light" w:cs="Calibri Light"/>
          <w:i/>
          <w:iCs/>
        </w:rPr>
      </w:pPr>
      <w:r>
        <w:rPr>
          <w:rFonts w:ascii="Calibri Light" w:hAnsi="Calibri Light"/>
          <w:i/>
          <w:iCs/>
          <w:lang w:val="en-US"/>
        </w:rPr>
        <w:t>Incorporating Play and Distraction............................................................................ 33</w:t>
      </w:r>
    </w:p>
    <w:p w14:paraId="21A70026" w14:textId="77777777" w:rsidR="00FD3765" w:rsidRDefault="00000000">
      <w:pPr>
        <w:pStyle w:val="Body"/>
        <w:rPr>
          <w:rFonts w:ascii="Calibri Light" w:eastAsia="Calibri Light" w:hAnsi="Calibri Light" w:cs="Calibri Light"/>
          <w:i/>
          <w:iCs/>
        </w:rPr>
      </w:pPr>
      <w:r>
        <w:rPr>
          <w:rFonts w:ascii="Calibri Light" w:hAnsi="Calibri Light"/>
          <w:i/>
          <w:iCs/>
          <w:lang w:val="en-US"/>
        </w:rPr>
        <w:t>Handling Resistance Gracefully.................................................................................. 34</w:t>
      </w:r>
    </w:p>
    <w:p w14:paraId="1EBD83C7" w14:textId="77777777" w:rsidR="00FD3765" w:rsidRDefault="00000000">
      <w:pPr>
        <w:pStyle w:val="Body"/>
        <w:rPr>
          <w:rFonts w:ascii="Calibri Light" w:eastAsia="Calibri Light" w:hAnsi="Calibri Light" w:cs="Calibri Light"/>
          <w:i/>
          <w:iCs/>
        </w:rPr>
      </w:pPr>
      <w:r>
        <w:rPr>
          <w:rFonts w:ascii="Calibri Light" w:hAnsi="Calibri Light"/>
          <w:i/>
          <w:iCs/>
          <w:lang w:val="en-US"/>
        </w:rPr>
        <w:t>Handling Common Challenges: Spit-Ups, Missed Doses, and Medication 34</w:t>
      </w:r>
    </w:p>
    <w:p w14:paraId="67753831" w14:textId="77777777" w:rsidR="00FD3765" w:rsidRDefault="00000000">
      <w:pPr>
        <w:pStyle w:val="Body"/>
        <w:rPr>
          <w:rFonts w:ascii="Calibri Light" w:eastAsia="Calibri Light" w:hAnsi="Calibri Light" w:cs="Calibri Light"/>
          <w:i/>
          <w:iCs/>
        </w:rPr>
      </w:pPr>
      <w:r>
        <w:rPr>
          <w:rFonts w:ascii="Calibri Light" w:hAnsi="Calibri Light"/>
          <w:i/>
          <w:iCs/>
          <w:lang w:val="fr-FR"/>
        </w:rPr>
        <w:t>Refusal</w:t>
      </w:r>
    </w:p>
    <w:p w14:paraId="16F993E8" w14:textId="77777777" w:rsidR="00FD3765" w:rsidRDefault="00000000">
      <w:pPr>
        <w:pStyle w:val="Body"/>
        <w:rPr>
          <w:rFonts w:ascii="Calibri Light" w:eastAsia="Calibri Light" w:hAnsi="Calibri Light" w:cs="Calibri Light"/>
          <w:i/>
          <w:iCs/>
        </w:rPr>
      </w:pPr>
      <w:r>
        <w:rPr>
          <w:rFonts w:ascii="Calibri Light" w:hAnsi="Calibri Light"/>
          <w:i/>
          <w:iCs/>
          <w:lang w:val="de-DE"/>
        </w:rPr>
        <w:t>Managing Medicine Spit-Ups..................................................................................... 34</w:t>
      </w:r>
    </w:p>
    <w:p w14:paraId="7FABF887" w14:textId="77777777" w:rsidR="00FD3765" w:rsidRDefault="00000000">
      <w:pPr>
        <w:pStyle w:val="Body"/>
        <w:rPr>
          <w:rFonts w:ascii="Calibri Light" w:eastAsia="Calibri Light" w:hAnsi="Calibri Light" w:cs="Calibri Light"/>
          <w:i/>
          <w:iCs/>
        </w:rPr>
      </w:pPr>
      <w:r>
        <w:rPr>
          <w:rFonts w:ascii="Calibri Light" w:hAnsi="Calibri Light"/>
          <w:i/>
          <w:iCs/>
          <w:lang w:val="en-US"/>
        </w:rPr>
        <w:lastRenderedPageBreak/>
        <w:t>Dealing with Missed Doses........................................................................................... 35</w:t>
      </w:r>
    </w:p>
    <w:p w14:paraId="036A5DAA" w14:textId="77777777" w:rsidR="00FD3765" w:rsidRDefault="00000000">
      <w:pPr>
        <w:pStyle w:val="Body"/>
        <w:rPr>
          <w:rFonts w:ascii="Calibri Light" w:eastAsia="Calibri Light" w:hAnsi="Calibri Light" w:cs="Calibri Light"/>
          <w:i/>
          <w:iCs/>
        </w:rPr>
      </w:pPr>
      <w:r>
        <w:rPr>
          <w:rFonts w:ascii="Calibri Light" w:hAnsi="Calibri Light"/>
          <w:i/>
          <w:iCs/>
          <w:lang w:val="en-US"/>
        </w:rPr>
        <w:t>Overcoming Medication Refusal................................................................................. 36</w:t>
      </w:r>
    </w:p>
    <w:p w14:paraId="2297F7BC" w14:textId="77777777" w:rsidR="00FD3765" w:rsidRDefault="00FD3765">
      <w:pPr>
        <w:pStyle w:val="Body"/>
        <w:rPr>
          <w:rFonts w:ascii="Calibri Light" w:eastAsia="Calibri Light" w:hAnsi="Calibri Light" w:cs="Calibri Light"/>
        </w:rPr>
      </w:pPr>
    </w:p>
    <w:p w14:paraId="3B07AAE2"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Chapter 5 - Drug Interactions and Safety: What Not to Take With</w:t>
      </w:r>
    </w:p>
    <w:p w14:paraId="303373CC" w14:textId="77777777" w:rsidR="00FD3765" w:rsidRDefault="00000000">
      <w:pPr>
        <w:pStyle w:val="Body"/>
        <w:rPr>
          <w:rFonts w:ascii="Calibri Light" w:eastAsia="Calibri Light" w:hAnsi="Calibri Light" w:cs="Calibri Light"/>
        </w:rPr>
      </w:pPr>
      <w:r>
        <w:rPr>
          <w:rFonts w:ascii="Carlito" w:hAnsi="Carlito"/>
          <w:b/>
          <w:bCs/>
          <w:sz w:val="24"/>
          <w:szCs w:val="24"/>
        </w:rPr>
        <w:t xml:space="preserve">Amoxicillin </w:t>
      </w:r>
      <w:r>
        <w:rPr>
          <w:rFonts w:ascii="Calibri Light" w:hAnsi="Calibri Light"/>
        </w:rPr>
        <w:t>37</w:t>
      </w:r>
    </w:p>
    <w:p w14:paraId="40EE2ED4" w14:textId="77777777" w:rsidR="00FD3765" w:rsidRDefault="00000000">
      <w:pPr>
        <w:pStyle w:val="Body"/>
        <w:rPr>
          <w:rFonts w:ascii="Calibri Light" w:eastAsia="Calibri Light" w:hAnsi="Calibri Light" w:cs="Calibri Light"/>
          <w:i/>
          <w:iCs/>
        </w:rPr>
      </w:pPr>
      <w:r>
        <w:rPr>
          <w:rFonts w:ascii="Calibri Light" w:hAnsi="Calibri Light"/>
          <w:i/>
          <w:iCs/>
          <w:lang w:val="en-US"/>
        </w:rPr>
        <w:t>Understanding Potential Drug Interactions: What to Watch Out For.................. 37</w:t>
      </w:r>
    </w:p>
    <w:p w14:paraId="0C874D11" w14:textId="77777777" w:rsidR="00FD3765" w:rsidRDefault="00000000">
      <w:pPr>
        <w:pStyle w:val="Body"/>
        <w:rPr>
          <w:rFonts w:ascii="Calibri Light" w:eastAsia="Calibri Light" w:hAnsi="Calibri Light" w:cs="Calibri Light"/>
          <w:i/>
          <w:iCs/>
        </w:rPr>
      </w:pPr>
      <w:r>
        <w:rPr>
          <w:rFonts w:ascii="Calibri Light" w:hAnsi="Calibri Light"/>
          <w:i/>
          <w:iCs/>
          <w:lang w:val="en-US"/>
        </w:rPr>
        <w:t>Common Drug Conflicts............................................................................................... 37</w:t>
      </w:r>
    </w:p>
    <w:p w14:paraId="3DA434AE" w14:textId="77777777" w:rsidR="00FD3765" w:rsidRDefault="00000000">
      <w:pPr>
        <w:pStyle w:val="Body"/>
        <w:rPr>
          <w:rFonts w:ascii="Calibri Light" w:eastAsia="Calibri Light" w:hAnsi="Calibri Light" w:cs="Calibri Light"/>
          <w:i/>
          <w:iCs/>
        </w:rPr>
      </w:pPr>
      <w:r>
        <w:rPr>
          <w:rFonts w:ascii="Calibri Light" w:hAnsi="Calibri Light"/>
          <w:i/>
          <w:iCs/>
          <w:lang w:val="en-US"/>
        </w:rPr>
        <w:t>Over-the-Counter and Herbal Risks............................................................................ 38</w:t>
      </w:r>
    </w:p>
    <w:p w14:paraId="5F85D731" w14:textId="77777777" w:rsidR="00FD3765" w:rsidRDefault="00000000">
      <w:pPr>
        <w:pStyle w:val="Body"/>
        <w:rPr>
          <w:rFonts w:ascii="Calibri Light" w:eastAsia="Calibri Light" w:hAnsi="Calibri Light" w:cs="Calibri Light"/>
          <w:i/>
          <w:iCs/>
        </w:rPr>
      </w:pPr>
      <w:r>
        <w:rPr>
          <w:rFonts w:ascii="Calibri Light" w:hAnsi="Calibri Light"/>
          <w:i/>
          <w:iCs/>
          <w:lang w:val="en-US"/>
        </w:rPr>
        <w:t>Herbal Supplements and Amoxicillin: Natural Isn</w:t>
      </w:r>
      <w:r>
        <w:rPr>
          <w:rFonts w:ascii="Calibri Light" w:hAnsi="Calibri Light"/>
          <w:i/>
          <w:iCs/>
          <w:rtl/>
        </w:rPr>
        <w:t>’</w:t>
      </w:r>
      <w:r>
        <w:rPr>
          <w:rFonts w:ascii="Calibri Light" w:hAnsi="Calibri Light"/>
          <w:i/>
          <w:iCs/>
          <w:lang w:val="en-US"/>
        </w:rPr>
        <w:t>t Always Safe.......................... 39</w:t>
      </w:r>
    </w:p>
    <w:p w14:paraId="2C9D66CB" w14:textId="77777777" w:rsidR="00FD3765" w:rsidRDefault="00000000">
      <w:pPr>
        <w:pStyle w:val="Body"/>
        <w:rPr>
          <w:rFonts w:ascii="Calibri Light" w:eastAsia="Calibri Light" w:hAnsi="Calibri Light" w:cs="Calibri Light"/>
          <w:i/>
          <w:iCs/>
        </w:rPr>
      </w:pPr>
      <w:r>
        <w:rPr>
          <w:rFonts w:ascii="Calibri Light" w:hAnsi="Calibri Light"/>
          <w:i/>
          <w:iCs/>
          <w:lang w:val="en-US"/>
        </w:rPr>
        <w:t>Identifying Risky Supplements.................................................................................... 39</w:t>
      </w:r>
    </w:p>
    <w:p w14:paraId="2D7D341E" w14:textId="77777777" w:rsidR="00FD3765" w:rsidRDefault="00000000">
      <w:pPr>
        <w:pStyle w:val="Body"/>
        <w:rPr>
          <w:rFonts w:ascii="Calibri Light" w:eastAsia="Calibri Light" w:hAnsi="Calibri Light" w:cs="Calibri Light"/>
          <w:i/>
          <w:iCs/>
        </w:rPr>
      </w:pPr>
      <w:r>
        <w:rPr>
          <w:rFonts w:ascii="Calibri Light" w:hAnsi="Calibri Light"/>
          <w:i/>
          <w:iCs/>
        </w:rPr>
        <w:t>Safe Supplement Strategies........................................................................................... 40</w:t>
      </w:r>
    </w:p>
    <w:p w14:paraId="3745297B" w14:textId="77777777" w:rsidR="00FD3765" w:rsidRDefault="00000000">
      <w:pPr>
        <w:pStyle w:val="Body"/>
        <w:rPr>
          <w:rFonts w:ascii="Calibri Light" w:eastAsia="Calibri Light" w:hAnsi="Calibri Light" w:cs="Calibri Light"/>
          <w:i/>
          <w:iCs/>
        </w:rPr>
      </w:pPr>
      <w:r>
        <w:rPr>
          <w:rFonts w:ascii="Calibri Light" w:hAnsi="Calibri Light"/>
          <w:i/>
          <w:iCs/>
          <w:lang w:val="en-US"/>
        </w:rPr>
        <w:t>When to Consult Your Doctor: Knowing the Right Time to Seek Advice................ 42</w:t>
      </w:r>
    </w:p>
    <w:p w14:paraId="73553191" w14:textId="77777777" w:rsidR="00FD3765" w:rsidRDefault="00000000">
      <w:pPr>
        <w:pStyle w:val="Body"/>
        <w:rPr>
          <w:rFonts w:ascii="Calibri Light" w:eastAsia="Calibri Light" w:hAnsi="Calibri Light" w:cs="Calibri Light"/>
          <w:i/>
          <w:iCs/>
        </w:rPr>
      </w:pPr>
      <w:r>
        <w:rPr>
          <w:rFonts w:ascii="Calibri Light" w:hAnsi="Calibri Light"/>
          <w:i/>
          <w:iCs/>
          <w:lang w:val="en-US"/>
        </w:rPr>
        <w:t>Recognizing Warning Signs......................................................................................... 42</w:t>
      </w:r>
    </w:p>
    <w:p w14:paraId="265B785F" w14:textId="77777777" w:rsidR="00FD3765" w:rsidRDefault="00000000">
      <w:pPr>
        <w:pStyle w:val="Body"/>
        <w:rPr>
          <w:rFonts w:ascii="Calibri Light" w:eastAsia="Calibri Light" w:hAnsi="Calibri Light" w:cs="Calibri Light"/>
          <w:i/>
          <w:iCs/>
        </w:rPr>
      </w:pPr>
      <w:r>
        <w:rPr>
          <w:rFonts w:ascii="Calibri Light" w:hAnsi="Calibri Light"/>
          <w:i/>
          <w:iCs/>
          <w:lang w:val="en-US"/>
        </w:rPr>
        <w:t>Navigating Drug Interactions..................................................................................... 43</w:t>
      </w:r>
    </w:p>
    <w:p w14:paraId="1E258F2F" w14:textId="77777777" w:rsidR="00FD3765" w:rsidRDefault="00FD3765">
      <w:pPr>
        <w:pStyle w:val="Body"/>
        <w:rPr>
          <w:rFonts w:ascii="Calibri Light" w:eastAsia="Calibri Light" w:hAnsi="Calibri Light" w:cs="Calibri Light"/>
        </w:rPr>
      </w:pPr>
    </w:p>
    <w:p w14:paraId="21F2BA2B"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Chapter 6 - Antibiotic Resistance Explained: How to Use Your</w:t>
      </w:r>
    </w:p>
    <w:p w14:paraId="77DCD105" w14:textId="77777777" w:rsidR="00FD3765" w:rsidRDefault="00000000">
      <w:pPr>
        <w:pStyle w:val="Body"/>
        <w:rPr>
          <w:rFonts w:ascii="Calibri Light" w:eastAsia="Calibri Light" w:hAnsi="Calibri Light" w:cs="Calibri Light"/>
        </w:rPr>
      </w:pPr>
      <w:r>
        <w:rPr>
          <w:rFonts w:ascii="Carlito" w:hAnsi="Carlito"/>
          <w:b/>
          <w:bCs/>
          <w:sz w:val="24"/>
          <w:szCs w:val="24"/>
          <w:lang w:val="en-US"/>
        </w:rPr>
        <w:t xml:space="preserve">Amoxicillin Responsibly </w:t>
      </w:r>
      <w:r>
        <w:rPr>
          <w:rFonts w:ascii="Calibri Light" w:hAnsi="Calibri Light"/>
        </w:rPr>
        <w:t>45</w:t>
      </w:r>
    </w:p>
    <w:p w14:paraId="6D4B9F01" w14:textId="77777777" w:rsidR="00FD3765" w:rsidRDefault="00000000">
      <w:pPr>
        <w:pStyle w:val="Body"/>
        <w:rPr>
          <w:rFonts w:ascii="Calibri Light" w:eastAsia="Calibri Light" w:hAnsi="Calibri Light" w:cs="Calibri Light"/>
          <w:i/>
          <w:iCs/>
        </w:rPr>
      </w:pPr>
      <w:r>
        <w:rPr>
          <w:rFonts w:ascii="Calibri Light" w:hAnsi="Calibri Light"/>
          <w:i/>
          <w:iCs/>
          <w:lang w:val="en-US"/>
        </w:rPr>
        <w:t>Understanding Antibiotic Resistance: The Science Behind It................................... 45</w:t>
      </w:r>
    </w:p>
    <w:p w14:paraId="091FE2AD" w14:textId="77777777" w:rsidR="00FD3765" w:rsidRDefault="00000000">
      <w:pPr>
        <w:pStyle w:val="Body"/>
        <w:rPr>
          <w:rFonts w:ascii="Calibri Light" w:eastAsia="Calibri Light" w:hAnsi="Calibri Light" w:cs="Calibri Light"/>
          <w:i/>
          <w:iCs/>
        </w:rPr>
      </w:pPr>
      <w:r>
        <w:rPr>
          <w:rFonts w:ascii="Calibri Light" w:hAnsi="Calibri Light"/>
          <w:i/>
          <w:iCs/>
          <w:lang w:val="en-US"/>
        </w:rPr>
        <w:t>The Basics of Bacterial Resistance................................................................................ 45</w:t>
      </w:r>
    </w:p>
    <w:p w14:paraId="2747BD53" w14:textId="77777777" w:rsidR="00FD3765" w:rsidRDefault="00000000">
      <w:pPr>
        <w:pStyle w:val="Body"/>
        <w:rPr>
          <w:rFonts w:ascii="Calibri Light" w:eastAsia="Calibri Light" w:hAnsi="Calibri Light" w:cs="Calibri Light"/>
          <w:i/>
          <w:iCs/>
        </w:rPr>
      </w:pPr>
      <w:r>
        <w:rPr>
          <w:rFonts w:ascii="Calibri Light" w:hAnsi="Calibri Light"/>
          <w:i/>
          <w:iCs/>
          <w:lang w:val="en-US"/>
        </w:rPr>
        <w:t>Debunking Resistance Myths....................................................................................... 46</w:t>
      </w:r>
    </w:p>
    <w:p w14:paraId="0636CEA8" w14:textId="77777777" w:rsidR="00FD3765" w:rsidRDefault="00000000">
      <w:pPr>
        <w:pStyle w:val="Body"/>
        <w:rPr>
          <w:rFonts w:ascii="Calibri Light" w:eastAsia="Calibri Light" w:hAnsi="Calibri Light" w:cs="Calibri Light"/>
          <w:i/>
          <w:iCs/>
        </w:rPr>
      </w:pPr>
      <w:r>
        <w:rPr>
          <w:rFonts w:ascii="Calibri Light" w:hAnsi="Calibri Light"/>
          <w:i/>
          <w:iCs/>
          <w:lang w:val="en-US"/>
        </w:rPr>
        <w:t>Resistance in Everyday Life.......................................................................................... 47</w:t>
      </w:r>
    </w:p>
    <w:p w14:paraId="7FA2AAAA" w14:textId="77777777" w:rsidR="00FD3765" w:rsidRDefault="00000000">
      <w:pPr>
        <w:pStyle w:val="Body"/>
        <w:rPr>
          <w:rFonts w:ascii="Calibri Light" w:eastAsia="Calibri Light" w:hAnsi="Calibri Light" w:cs="Calibri Light"/>
          <w:i/>
          <w:iCs/>
        </w:rPr>
      </w:pPr>
      <w:r>
        <w:rPr>
          <w:rFonts w:ascii="Calibri Light" w:hAnsi="Calibri Light"/>
          <w:i/>
          <w:iCs/>
          <w:lang w:val="en-US"/>
        </w:rPr>
        <w:t>Your Role in Preventing Resistance: Smart Amoxicillin Use.................................... 48</w:t>
      </w:r>
    </w:p>
    <w:p w14:paraId="1E7A3F56" w14:textId="77777777" w:rsidR="00FD3765" w:rsidRDefault="00000000">
      <w:pPr>
        <w:pStyle w:val="Body"/>
        <w:rPr>
          <w:rFonts w:ascii="Calibri Light" w:eastAsia="Calibri Light" w:hAnsi="Calibri Light" w:cs="Calibri Light"/>
          <w:i/>
          <w:iCs/>
        </w:rPr>
      </w:pPr>
      <w:r>
        <w:rPr>
          <w:rFonts w:ascii="Calibri Light" w:hAnsi="Calibri Light"/>
          <w:i/>
          <w:iCs/>
          <w:lang w:val="en-US"/>
        </w:rPr>
        <w:t>Understanding Resistance Mechanisms..................................................................... 48</w:t>
      </w:r>
    </w:p>
    <w:p w14:paraId="52DC7838" w14:textId="77777777" w:rsidR="00FD3765" w:rsidRDefault="00000000">
      <w:pPr>
        <w:pStyle w:val="Body"/>
        <w:rPr>
          <w:rFonts w:ascii="Calibri Light" w:eastAsia="Calibri Light" w:hAnsi="Calibri Light" w:cs="Calibri Light"/>
          <w:i/>
          <w:iCs/>
        </w:rPr>
      </w:pPr>
      <w:r>
        <w:rPr>
          <w:rFonts w:ascii="Calibri Light" w:hAnsi="Calibri Light"/>
          <w:i/>
          <w:iCs/>
          <w:lang w:val="en-US"/>
        </w:rPr>
        <w:t>Practicing Responsible Usage........................................................................................ 49</w:t>
      </w:r>
    </w:p>
    <w:p w14:paraId="6EFCDC19" w14:textId="77777777" w:rsidR="00FD3765" w:rsidRDefault="00000000">
      <w:pPr>
        <w:pStyle w:val="Body"/>
        <w:rPr>
          <w:rFonts w:ascii="Calibri Light" w:eastAsia="Calibri Light" w:hAnsi="Calibri Light" w:cs="Calibri Light"/>
          <w:i/>
          <w:iCs/>
        </w:rPr>
      </w:pPr>
      <w:r>
        <w:rPr>
          <w:rFonts w:ascii="Calibri Light" w:hAnsi="Calibri Light"/>
          <w:i/>
          <w:iCs/>
          <w:lang w:val="en-US"/>
        </w:rPr>
        <w:t>Global Consequences of Misuse.................................................................................... 49</w:t>
      </w:r>
    </w:p>
    <w:p w14:paraId="7594B087" w14:textId="77777777" w:rsidR="00FD3765" w:rsidRDefault="00000000">
      <w:pPr>
        <w:pStyle w:val="Body"/>
        <w:rPr>
          <w:rFonts w:ascii="Calibri Light" w:eastAsia="Calibri Light" w:hAnsi="Calibri Light" w:cs="Calibri Light"/>
          <w:i/>
          <w:iCs/>
        </w:rPr>
      </w:pPr>
      <w:r>
        <w:rPr>
          <w:rFonts w:ascii="Calibri Light" w:hAnsi="Calibri Light"/>
          <w:i/>
          <w:iCs/>
          <w:lang w:val="en-US"/>
        </w:rPr>
        <w:t>Community Impact: How Your Choices Affect Global Health................................. 50</w:t>
      </w:r>
    </w:p>
    <w:p w14:paraId="64451836" w14:textId="77777777" w:rsidR="00FD3765" w:rsidRDefault="00000000">
      <w:pPr>
        <w:pStyle w:val="Body"/>
        <w:rPr>
          <w:rFonts w:ascii="Calibri Light" w:eastAsia="Calibri Light" w:hAnsi="Calibri Light" w:cs="Calibri Light"/>
          <w:i/>
          <w:iCs/>
        </w:rPr>
      </w:pPr>
      <w:r>
        <w:rPr>
          <w:rFonts w:ascii="Calibri Light" w:hAnsi="Calibri Light"/>
          <w:i/>
          <w:iCs/>
          <w:lang w:val="en-US"/>
        </w:rPr>
        <w:t>The Ripple Effect of Antibiotic Use.............................................................................. 50</w:t>
      </w:r>
    </w:p>
    <w:p w14:paraId="49BEC27B" w14:textId="77777777" w:rsidR="00FD3765" w:rsidRDefault="00000000">
      <w:pPr>
        <w:pStyle w:val="Body"/>
        <w:rPr>
          <w:rFonts w:ascii="Calibri Light" w:eastAsia="Calibri Light" w:hAnsi="Calibri Light" w:cs="Calibri Light"/>
          <w:i/>
          <w:iCs/>
        </w:rPr>
      </w:pPr>
      <w:r>
        <w:rPr>
          <w:rFonts w:ascii="Calibri Light" w:hAnsi="Calibri Light"/>
          <w:i/>
          <w:iCs/>
          <w:lang w:val="en-US"/>
        </w:rPr>
        <w:t>Antibiotic Stewardship in Everyday Life.................................................................... 51</w:t>
      </w:r>
    </w:p>
    <w:p w14:paraId="3637D3FB" w14:textId="77777777" w:rsidR="00FD3765" w:rsidRDefault="00000000">
      <w:pPr>
        <w:pStyle w:val="Body"/>
        <w:rPr>
          <w:rFonts w:ascii="Calibri Light" w:eastAsia="Calibri Light" w:hAnsi="Calibri Light" w:cs="Calibri Light"/>
          <w:i/>
          <w:iCs/>
        </w:rPr>
      </w:pPr>
      <w:r>
        <w:rPr>
          <w:rFonts w:ascii="Calibri Light" w:hAnsi="Calibri Light"/>
          <w:i/>
          <w:iCs/>
          <w:lang w:val="en-US"/>
        </w:rPr>
        <w:t>Community Initiatives and Global Health............................................................... 52</w:t>
      </w:r>
    </w:p>
    <w:p w14:paraId="16CC2239" w14:textId="77777777" w:rsidR="00FD3765" w:rsidRDefault="00FD3765">
      <w:pPr>
        <w:pStyle w:val="Body"/>
        <w:rPr>
          <w:rFonts w:ascii="Calibri Light" w:eastAsia="Calibri Light" w:hAnsi="Calibri Light" w:cs="Calibri Light"/>
        </w:rPr>
      </w:pPr>
    </w:p>
    <w:p w14:paraId="3049969C"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Chapter 7 - Managing Common Side Effects: What's Normal and</w:t>
      </w:r>
    </w:p>
    <w:p w14:paraId="1223B777" w14:textId="77777777" w:rsidR="00FD3765" w:rsidRDefault="00000000">
      <w:pPr>
        <w:pStyle w:val="Body"/>
        <w:rPr>
          <w:rFonts w:ascii="Calibri Light" w:eastAsia="Calibri Light" w:hAnsi="Calibri Light" w:cs="Calibri Light"/>
        </w:rPr>
      </w:pPr>
      <w:r>
        <w:rPr>
          <w:rFonts w:ascii="Carlito" w:hAnsi="Carlito"/>
          <w:b/>
          <w:bCs/>
          <w:sz w:val="24"/>
          <w:szCs w:val="24"/>
          <w:lang w:val="en-US"/>
        </w:rPr>
        <w:t>When to Call Your Doctor</w:t>
      </w:r>
      <w:r>
        <w:rPr>
          <w:rFonts w:ascii="Calibri Light" w:hAnsi="Calibri Light"/>
        </w:rPr>
        <w:t xml:space="preserve"> 54</w:t>
      </w:r>
    </w:p>
    <w:p w14:paraId="7F420D12" w14:textId="77777777" w:rsidR="00FD3765" w:rsidRDefault="00000000">
      <w:pPr>
        <w:pStyle w:val="Body"/>
        <w:rPr>
          <w:rFonts w:ascii="Calibri Light" w:eastAsia="Calibri Light" w:hAnsi="Calibri Light" w:cs="Calibri Light"/>
          <w:i/>
          <w:iCs/>
        </w:rPr>
      </w:pPr>
      <w:r>
        <w:rPr>
          <w:rFonts w:ascii="Calibri Light" w:hAnsi="Calibri Light"/>
          <w:i/>
          <w:iCs/>
          <w:lang w:val="en-US"/>
        </w:rPr>
        <w:t>Understanding Normal Side Effects: What to Expect.............................................. 54</w:t>
      </w:r>
    </w:p>
    <w:p w14:paraId="23FC5843" w14:textId="77777777" w:rsidR="00FD3765" w:rsidRDefault="00000000">
      <w:pPr>
        <w:pStyle w:val="Body"/>
        <w:rPr>
          <w:rFonts w:ascii="Calibri Light" w:eastAsia="Calibri Light" w:hAnsi="Calibri Light" w:cs="Calibri Light"/>
          <w:i/>
          <w:iCs/>
        </w:rPr>
      </w:pPr>
      <w:r>
        <w:rPr>
          <w:rFonts w:ascii="Calibri Light" w:hAnsi="Calibri Light"/>
          <w:i/>
          <w:iCs/>
          <w:lang w:val="en-US"/>
        </w:rPr>
        <w:t>Common Side Effects Overview.................................................................................... 54</w:t>
      </w:r>
    </w:p>
    <w:p w14:paraId="22D2CB66" w14:textId="77777777" w:rsidR="00FD3765" w:rsidRDefault="00000000">
      <w:pPr>
        <w:pStyle w:val="Body"/>
        <w:rPr>
          <w:rFonts w:ascii="Calibri Light" w:eastAsia="Calibri Light" w:hAnsi="Calibri Light" w:cs="Calibri Light"/>
          <w:i/>
          <w:iCs/>
        </w:rPr>
      </w:pPr>
      <w:r>
        <w:rPr>
          <w:rFonts w:ascii="Calibri Light" w:hAnsi="Calibri Light"/>
          <w:i/>
          <w:iCs/>
          <w:lang w:val="en-US"/>
        </w:rPr>
        <w:t>Timeline of Side Effects................................................................................................. 55</w:t>
      </w:r>
    </w:p>
    <w:p w14:paraId="0BD1BF5B" w14:textId="77777777" w:rsidR="00FD3765" w:rsidRDefault="00000000">
      <w:pPr>
        <w:pStyle w:val="Body"/>
        <w:rPr>
          <w:rFonts w:ascii="Calibri Light" w:eastAsia="Calibri Light" w:hAnsi="Calibri Light" w:cs="Calibri Light"/>
          <w:i/>
          <w:iCs/>
        </w:rPr>
      </w:pPr>
      <w:r>
        <w:rPr>
          <w:rFonts w:ascii="Calibri Light" w:hAnsi="Calibri Light"/>
          <w:i/>
          <w:iCs/>
          <w:lang w:val="en-US"/>
        </w:rPr>
        <w:t>Practical Home Management Strategies for Side Effects.......................................... 56</w:t>
      </w:r>
    </w:p>
    <w:p w14:paraId="08A6BB7C" w14:textId="77777777" w:rsidR="00FD3765" w:rsidRDefault="00000000">
      <w:pPr>
        <w:pStyle w:val="Body"/>
        <w:rPr>
          <w:rFonts w:ascii="Calibri Light" w:eastAsia="Calibri Light" w:hAnsi="Calibri Light" w:cs="Calibri Light"/>
          <w:i/>
          <w:iCs/>
        </w:rPr>
      </w:pPr>
      <w:r>
        <w:rPr>
          <w:rFonts w:ascii="Calibri Light" w:hAnsi="Calibri Light"/>
          <w:i/>
          <w:iCs/>
          <w:lang w:val="en-US"/>
        </w:rPr>
        <w:t>Hydration and Nutrition............................................................................................. 56</w:t>
      </w:r>
    </w:p>
    <w:p w14:paraId="7F734B13" w14:textId="77777777" w:rsidR="00FD3765" w:rsidRDefault="00000000">
      <w:pPr>
        <w:pStyle w:val="Body"/>
        <w:rPr>
          <w:rFonts w:ascii="Calibri Light" w:eastAsia="Calibri Light" w:hAnsi="Calibri Light" w:cs="Calibri Light"/>
          <w:i/>
          <w:iCs/>
        </w:rPr>
      </w:pPr>
      <w:r>
        <w:rPr>
          <w:rFonts w:ascii="Calibri Light" w:hAnsi="Calibri Light"/>
          <w:i/>
          <w:iCs/>
          <w:lang w:val="en-US"/>
        </w:rPr>
        <w:t>Natural Remedies and Comfort.................................................................................. 57</w:t>
      </w:r>
    </w:p>
    <w:p w14:paraId="05141F9A" w14:textId="77777777" w:rsidR="00FD3765" w:rsidRDefault="00000000">
      <w:pPr>
        <w:pStyle w:val="Body"/>
        <w:rPr>
          <w:rFonts w:ascii="Calibri Light" w:eastAsia="Calibri Light" w:hAnsi="Calibri Light" w:cs="Calibri Light"/>
          <w:i/>
          <w:iCs/>
        </w:rPr>
      </w:pPr>
      <w:r>
        <w:rPr>
          <w:rFonts w:ascii="Calibri Light" w:hAnsi="Calibri Light"/>
          <w:i/>
          <w:iCs/>
          <w:lang w:val="en-US"/>
        </w:rPr>
        <w:t>Managing Skin Reactions............................................................................................ 58</w:t>
      </w:r>
    </w:p>
    <w:p w14:paraId="700D089F" w14:textId="77777777" w:rsidR="00FD3765" w:rsidRDefault="00000000">
      <w:pPr>
        <w:pStyle w:val="Body"/>
        <w:rPr>
          <w:rFonts w:ascii="Calibri Light" w:eastAsia="Calibri Light" w:hAnsi="Calibri Light" w:cs="Calibri Light"/>
          <w:i/>
          <w:iCs/>
        </w:rPr>
      </w:pPr>
      <w:r>
        <w:rPr>
          <w:rFonts w:ascii="Calibri Light" w:hAnsi="Calibri Light"/>
          <w:i/>
          <w:iCs/>
          <w:lang w:val="en-US"/>
        </w:rPr>
        <w:t>Mindful Monitoring and When to Act..................................................................... 59</w:t>
      </w:r>
    </w:p>
    <w:p w14:paraId="3F10A603" w14:textId="77777777" w:rsidR="00FD3765" w:rsidRDefault="00000000">
      <w:pPr>
        <w:pStyle w:val="Body"/>
        <w:rPr>
          <w:rFonts w:ascii="Calibri Light" w:eastAsia="Calibri Light" w:hAnsi="Calibri Light" w:cs="Calibri Light"/>
          <w:i/>
          <w:iCs/>
        </w:rPr>
      </w:pPr>
      <w:r>
        <w:rPr>
          <w:rFonts w:ascii="Calibri Light" w:hAnsi="Calibri Light"/>
          <w:i/>
          <w:iCs/>
          <w:lang w:val="en-US"/>
        </w:rPr>
        <w:t>Red Flags: When Side Effects Require Medical Attention...................................... 60</w:t>
      </w:r>
    </w:p>
    <w:p w14:paraId="7CBD8A71" w14:textId="77777777" w:rsidR="00FD3765" w:rsidRDefault="00000000">
      <w:pPr>
        <w:pStyle w:val="Body"/>
        <w:rPr>
          <w:rFonts w:ascii="Calibri Light" w:eastAsia="Calibri Light" w:hAnsi="Calibri Light" w:cs="Calibri Light"/>
          <w:i/>
          <w:iCs/>
        </w:rPr>
      </w:pPr>
      <w:r>
        <w:rPr>
          <w:rFonts w:ascii="Calibri Light" w:hAnsi="Calibri Light"/>
          <w:i/>
          <w:iCs/>
          <w:lang w:val="en-US"/>
        </w:rPr>
        <w:t>Identifying Serious Symptoms...................................................................................... 60</w:t>
      </w:r>
    </w:p>
    <w:p w14:paraId="0E750A96" w14:textId="77777777" w:rsidR="00FD3765" w:rsidRDefault="00000000">
      <w:pPr>
        <w:pStyle w:val="Body"/>
        <w:rPr>
          <w:rFonts w:ascii="Calibri Light" w:eastAsia="Calibri Light" w:hAnsi="Calibri Light" w:cs="Calibri Light"/>
          <w:i/>
          <w:iCs/>
        </w:rPr>
      </w:pPr>
      <w:r>
        <w:rPr>
          <w:rFonts w:ascii="Calibri Light" w:hAnsi="Calibri Light"/>
          <w:i/>
          <w:iCs/>
          <w:lang w:val="en-US"/>
        </w:rPr>
        <w:t>When to Seek Immediate Care.................................................................................... 61</w:t>
      </w:r>
    </w:p>
    <w:p w14:paraId="3B23E7F2" w14:textId="77777777" w:rsidR="00FD3765" w:rsidRDefault="00FD3765">
      <w:pPr>
        <w:pStyle w:val="Body"/>
        <w:rPr>
          <w:rFonts w:ascii="Calibri Light" w:eastAsia="Calibri Light" w:hAnsi="Calibri Light" w:cs="Calibri Light"/>
        </w:rPr>
      </w:pPr>
    </w:p>
    <w:p w14:paraId="6B860561"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Chapter 8 - Understanding Antibiotic Effects on Your Gut: Why Your</w:t>
      </w:r>
    </w:p>
    <w:p w14:paraId="0F894B9C" w14:textId="77777777" w:rsidR="00FD3765" w:rsidRDefault="00000000">
      <w:pPr>
        <w:pStyle w:val="Body"/>
        <w:rPr>
          <w:rFonts w:ascii="Calibri Light" w:eastAsia="Calibri Light" w:hAnsi="Calibri Light" w:cs="Calibri Light"/>
        </w:rPr>
      </w:pPr>
      <w:r>
        <w:rPr>
          <w:rFonts w:ascii="Carlito" w:hAnsi="Carlito"/>
          <w:b/>
          <w:bCs/>
          <w:sz w:val="24"/>
          <w:szCs w:val="24"/>
          <w:lang w:val="it-IT"/>
        </w:rPr>
        <w:t xml:space="preserve">Microbiome Matters </w:t>
      </w:r>
      <w:r>
        <w:rPr>
          <w:rFonts w:ascii="Calibri Light" w:hAnsi="Calibri Light"/>
        </w:rPr>
        <w:t>63</w:t>
      </w:r>
    </w:p>
    <w:p w14:paraId="21264C68" w14:textId="77777777" w:rsidR="00FD3765" w:rsidRDefault="00000000">
      <w:pPr>
        <w:pStyle w:val="Body"/>
        <w:rPr>
          <w:rFonts w:ascii="Calibri Light" w:eastAsia="Calibri Light" w:hAnsi="Calibri Light" w:cs="Calibri Light"/>
          <w:i/>
          <w:iCs/>
        </w:rPr>
      </w:pPr>
      <w:r>
        <w:rPr>
          <w:rFonts w:ascii="Calibri Light" w:hAnsi="Calibri Light"/>
          <w:i/>
          <w:iCs/>
          <w:lang w:val="en-US"/>
        </w:rPr>
        <w:t>Your Microbiome Explained: The Invisible Ecosystem.............................................. 63</w:t>
      </w:r>
    </w:p>
    <w:p w14:paraId="554DF61D" w14:textId="77777777" w:rsidR="00FD3765" w:rsidRDefault="00000000">
      <w:pPr>
        <w:pStyle w:val="Body"/>
        <w:rPr>
          <w:rFonts w:ascii="Calibri Light" w:eastAsia="Calibri Light" w:hAnsi="Calibri Light" w:cs="Calibri Light"/>
          <w:i/>
          <w:iCs/>
        </w:rPr>
      </w:pPr>
      <w:r>
        <w:rPr>
          <w:rFonts w:ascii="Calibri Light" w:hAnsi="Calibri Light"/>
          <w:i/>
          <w:iCs/>
          <w:lang w:val="en-US"/>
        </w:rPr>
        <w:t>What Is the Microbiome? ............................................................................................. 63</w:t>
      </w:r>
    </w:p>
    <w:p w14:paraId="2AE7A98D" w14:textId="77777777" w:rsidR="00FD3765" w:rsidRDefault="00000000">
      <w:pPr>
        <w:pStyle w:val="Body"/>
        <w:rPr>
          <w:rFonts w:ascii="Calibri Light" w:eastAsia="Calibri Light" w:hAnsi="Calibri Light" w:cs="Calibri Light"/>
          <w:i/>
          <w:iCs/>
        </w:rPr>
      </w:pPr>
      <w:r>
        <w:rPr>
          <w:rFonts w:ascii="Calibri Light" w:hAnsi="Calibri Light"/>
          <w:i/>
          <w:iCs/>
          <w:lang w:val="en-US"/>
        </w:rPr>
        <w:t>How Amoxicillin Affects Your Gut: Separating Fact from Fiction........................... 65</w:t>
      </w:r>
    </w:p>
    <w:p w14:paraId="14605919" w14:textId="77777777" w:rsidR="00FD3765" w:rsidRDefault="00000000">
      <w:pPr>
        <w:pStyle w:val="Body"/>
        <w:rPr>
          <w:rFonts w:ascii="Calibri Light" w:eastAsia="Calibri Light" w:hAnsi="Calibri Light" w:cs="Calibri Light"/>
          <w:i/>
          <w:iCs/>
        </w:rPr>
      </w:pPr>
      <w:r>
        <w:rPr>
          <w:rFonts w:ascii="Calibri Light" w:hAnsi="Calibri Light"/>
          <w:i/>
          <w:iCs/>
          <w:lang w:val="en-US"/>
        </w:rPr>
        <w:t>Understanding Antibiotic Action................................................................................ 66</w:t>
      </w:r>
    </w:p>
    <w:p w14:paraId="4F46C383" w14:textId="77777777" w:rsidR="00FD3765" w:rsidRDefault="00000000">
      <w:pPr>
        <w:pStyle w:val="Body"/>
        <w:rPr>
          <w:rFonts w:ascii="Calibri Light" w:eastAsia="Calibri Light" w:hAnsi="Calibri Light" w:cs="Calibri Light"/>
          <w:i/>
          <w:iCs/>
        </w:rPr>
      </w:pPr>
      <w:r>
        <w:rPr>
          <w:rFonts w:ascii="Calibri Light" w:hAnsi="Calibri Light"/>
          <w:i/>
          <w:iCs/>
          <w:lang w:val="en-US"/>
        </w:rPr>
        <w:t>Identifying Common Misconceptions......................................................................... 67</w:t>
      </w:r>
    </w:p>
    <w:p w14:paraId="68C7519A" w14:textId="77777777" w:rsidR="00FD3765" w:rsidRDefault="00000000">
      <w:pPr>
        <w:pStyle w:val="Body"/>
        <w:rPr>
          <w:rFonts w:ascii="Calibri Light" w:eastAsia="Calibri Light" w:hAnsi="Calibri Light" w:cs="Calibri Light"/>
          <w:i/>
          <w:iCs/>
        </w:rPr>
      </w:pPr>
      <w:r>
        <w:rPr>
          <w:rFonts w:ascii="Calibri Light" w:hAnsi="Calibri Light"/>
          <w:i/>
          <w:iCs/>
        </w:rPr>
        <w:t>Short-Term Gut Changes.............................................................................................. 68</w:t>
      </w:r>
    </w:p>
    <w:p w14:paraId="4192790E" w14:textId="77777777" w:rsidR="00FD3765" w:rsidRDefault="00FD3765">
      <w:pPr>
        <w:pStyle w:val="Body"/>
        <w:rPr>
          <w:rFonts w:ascii="Calibri Light" w:eastAsia="Calibri Light" w:hAnsi="Calibri Light" w:cs="Calibri Light"/>
        </w:rPr>
      </w:pPr>
    </w:p>
    <w:p w14:paraId="2B3AEE72"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Chapter 9 - Supporting Your Recovery and Gut Health: Probiotic</w:t>
      </w:r>
    </w:p>
    <w:p w14:paraId="0EDA5585" w14:textId="77777777" w:rsidR="00FD3765" w:rsidRDefault="00000000">
      <w:pPr>
        <w:pStyle w:val="Body"/>
        <w:rPr>
          <w:rFonts w:ascii="Calibri Light" w:eastAsia="Calibri Light" w:hAnsi="Calibri Light" w:cs="Calibri Light"/>
        </w:rPr>
      </w:pPr>
      <w:r>
        <w:rPr>
          <w:rFonts w:ascii="Carlito" w:hAnsi="Carlito"/>
          <w:b/>
          <w:bCs/>
          <w:sz w:val="24"/>
          <w:szCs w:val="24"/>
          <w:lang w:val="en-US"/>
        </w:rPr>
        <w:t xml:space="preserve">Foods and Nutrition During Treatment </w:t>
      </w:r>
      <w:r>
        <w:rPr>
          <w:rFonts w:ascii="Calibri Light" w:hAnsi="Calibri Light"/>
        </w:rPr>
        <w:t>70</w:t>
      </w:r>
    </w:p>
    <w:p w14:paraId="690F9B71" w14:textId="77777777" w:rsidR="00FD3765" w:rsidRDefault="00000000">
      <w:pPr>
        <w:pStyle w:val="Body"/>
        <w:rPr>
          <w:rFonts w:ascii="Calibri Light" w:eastAsia="Calibri Light" w:hAnsi="Calibri Light" w:cs="Calibri Light"/>
          <w:i/>
          <w:iCs/>
        </w:rPr>
      </w:pPr>
      <w:r>
        <w:rPr>
          <w:rFonts w:ascii="Calibri Light" w:hAnsi="Calibri Light"/>
          <w:i/>
          <w:iCs/>
          <w:lang w:val="en-US"/>
        </w:rPr>
        <w:t>The Role of Probiotics in Recovery: Understanding Your Gut Allies........................ 70</w:t>
      </w:r>
    </w:p>
    <w:p w14:paraId="16CB2CDF" w14:textId="77777777" w:rsidR="00FD3765" w:rsidRDefault="00000000">
      <w:pPr>
        <w:pStyle w:val="Body"/>
        <w:rPr>
          <w:rFonts w:ascii="Calibri Light" w:eastAsia="Calibri Light" w:hAnsi="Calibri Light" w:cs="Calibri Light"/>
          <w:i/>
          <w:iCs/>
        </w:rPr>
      </w:pPr>
      <w:r>
        <w:rPr>
          <w:rFonts w:ascii="Calibri Light" w:hAnsi="Calibri Light"/>
          <w:i/>
          <w:iCs/>
          <w:lang w:val="en-US"/>
        </w:rPr>
        <w:t>Probiotics 101: Understanding Their Role................................................................. 70</w:t>
      </w:r>
    </w:p>
    <w:p w14:paraId="0B85334B" w14:textId="77777777" w:rsidR="00FD3765" w:rsidRDefault="00000000">
      <w:pPr>
        <w:pStyle w:val="Body"/>
        <w:rPr>
          <w:rFonts w:ascii="Calibri Light" w:eastAsia="Calibri Light" w:hAnsi="Calibri Light" w:cs="Calibri Light"/>
          <w:i/>
          <w:iCs/>
        </w:rPr>
      </w:pPr>
      <w:r>
        <w:rPr>
          <w:rFonts w:ascii="Calibri Light" w:hAnsi="Calibri Light"/>
          <w:i/>
          <w:iCs/>
          <w:lang w:val="en-US"/>
        </w:rPr>
        <w:lastRenderedPageBreak/>
        <w:t>Choosing the Right Probiotics....................................................................................... 71</w:t>
      </w:r>
    </w:p>
    <w:p w14:paraId="100D7447" w14:textId="77777777" w:rsidR="00FD3765" w:rsidRDefault="00000000">
      <w:pPr>
        <w:pStyle w:val="Body"/>
        <w:rPr>
          <w:rFonts w:ascii="Calibri Light" w:eastAsia="Calibri Light" w:hAnsi="Calibri Light" w:cs="Calibri Light"/>
          <w:i/>
          <w:iCs/>
        </w:rPr>
      </w:pPr>
      <w:r>
        <w:rPr>
          <w:rFonts w:ascii="Calibri Light" w:hAnsi="Calibri Light"/>
          <w:i/>
          <w:iCs/>
          <w:lang w:val="en-US"/>
        </w:rPr>
        <w:t>Tailoring Probiotics to Your Needs............................................................................... 71</w:t>
      </w:r>
    </w:p>
    <w:p w14:paraId="6F328BD3" w14:textId="77777777" w:rsidR="00FD3765" w:rsidRDefault="00000000">
      <w:pPr>
        <w:pStyle w:val="Body"/>
        <w:rPr>
          <w:rFonts w:ascii="Calibri Light" w:eastAsia="Calibri Light" w:hAnsi="Calibri Light" w:cs="Calibri Light"/>
          <w:i/>
          <w:iCs/>
        </w:rPr>
      </w:pPr>
      <w:r>
        <w:rPr>
          <w:rFonts w:ascii="Calibri Light" w:hAnsi="Calibri Light"/>
          <w:i/>
          <w:iCs/>
          <w:lang w:val="en-US"/>
        </w:rPr>
        <w:t>Top Probiotic-Rich Foods: Delicious Options to Support Your Gut............................ 72</w:t>
      </w:r>
    </w:p>
    <w:p w14:paraId="012B1B29" w14:textId="77777777" w:rsidR="00FD3765" w:rsidRDefault="00000000">
      <w:pPr>
        <w:pStyle w:val="Body"/>
        <w:rPr>
          <w:rFonts w:ascii="Calibri Light" w:eastAsia="Calibri Light" w:hAnsi="Calibri Light" w:cs="Calibri Light"/>
          <w:i/>
          <w:iCs/>
        </w:rPr>
      </w:pPr>
      <w:r>
        <w:rPr>
          <w:rFonts w:ascii="Calibri Light" w:hAnsi="Calibri Light"/>
          <w:i/>
          <w:iCs/>
          <w:lang w:val="en-US"/>
        </w:rPr>
        <w:t>Fermented Dairy Delights............................................................................................ 72</w:t>
      </w:r>
    </w:p>
    <w:p w14:paraId="6DBDB0F5" w14:textId="77777777" w:rsidR="00FD3765" w:rsidRDefault="00000000">
      <w:pPr>
        <w:pStyle w:val="Body"/>
        <w:rPr>
          <w:rFonts w:ascii="Calibri Light" w:eastAsia="Calibri Light" w:hAnsi="Calibri Light" w:cs="Calibri Light"/>
          <w:i/>
          <w:iCs/>
        </w:rPr>
      </w:pPr>
      <w:r>
        <w:rPr>
          <w:rFonts w:ascii="Calibri Light" w:hAnsi="Calibri Light"/>
          <w:i/>
          <w:iCs/>
          <w:lang w:val="it-IT"/>
        </w:rPr>
        <w:t>Vegetable Fermentation Favorites................................................................................ 73</w:t>
      </w:r>
    </w:p>
    <w:p w14:paraId="213AA8A2" w14:textId="77777777" w:rsidR="00FD3765" w:rsidRDefault="00000000">
      <w:pPr>
        <w:pStyle w:val="Body"/>
        <w:rPr>
          <w:rFonts w:ascii="Calibri Light" w:eastAsia="Calibri Light" w:hAnsi="Calibri Light" w:cs="Calibri Light"/>
          <w:i/>
          <w:iCs/>
        </w:rPr>
      </w:pPr>
      <w:r>
        <w:rPr>
          <w:rFonts w:ascii="Calibri Light" w:hAnsi="Calibri Light"/>
          <w:i/>
          <w:iCs/>
          <w:lang w:val="en-US"/>
        </w:rPr>
        <w:t>Probiotic Beverages Boost............................................................................................... 74</w:t>
      </w:r>
    </w:p>
    <w:p w14:paraId="62641701" w14:textId="77777777" w:rsidR="00FD3765" w:rsidRDefault="00000000">
      <w:pPr>
        <w:pStyle w:val="Body"/>
        <w:rPr>
          <w:rFonts w:ascii="Calibri Light" w:eastAsia="Calibri Light" w:hAnsi="Calibri Light" w:cs="Calibri Light"/>
          <w:i/>
          <w:iCs/>
        </w:rPr>
      </w:pPr>
      <w:r>
        <w:rPr>
          <w:rFonts w:ascii="Calibri Light" w:hAnsi="Calibri Light"/>
          <w:i/>
          <w:iCs/>
          <w:lang w:val="en-US"/>
        </w:rPr>
        <w:t>Crafting a Balanced Meal Plan: Nutritional Guidance for Recovery................... 75</w:t>
      </w:r>
    </w:p>
    <w:p w14:paraId="34D37E7F" w14:textId="77777777" w:rsidR="00FD3765" w:rsidRDefault="00000000">
      <w:pPr>
        <w:pStyle w:val="Body"/>
        <w:rPr>
          <w:rFonts w:ascii="Calibri Light" w:eastAsia="Calibri Light" w:hAnsi="Calibri Light" w:cs="Calibri Light"/>
          <w:i/>
          <w:iCs/>
        </w:rPr>
      </w:pPr>
      <w:r>
        <w:rPr>
          <w:rFonts w:ascii="Calibri Light" w:hAnsi="Calibri Light"/>
          <w:i/>
          <w:iCs/>
          <w:lang w:val="en-US"/>
        </w:rPr>
        <w:t>Essential Nutrients for Healing................................................................................... 75</w:t>
      </w:r>
    </w:p>
    <w:p w14:paraId="30A88EA7" w14:textId="77777777" w:rsidR="00FD3765" w:rsidRDefault="00000000">
      <w:pPr>
        <w:pStyle w:val="Body"/>
        <w:rPr>
          <w:rFonts w:ascii="Calibri Light" w:eastAsia="Calibri Light" w:hAnsi="Calibri Light" w:cs="Calibri Light"/>
          <w:i/>
          <w:iCs/>
        </w:rPr>
      </w:pPr>
      <w:r>
        <w:rPr>
          <w:rFonts w:ascii="Calibri Light" w:hAnsi="Calibri Light"/>
          <w:i/>
          <w:iCs/>
          <w:lang w:val="en-US"/>
        </w:rPr>
        <w:t>Meal Planning Tips for Busy Lives............................................................................. 75</w:t>
      </w:r>
    </w:p>
    <w:p w14:paraId="4D755F34" w14:textId="77777777" w:rsidR="00FD3765" w:rsidRDefault="00000000">
      <w:pPr>
        <w:pStyle w:val="Body"/>
        <w:rPr>
          <w:rFonts w:ascii="Calibri Light" w:eastAsia="Calibri Light" w:hAnsi="Calibri Light" w:cs="Calibri Light"/>
          <w:i/>
          <w:iCs/>
        </w:rPr>
      </w:pPr>
      <w:r>
        <w:rPr>
          <w:rFonts w:ascii="Calibri Light" w:hAnsi="Calibri Light"/>
          <w:i/>
          <w:iCs/>
          <w:lang w:val="en-US"/>
        </w:rPr>
        <w:t>Incorporating Probiotics and Prebiotics....................................................................... 76</w:t>
      </w:r>
    </w:p>
    <w:p w14:paraId="2AD2331F" w14:textId="77777777" w:rsidR="00FD3765" w:rsidRDefault="00000000">
      <w:pPr>
        <w:pStyle w:val="Body"/>
        <w:rPr>
          <w:rFonts w:ascii="Calibri Light" w:eastAsia="Calibri Light" w:hAnsi="Calibri Light" w:cs="Calibri Light"/>
          <w:i/>
          <w:iCs/>
        </w:rPr>
      </w:pPr>
      <w:r>
        <w:rPr>
          <w:rFonts w:ascii="Calibri Light" w:hAnsi="Calibri Light"/>
          <w:i/>
          <w:iCs/>
          <w:lang w:val="en-US"/>
        </w:rPr>
        <w:t>Children's Gut Health During and After Antibiotics............................................... 77</w:t>
      </w:r>
    </w:p>
    <w:p w14:paraId="5CFFEEF2" w14:textId="77777777" w:rsidR="00FD3765" w:rsidRDefault="00000000">
      <w:pPr>
        <w:pStyle w:val="Body"/>
        <w:rPr>
          <w:rFonts w:ascii="Calibri Light" w:eastAsia="Calibri Light" w:hAnsi="Calibri Light" w:cs="Calibri Light"/>
          <w:i/>
          <w:iCs/>
        </w:rPr>
      </w:pPr>
      <w:r>
        <w:rPr>
          <w:rFonts w:ascii="Calibri Light" w:hAnsi="Calibri Light"/>
          <w:i/>
          <w:iCs/>
          <w:lang w:val="en-US"/>
        </w:rPr>
        <w:t>Understanding Children's Gut Needs........................................................................ 77</w:t>
      </w:r>
    </w:p>
    <w:p w14:paraId="617EAD14" w14:textId="77777777" w:rsidR="00FD3765" w:rsidRDefault="00000000">
      <w:pPr>
        <w:pStyle w:val="Body"/>
        <w:rPr>
          <w:rFonts w:ascii="Calibri Light" w:eastAsia="Calibri Light" w:hAnsi="Calibri Light" w:cs="Calibri Light"/>
          <w:i/>
          <w:iCs/>
        </w:rPr>
      </w:pPr>
      <w:r>
        <w:rPr>
          <w:rFonts w:ascii="Calibri Light" w:hAnsi="Calibri Light"/>
          <w:i/>
          <w:iCs/>
          <w:lang w:val="en-US"/>
        </w:rPr>
        <w:t>Probiotic Options for Kids............................................................................................. 78</w:t>
      </w:r>
    </w:p>
    <w:p w14:paraId="53C2B912" w14:textId="77777777" w:rsidR="00FD3765" w:rsidRDefault="00000000">
      <w:pPr>
        <w:pStyle w:val="Body"/>
        <w:rPr>
          <w:rFonts w:ascii="Calibri Light" w:eastAsia="Calibri Light" w:hAnsi="Calibri Light" w:cs="Calibri Light"/>
          <w:i/>
          <w:iCs/>
        </w:rPr>
      </w:pPr>
      <w:r>
        <w:rPr>
          <w:rFonts w:ascii="Calibri Light" w:hAnsi="Calibri Light"/>
          <w:i/>
          <w:iCs/>
          <w:lang w:val="en-US"/>
        </w:rPr>
        <w:t>Managing Digestive Upsets.......................................................................................... 79</w:t>
      </w:r>
    </w:p>
    <w:p w14:paraId="7042DB73" w14:textId="77777777" w:rsidR="00FD3765" w:rsidRDefault="00FD3765">
      <w:pPr>
        <w:pStyle w:val="Body"/>
        <w:rPr>
          <w:rFonts w:ascii="Calibri Light" w:eastAsia="Calibri Light" w:hAnsi="Calibri Light" w:cs="Calibri Light"/>
        </w:rPr>
      </w:pPr>
    </w:p>
    <w:p w14:paraId="4FE9CAE7" w14:textId="77777777" w:rsidR="00FD3765" w:rsidRDefault="00000000">
      <w:pPr>
        <w:pStyle w:val="Body"/>
        <w:rPr>
          <w:rFonts w:ascii="Calibri Light" w:eastAsia="Calibri Light" w:hAnsi="Calibri Light" w:cs="Calibri Light"/>
        </w:rPr>
      </w:pPr>
      <w:r>
        <w:rPr>
          <w:rFonts w:ascii="Carlito" w:hAnsi="Carlito"/>
          <w:b/>
          <w:bCs/>
          <w:sz w:val="24"/>
          <w:szCs w:val="24"/>
          <w:lang w:val="it-IT"/>
        </w:rPr>
        <w:t>Conclusion</w:t>
      </w:r>
      <w:r>
        <w:rPr>
          <w:rFonts w:ascii="Calibri Light" w:hAnsi="Calibri Light"/>
        </w:rPr>
        <w:t>........................................................................................................ 80</w:t>
      </w:r>
    </w:p>
    <w:p w14:paraId="5719F122" w14:textId="77777777" w:rsidR="00FD3765" w:rsidRDefault="00FD3765">
      <w:pPr>
        <w:pStyle w:val="Body"/>
        <w:rPr>
          <w:rFonts w:ascii="Calibri Light" w:eastAsia="Calibri Light" w:hAnsi="Calibri Light" w:cs="Calibri Light"/>
        </w:rPr>
      </w:pPr>
    </w:p>
    <w:p w14:paraId="194490CD" w14:textId="77777777" w:rsidR="00FD3765" w:rsidRDefault="00000000">
      <w:pPr>
        <w:pStyle w:val="Body"/>
        <w:rPr>
          <w:rFonts w:ascii="Calibri Light" w:eastAsia="Calibri Light" w:hAnsi="Calibri Light" w:cs="Calibri Light"/>
        </w:rPr>
      </w:pPr>
      <w:r>
        <w:rPr>
          <w:rFonts w:ascii="Carlito" w:hAnsi="Carlito"/>
          <w:b/>
          <w:bCs/>
          <w:sz w:val="24"/>
          <w:szCs w:val="24"/>
          <w:lang w:val="fr-FR"/>
        </w:rPr>
        <w:t>References</w:t>
      </w:r>
      <w:r>
        <w:rPr>
          <w:rFonts w:ascii="Calibri Light" w:hAnsi="Calibri Light"/>
        </w:rPr>
        <w:t>.......................................................................................................... 81</w:t>
      </w:r>
    </w:p>
    <w:p w14:paraId="7673CE14" w14:textId="77777777" w:rsidR="00FD3765" w:rsidRDefault="00FD3765">
      <w:pPr>
        <w:pStyle w:val="Body"/>
        <w:rPr>
          <w:rFonts w:ascii="Calibri Light" w:eastAsia="Calibri Light" w:hAnsi="Calibri Light" w:cs="Calibri Light"/>
        </w:rPr>
      </w:pPr>
    </w:p>
    <w:p w14:paraId="53B5CBA7" w14:textId="77777777" w:rsidR="00FD3765" w:rsidRDefault="00FD3765">
      <w:pPr>
        <w:pStyle w:val="Body"/>
        <w:rPr>
          <w:rFonts w:ascii="Calibri Light" w:eastAsia="Calibri Light" w:hAnsi="Calibri Light" w:cs="Calibri Light"/>
        </w:rPr>
      </w:pPr>
    </w:p>
    <w:p w14:paraId="00529F36" w14:textId="77777777" w:rsidR="00FD3765" w:rsidRDefault="00FD3765">
      <w:pPr>
        <w:pStyle w:val="Body"/>
        <w:rPr>
          <w:rFonts w:ascii="Calibri Light" w:eastAsia="Calibri Light" w:hAnsi="Calibri Light" w:cs="Calibri Light"/>
        </w:rPr>
      </w:pPr>
    </w:p>
    <w:p w14:paraId="7CB2906A" w14:textId="77777777" w:rsidR="00FD3765" w:rsidRDefault="00FD3765">
      <w:pPr>
        <w:pStyle w:val="Body"/>
        <w:rPr>
          <w:rFonts w:ascii="Calibri Light" w:eastAsia="Calibri Light" w:hAnsi="Calibri Light" w:cs="Calibri Light"/>
        </w:rPr>
      </w:pPr>
    </w:p>
    <w:p w14:paraId="695B1C61" w14:textId="77777777" w:rsidR="00FD3765" w:rsidRDefault="00FD3765">
      <w:pPr>
        <w:pStyle w:val="Body"/>
        <w:rPr>
          <w:rFonts w:ascii="Calibri Light" w:eastAsia="Calibri Light" w:hAnsi="Calibri Light" w:cs="Calibri Light"/>
        </w:rPr>
      </w:pPr>
    </w:p>
    <w:p w14:paraId="675CB6CA" w14:textId="77777777" w:rsidR="00FD3765" w:rsidRDefault="00FD3765">
      <w:pPr>
        <w:pStyle w:val="Body"/>
        <w:rPr>
          <w:rFonts w:ascii="Calibri Light" w:eastAsia="Calibri Light" w:hAnsi="Calibri Light" w:cs="Calibri Light"/>
        </w:rPr>
      </w:pPr>
    </w:p>
    <w:p w14:paraId="6ADD3F64" w14:textId="77777777" w:rsidR="00FD3765" w:rsidRDefault="00FD3765">
      <w:pPr>
        <w:pStyle w:val="Body"/>
        <w:rPr>
          <w:rFonts w:ascii="Calibri Light" w:eastAsia="Calibri Light" w:hAnsi="Calibri Light" w:cs="Calibri Light"/>
        </w:rPr>
      </w:pPr>
    </w:p>
    <w:p w14:paraId="44D5E1A1" w14:textId="77777777" w:rsidR="00FD3765" w:rsidRDefault="00FD3765">
      <w:pPr>
        <w:pStyle w:val="Body"/>
        <w:rPr>
          <w:rFonts w:ascii="Calibri Light" w:eastAsia="Calibri Light" w:hAnsi="Calibri Light" w:cs="Calibri Light"/>
        </w:rPr>
      </w:pPr>
    </w:p>
    <w:p w14:paraId="5C3DB288" w14:textId="77777777" w:rsidR="00FD3765" w:rsidRDefault="00FD3765">
      <w:pPr>
        <w:pStyle w:val="Body"/>
        <w:rPr>
          <w:rFonts w:ascii="Calibri Light" w:eastAsia="Calibri Light" w:hAnsi="Calibri Light" w:cs="Calibri Light"/>
        </w:rPr>
      </w:pPr>
    </w:p>
    <w:p w14:paraId="45F6EB77" w14:textId="77777777" w:rsidR="00FD3765" w:rsidRDefault="00FD3765">
      <w:pPr>
        <w:pStyle w:val="Body"/>
        <w:rPr>
          <w:rFonts w:ascii="Calibri Light" w:eastAsia="Calibri Light" w:hAnsi="Calibri Light" w:cs="Calibri Light"/>
        </w:rPr>
      </w:pPr>
    </w:p>
    <w:p w14:paraId="2CB408D3" w14:textId="77777777" w:rsidR="00FD3765" w:rsidRDefault="00FD3765">
      <w:pPr>
        <w:pStyle w:val="Body"/>
        <w:rPr>
          <w:rFonts w:ascii="Calibri Light" w:eastAsia="Calibri Light" w:hAnsi="Calibri Light" w:cs="Calibri Light"/>
        </w:rPr>
      </w:pPr>
    </w:p>
    <w:p w14:paraId="11C36344" w14:textId="77777777" w:rsidR="00FD3765" w:rsidRDefault="00FD3765">
      <w:pPr>
        <w:pStyle w:val="Body"/>
        <w:rPr>
          <w:rFonts w:ascii="Calibri Light" w:eastAsia="Calibri Light" w:hAnsi="Calibri Light" w:cs="Calibri Light"/>
        </w:rPr>
      </w:pPr>
    </w:p>
    <w:p w14:paraId="0FC3EEAA" w14:textId="77777777" w:rsidR="00FD3765" w:rsidRDefault="00FD3765">
      <w:pPr>
        <w:pStyle w:val="Body"/>
        <w:rPr>
          <w:rFonts w:ascii="Calibri Light" w:eastAsia="Calibri Light" w:hAnsi="Calibri Light" w:cs="Calibri Light"/>
        </w:rPr>
      </w:pPr>
    </w:p>
    <w:p w14:paraId="6AA7A3C1" w14:textId="77777777" w:rsidR="00FD3765" w:rsidRDefault="00FD3765">
      <w:pPr>
        <w:pStyle w:val="Body"/>
        <w:rPr>
          <w:rFonts w:ascii="Calibri Light" w:eastAsia="Calibri Light" w:hAnsi="Calibri Light" w:cs="Calibri Light"/>
        </w:rPr>
      </w:pPr>
    </w:p>
    <w:p w14:paraId="3C422590" w14:textId="77777777" w:rsidR="00FD3765" w:rsidRDefault="00FD3765">
      <w:pPr>
        <w:pStyle w:val="Body"/>
        <w:rPr>
          <w:rFonts w:ascii="Calibri Light" w:eastAsia="Calibri Light" w:hAnsi="Calibri Light" w:cs="Calibri Light"/>
        </w:rPr>
      </w:pPr>
    </w:p>
    <w:p w14:paraId="50A7E838" w14:textId="77777777" w:rsidR="00FD3765" w:rsidRDefault="00000000">
      <w:pPr>
        <w:pStyle w:val="Heading2"/>
        <w:jc w:val="center"/>
        <w:rPr>
          <w:rFonts w:ascii="Times Roman" w:eastAsia="Times Roman" w:hAnsi="Times Roman" w:cs="Times Roman"/>
          <w:sz w:val="24"/>
          <w:szCs w:val="24"/>
        </w:rPr>
      </w:pPr>
      <w:r>
        <w:t>Medical Disclaimer</w:t>
      </w:r>
    </w:p>
    <w:p w14:paraId="54847D31" w14:textId="77777777" w:rsidR="00FD3765" w:rsidRDefault="00FD3765">
      <w:pPr>
        <w:pStyle w:val="Default"/>
        <w:suppressAutoHyphens/>
        <w:spacing w:before="0" w:line="240" w:lineRule="auto"/>
        <w:rPr>
          <w:rFonts w:ascii="Times Roman" w:eastAsia="Times Roman" w:hAnsi="Times Roman" w:cs="Times Roman"/>
        </w:rPr>
      </w:pPr>
    </w:p>
    <w:p w14:paraId="79C39A43" w14:textId="77777777" w:rsidR="00FD3765" w:rsidRDefault="00000000">
      <w:pPr>
        <w:pStyle w:val="Default"/>
        <w:suppressAutoHyphens/>
        <w:spacing w:before="0" w:line="240" w:lineRule="auto"/>
        <w:rPr>
          <w:rFonts w:ascii="Times Roman" w:eastAsia="Times Roman" w:hAnsi="Times Roman" w:cs="Times Roman"/>
        </w:rPr>
      </w:pPr>
      <w:r>
        <w:rPr>
          <w:rFonts w:ascii="Arial" w:hAnsi="Arial"/>
          <w:sz w:val="29"/>
          <w:szCs w:val="29"/>
        </w:rPr>
        <w:t>The information contained in this book is intended for educational and informational purposes only. It is not intended as, and should not be construed as, medical advice, diagnosis, or treatment.</w:t>
      </w:r>
    </w:p>
    <w:p w14:paraId="6001F7E5" w14:textId="77777777" w:rsidR="00FD3765" w:rsidRDefault="00000000">
      <w:pPr>
        <w:pStyle w:val="Default"/>
        <w:suppressAutoHyphens/>
        <w:spacing w:before="0" w:line="240" w:lineRule="auto"/>
        <w:rPr>
          <w:rFonts w:ascii="Times Roman" w:eastAsia="Times Roman" w:hAnsi="Times Roman" w:cs="Times Roman"/>
        </w:rPr>
      </w:pPr>
      <w:r>
        <w:rPr>
          <w:rFonts w:ascii="Arial" w:hAnsi="Arial"/>
          <w:sz w:val="29"/>
          <w:szCs w:val="29"/>
        </w:rPr>
        <w:t>Always seek the advice of your physician or other qualified health provider with any questions you may have regarding a medical condition, prescription medication, or treatment. Never disregard professional medical advice or delay in seeking it because of something you have read in this book.</w:t>
      </w:r>
    </w:p>
    <w:p w14:paraId="468FFA43" w14:textId="77777777" w:rsidR="00FD3765" w:rsidRDefault="00000000">
      <w:pPr>
        <w:pStyle w:val="Default"/>
        <w:suppressAutoHyphens/>
        <w:spacing w:before="0" w:line="240" w:lineRule="auto"/>
        <w:rPr>
          <w:rFonts w:ascii="Times Roman" w:eastAsia="Times Roman" w:hAnsi="Times Roman" w:cs="Times Roman"/>
        </w:rPr>
      </w:pPr>
      <w:r>
        <w:rPr>
          <w:rFonts w:ascii="Arial" w:hAnsi="Arial"/>
          <w:sz w:val="29"/>
          <w:szCs w:val="29"/>
        </w:rPr>
        <w:t>The author and publisher are not responsible for any adverse effects or consequences resulting from the use of any suggestions, information, or procedures described in this book. Reliance on any information provided in this book is solely at your own risk.</w:t>
      </w:r>
    </w:p>
    <w:p w14:paraId="1C80AFAA" w14:textId="77777777" w:rsidR="00FD3765" w:rsidRDefault="00000000">
      <w:pPr>
        <w:pStyle w:val="Default"/>
        <w:suppressAutoHyphens/>
        <w:spacing w:before="0" w:line="240" w:lineRule="auto"/>
        <w:rPr>
          <w:rFonts w:ascii="Times Roman" w:eastAsia="Times Roman" w:hAnsi="Times Roman" w:cs="Times Roman"/>
        </w:rPr>
      </w:pPr>
      <w:r>
        <w:rPr>
          <w:rFonts w:ascii="Arial" w:hAnsi="Arial"/>
          <w:sz w:val="29"/>
          <w:szCs w:val="29"/>
        </w:rPr>
        <w:t>If you are experiencing a medical emergency, call your doctor or 911 immediately.</w:t>
      </w:r>
    </w:p>
    <w:p w14:paraId="0FDFBFA3" w14:textId="77777777" w:rsidR="00FD3765" w:rsidRDefault="00FD3765">
      <w:pPr>
        <w:pStyle w:val="Default"/>
        <w:suppressAutoHyphens/>
        <w:spacing w:before="0" w:line="240" w:lineRule="auto"/>
        <w:rPr>
          <w:rFonts w:ascii="Times Roman" w:eastAsia="Times Roman" w:hAnsi="Times Roman" w:cs="Times Roman"/>
        </w:rPr>
      </w:pPr>
    </w:p>
    <w:p w14:paraId="15C79082" w14:textId="77777777" w:rsidR="00FD3765" w:rsidRDefault="00FD3765">
      <w:pPr>
        <w:pStyle w:val="Default"/>
        <w:suppressAutoHyphens/>
        <w:spacing w:before="0" w:line="240" w:lineRule="auto"/>
        <w:rPr>
          <w:rFonts w:ascii="Times Roman" w:eastAsia="Times Roman" w:hAnsi="Times Roman" w:cs="Times Roman"/>
        </w:rPr>
      </w:pPr>
    </w:p>
    <w:p w14:paraId="23FF78DC" w14:textId="77777777" w:rsidR="00FD3765" w:rsidRDefault="00FD3765">
      <w:pPr>
        <w:pStyle w:val="Default"/>
        <w:suppressAutoHyphens/>
        <w:spacing w:before="0" w:line="240" w:lineRule="auto"/>
        <w:rPr>
          <w:rFonts w:ascii="Times Roman" w:eastAsia="Times Roman" w:hAnsi="Times Roman" w:cs="Times Roman"/>
        </w:rPr>
      </w:pPr>
    </w:p>
    <w:p w14:paraId="1ACC5B27" w14:textId="77777777" w:rsidR="00FD3765" w:rsidRDefault="00FD3765">
      <w:pPr>
        <w:pStyle w:val="Default"/>
        <w:suppressAutoHyphens/>
        <w:spacing w:before="0" w:line="240" w:lineRule="auto"/>
        <w:rPr>
          <w:rFonts w:ascii="Times Roman" w:eastAsia="Times Roman" w:hAnsi="Times Roman" w:cs="Times Roman"/>
        </w:rPr>
      </w:pPr>
    </w:p>
    <w:p w14:paraId="2CD1A8BB" w14:textId="77777777" w:rsidR="00FD3765" w:rsidRDefault="00FD3765">
      <w:pPr>
        <w:pStyle w:val="Default"/>
        <w:suppressAutoHyphens/>
        <w:spacing w:before="0" w:line="240" w:lineRule="auto"/>
        <w:rPr>
          <w:rFonts w:ascii="Times Roman" w:eastAsia="Times Roman" w:hAnsi="Times Roman" w:cs="Times Roman"/>
        </w:rPr>
      </w:pPr>
    </w:p>
    <w:p w14:paraId="0242E54E" w14:textId="77777777" w:rsidR="00FD3765" w:rsidRDefault="00FD3765">
      <w:pPr>
        <w:pStyle w:val="Default"/>
        <w:suppressAutoHyphens/>
        <w:spacing w:before="0" w:line="240" w:lineRule="auto"/>
        <w:rPr>
          <w:rFonts w:ascii="Times Roman" w:eastAsia="Times Roman" w:hAnsi="Times Roman" w:cs="Times Roman"/>
        </w:rPr>
      </w:pPr>
    </w:p>
    <w:p w14:paraId="5B638CDE" w14:textId="77777777" w:rsidR="00FD3765" w:rsidRDefault="00FD3765">
      <w:pPr>
        <w:pStyle w:val="Default"/>
        <w:suppressAutoHyphens/>
        <w:spacing w:before="0" w:line="240" w:lineRule="auto"/>
        <w:rPr>
          <w:rFonts w:ascii="Times Roman" w:eastAsia="Times Roman" w:hAnsi="Times Roman" w:cs="Times Roman"/>
        </w:rPr>
      </w:pPr>
    </w:p>
    <w:p w14:paraId="15200EF3" w14:textId="77777777" w:rsidR="00FD3765" w:rsidRDefault="00FD3765">
      <w:pPr>
        <w:pStyle w:val="Default"/>
        <w:suppressAutoHyphens/>
        <w:spacing w:before="0" w:line="240" w:lineRule="auto"/>
        <w:rPr>
          <w:rFonts w:ascii="Times Roman" w:eastAsia="Times Roman" w:hAnsi="Times Roman" w:cs="Times Roman"/>
        </w:rPr>
      </w:pPr>
    </w:p>
    <w:p w14:paraId="09EA32C8" w14:textId="77777777" w:rsidR="00FD3765" w:rsidRDefault="00FD3765">
      <w:pPr>
        <w:pStyle w:val="Default"/>
        <w:suppressAutoHyphens/>
        <w:spacing w:before="0" w:line="240" w:lineRule="auto"/>
        <w:rPr>
          <w:rFonts w:ascii="Times Roman" w:eastAsia="Times Roman" w:hAnsi="Times Roman" w:cs="Times Roman"/>
        </w:rPr>
      </w:pPr>
    </w:p>
    <w:p w14:paraId="78AAE677" w14:textId="77777777" w:rsidR="00FD3765" w:rsidRDefault="00FD3765">
      <w:pPr>
        <w:pStyle w:val="Default"/>
        <w:suppressAutoHyphens/>
        <w:spacing w:before="0" w:line="240" w:lineRule="auto"/>
        <w:rPr>
          <w:rFonts w:ascii="Times Roman" w:eastAsia="Times Roman" w:hAnsi="Times Roman" w:cs="Times Roman"/>
        </w:rPr>
      </w:pPr>
    </w:p>
    <w:p w14:paraId="4F584BD4" w14:textId="77777777" w:rsidR="00FD3765" w:rsidRDefault="00FD3765">
      <w:pPr>
        <w:pStyle w:val="Default"/>
        <w:suppressAutoHyphens/>
        <w:spacing w:before="0" w:line="240" w:lineRule="auto"/>
        <w:rPr>
          <w:rFonts w:ascii="Times Roman" w:eastAsia="Times Roman" w:hAnsi="Times Roman" w:cs="Times Roman"/>
        </w:rPr>
      </w:pPr>
    </w:p>
    <w:p w14:paraId="0961F3BD" w14:textId="77777777" w:rsidR="00FD3765" w:rsidRDefault="00FD3765">
      <w:pPr>
        <w:pStyle w:val="Default"/>
        <w:suppressAutoHyphens/>
        <w:spacing w:before="0" w:line="240" w:lineRule="auto"/>
        <w:rPr>
          <w:rFonts w:ascii="Times Roman" w:eastAsia="Times Roman" w:hAnsi="Times Roman" w:cs="Times Roman"/>
        </w:rPr>
      </w:pPr>
    </w:p>
    <w:p w14:paraId="0DD04678" w14:textId="77777777" w:rsidR="00FD3765" w:rsidRDefault="00FD3765">
      <w:pPr>
        <w:pStyle w:val="Default"/>
        <w:suppressAutoHyphens/>
        <w:spacing w:before="0" w:line="240" w:lineRule="auto"/>
        <w:rPr>
          <w:rFonts w:ascii="Times Roman" w:eastAsia="Times Roman" w:hAnsi="Times Roman" w:cs="Times Roman"/>
        </w:rPr>
      </w:pPr>
    </w:p>
    <w:p w14:paraId="0A2C34E6" w14:textId="77777777" w:rsidR="00FD3765" w:rsidRDefault="00FD3765">
      <w:pPr>
        <w:pStyle w:val="Default"/>
        <w:suppressAutoHyphens/>
        <w:spacing w:before="0" w:line="240" w:lineRule="auto"/>
        <w:rPr>
          <w:rFonts w:ascii="Times Roman" w:eastAsia="Times Roman" w:hAnsi="Times Roman" w:cs="Times Roman"/>
        </w:rPr>
      </w:pPr>
    </w:p>
    <w:p w14:paraId="5CF62415" w14:textId="77777777" w:rsidR="00FD3765" w:rsidRDefault="00FD3765">
      <w:pPr>
        <w:pStyle w:val="Default"/>
        <w:suppressAutoHyphens/>
        <w:spacing w:before="0" w:line="240" w:lineRule="auto"/>
        <w:rPr>
          <w:rFonts w:ascii="Times Roman" w:eastAsia="Times Roman" w:hAnsi="Times Roman" w:cs="Times Roman"/>
        </w:rPr>
      </w:pPr>
    </w:p>
    <w:p w14:paraId="69D3333C" w14:textId="77777777" w:rsidR="00FD3765" w:rsidRDefault="00FD3765">
      <w:pPr>
        <w:pStyle w:val="Default"/>
        <w:suppressAutoHyphens/>
        <w:spacing w:before="0" w:line="240" w:lineRule="auto"/>
        <w:rPr>
          <w:rFonts w:ascii="Times Roman" w:eastAsia="Times Roman" w:hAnsi="Times Roman" w:cs="Times Roman"/>
        </w:rPr>
      </w:pPr>
    </w:p>
    <w:p w14:paraId="66617D6E" w14:textId="77777777" w:rsidR="00FD3765" w:rsidRDefault="00FD3765">
      <w:pPr>
        <w:pStyle w:val="Default"/>
        <w:suppressAutoHyphens/>
        <w:spacing w:before="0" w:line="240" w:lineRule="auto"/>
        <w:rPr>
          <w:rFonts w:ascii="Times Roman" w:eastAsia="Times Roman" w:hAnsi="Times Roman" w:cs="Times Roman"/>
        </w:rPr>
      </w:pPr>
    </w:p>
    <w:p w14:paraId="4515CFBC" w14:textId="77777777" w:rsidR="00FD3765" w:rsidRDefault="00FD3765">
      <w:pPr>
        <w:pStyle w:val="Default"/>
        <w:suppressAutoHyphens/>
        <w:spacing w:before="0" w:line="240" w:lineRule="auto"/>
        <w:rPr>
          <w:rFonts w:ascii="Times Roman" w:eastAsia="Times Roman" w:hAnsi="Times Roman" w:cs="Times Roman"/>
        </w:rPr>
      </w:pPr>
    </w:p>
    <w:p w14:paraId="70CF32EA" w14:textId="77777777" w:rsidR="00FD3765" w:rsidRDefault="00FD3765">
      <w:pPr>
        <w:pStyle w:val="Default"/>
        <w:suppressAutoHyphens/>
        <w:spacing w:before="0" w:line="240" w:lineRule="auto"/>
        <w:rPr>
          <w:rFonts w:ascii="Times Roman" w:eastAsia="Times Roman" w:hAnsi="Times Roman" w:cs="Times Roman"/>
        </w:rPr>
      </w:pPr>
    </w:p>
    <w:p w14:paraId="57E1301F" w14:textId="77777777" w:rsidR="00FD3765" w:rsidRDefault="00FD3765">
      <w:pPr>
        <w:pStyle w:val="Default"/>
        <w:suppressAutoHyphens/>
        <w:spacing w:before="0" w:line="240" w:lineRule="auto"/>
        <w:rPr>
          <w:rFonts w:ascii="Times Roman" w:eastAsia="Times Roman" w:hAnsi="Times Roman" w:cs="Times Roman"/>
        </w:rPr>
      </w:pPr>
    </w:p>
    <w:p w14:paraId="74FFEB80" w14:textId="77777777" w:rsidR="00FD3765" w:rsidRDefault="00FD3765">
      <w:pPr>
        <w:pStyle w:val="Default"/>
        <w:suppressAutoHyphens/>
        <w:spacing w:before="0" w:line="240" w:lineRule="auto"/>
        <w:rPr>
          <w:rFonts w:ascii="Calibri Light" w:eastAsia="Calibri Light" w:hAnsi="Calibri Light" w:cs="Calibri Light"/>
        </w:rPr>
      </w:pPr>
    </w:p>
    <w:p w14:paraId="18FA9054" w14:textId="77777777" w:rsidR="00FD3765" w:rsidRDefault="00FD3765">
      <w:pPr>
        <w:pStyle w:val="Body"/>
        <w:rPr>
          <w:rFonts w:ascii="Calibri Light" w:eastAsia="Calibri Light" w:hAnsi="Calibri Light" w:cs="Calibri Light"/>
        </w:rPr>
      </w:pPr>
    </w:p>
    <w:p w14:paraId="5F7F9FAF" w14:textId="77777777" w:rsidR="00FD3765" w:rsidRDefault="00FD3765">
      <w:pPr>
        <w:pStyle w:val="Body"/>
        <w:rPr>
          <w:rFonts w:ascii="Calibri Light" w:eastAsia="Calibri Light" w:hAnsi="Calibri Light" w:cs="Calibri Light"/>
        </w:rPr>
      </w:pPr>
    </w:p>
    <w:p w14:paraId="3E1DED1E" w14:textId="77777777" w:rsidR="00FD3765" w:rsidRDefault="00FD3765">
      <w:pPr>
        <w:pStyle w:val="Body"/>
        <w:jc w:val="center"/>
        <w:rPr>
          <w:rFonts w:ascii="Calibri Light" w:eastAsia="Calibri Light" w:hAnsi="Calibri Light" w:cs="Calibri Light"/>
        </w:rPr>
      </w:pPr>
    </w:p>
    <w:p w14:paraId="1D1E6AFF" w14:textId="77777777" w:rsidR="00FD3765" w:rsidRDefault="00000000">
      <w:pPr>
        <w:pStyle w:val="Body"/>
        <w:jc w:val="center"/>
        <w:rPr>
          <w:rFonts w:ascii="Carlito" w:eastAsia="Carlito" w:hAnsi="Carlito" w:cs="Carlito"/>
          <w:b/>
          <w:bCs/>
          <w:sz w:val="36"/>
          <w:szCs w:val="36"/>
        </w:rPr>
      </w:pPr>
      <w:r>
        <w:rPr>
          <w:rFonts w:ascii="Carlito" w:hAnsi="Carlito"/>
          <w:b/>
          <w:bCs/>
          <w:sz w:val="36"/>
          <w:szCs w:val="36"/>
          <w:lang w:val="en-US"/>
        </w:rPr>
        <w:t>INTRODUCTION</w:t>
      </w:r>
    </w:p>
    <w:p w14:paraId="32FB7CF9" w14:textId="77777777" w:rsidR="00FD3765" w:rsidRDefault="00000000">
      <w:pPr>
        <w:pStyle w:val="Body"/>
        <w:rPr>
          <w:rFonts w:ascii="Calibri Light" w:eastAsia="Calibri Light" w:hAnsi="Calibri Light" w:cs="Calibri Light"/>
        </w:rPr>
      </w:pPr>
      <w:r>
        <w:rPr>
          <w:rFonts w:ascii="Calibri Light" w:hAnsi="Calibri Light"/>
          <w:lang w:val="en-US"/>
        </w:rPr>
        <w:t>Every year</w:t>
      </w:r>
      <w:commentRangeStart w:id="1"/>
      <w:r>
        <w:rPr>
          <w:rFonts w:ascii="Calibri Light" w:hAnsi="Calibri Light"/>
          <w:lang w:val="en-US"/>
        </w:rPr>
        <w:t>, millions of prescriptions for amoxicillin are written, yet many patients and caregivers leave the pharmacy feeling confused and anxious.</w:t>
      </w:r>
    </w:p>
    <w:p w14:paraId="74F6291B" w14:textId="77777777" w:rsidR="00FD3765" w:rsidRDefault="00000000">
      <w:pPr>
        <w:pStyle w:val="Body"/>
        <w:rPr>
          <w:rFonts w:ascii="Calibri Light" w:eastAsia="Calibri Light" w:hAnsi="Calibri Light" w:cs="Calibri Light"/>
        </w:rPr>
      </w:pPr>
      <w:r>
        <w:rPr>
          <w:rFonts w:ascii="Calibri Light" w:hAnsi="Calibri Light"/>
          <w:lang w:val="en-US"/>
        </w:rPr>
        <w:t xml:space="preserve">You're handed a bottle with a tiny label, a stack of paperwork filled with medical jargon, and very little practical guidance on what to actually do when you get home. If you've ever stared at a prescription bottle at midnight, wondering if a new symptom </w:t>
      </w:r>
      <w:commentRangeEnd w:id="1"/>
      <w:r w:rsidR="000D2213">
        <w:rPr>
          <w:rStyle w:val="CommentReference"/>
          <w:rFonts w:ascii="Calibri Light" w:hAnsi="Calibri Light"/>
          <w:sz w:val="22"/>
          <w:szCs w:val="22"/>
          <w:lang w:val="en-US"/>
        </w:rPr>
        <w:commentReference w:id="1"/>
      </w:r>
      <w:r>
        <w:rPr>
          <w:rFonts w:ascii="Calibri Light" w:hAnsi="Calibri Light"/>
          <w:lang w:val="en-US"/>
        </w:rPr>
        <w:t>is normal or dangerous, you're not alone.</w:t>
      </w:r>
    </w:p>
    <w:p w14:paraId="2293EA0B" w14:textId="77777777" w:rsidR="00FD3765" w:rsidRDefault="00FD3765">
      <w:pPr>
        <w:pStyle w:val="Body"/>
        <w:rPr>
          <w:rFonts w:ascii="Calibri Light" w:eastAsia="Calibri Light" w:hAnsi="Calibri Light" w:cs="Calibri Light"/>
        </w:rPr>
      </w:pPr>
    </w:p>
    <w:p w14:paraId="1F867DF1" w14:textId="77777777" w:rsidR="00FD3765" w:rsidRDefault="00FD3765">
      <w:pPr>
        <w:pStyle w:val="Body"/>
        <w:rPr>
          <w:rFonts w:ascii="Calibri Light" w:eastAsia="Calibri Light" w:hAnsi="Calibri Light" w:cs="Calibri Light"/>
        </w:rPr>
      </w:pPr>
    </w:p>
    <w:p w14:paraId="059A4725" w14:textId="6D2CFE3B" w:rsidR="00FD3765" w:rsidRDefault="00000000">
      <w:pPr>
        <w:pStyle w:val="Body"/>
        <w:rPr>
          <w:rFonts w:ascii="Calibri Light" w:eastAsia="Calibri Light" w:hAnsi="Calibri Light" w:cs="Calibri Light"/>
        </w:rPr>
      </w:pPr>
      <w:r>
        <w:rPr>
          <w:rFonts w:ascii="Calibri Light" w:hAnsi="Calibri Light"/>
          <w:lang w:val="en-US"/>
        </w:rPr>
        <w:t xml:space="preserve">Whether you're taking amoxicillin yourself or helping care for someone who has been prescribed it, understanding the treatment shouldn't feel like guesswork. You deserve clear, compassionate answers that empower you to navigate treatment confidently-without the </w:t>
      </w:r>
      <w:del w:id="2" w:author="Editor" w:date="2026-07-30T11:55:00Z" w16du:dateUtc="2026-07-30T15:55:00Z">
        <w:r w:rsidDel="000D2213">
          <w:rPr>
            <w:rFonts w:ascii="Calibri Light" w:hAnsi="Calibri Light"/>
            <w:lang w:val="en-US"/>
          </w:rPr>
          <w:delText>late night</w:delText>
        </w:r>
      </w:del>
      <w:ins w:id="3" w:author="Editor" w:date="2026-07-30T11:55:00Z" w16du:dateUtc="2026-07-30T15:55:00Z">
        <w:r w:rsidR="000D2213">
          <w:rPr>
            <w:rFonts w:ascii="Calibri Light" w:hAnsi="Calibri Light"/>
            <w:lang w:val="en-US"/>
          </w:rPr>
          <w:t>late-night</w:t>
        </w:r>
      </w:ins>
      <w:r>
        <w:rPr>
          <w:rFonts w:ascii="Calibri Light" w:hAnsi="Calibri Light"/>
          <w:lang w:val="en-US"/>
        </w:rPr>
        <w:t xml:space="preserve"> panic or second-guessing. This book is designed to help you understand how to use prescribed amoxicillin safely and effectively.</w:t>
      </w:r>
    </w:p>
    <w:p w14:paraId="0AA7F996" w14:textId="77777777" w:rsidR="00FD3765" w:rsidRDefault="00000000">
      <w:pPr>
        <w:pStyle w:val="Body"/>
        <w:rPr>
          <w:rFonts w:ascii="Calibri Light" w:eastAsia="Calibri Light" w:hAnsi="Calibri Light" w:cs="Calibri Light"/>
        </w:rPr>
      </w:pPr>
      <w:r>
        <w:rPr>
          <w:rFonts w:ascii="Calibri Light" w:hAnsi="Calibri Light"/>
          <w:lang w:val="en-US"/>
        </w:rPr>
        <w:t>Explore practical, step-by-step guidance, including:</w:t>
      </w:r>
    </w:p>
    <w:p w14:paraId="691EAA3C" w14:textId="77777777" w:rsidR="00FD3765" w:rsidRDefault="00000000">
      <w:pPr>
        <w:pStyle w:val="ListParagraph"/>
        <w:numPr>
          <w:ilvl w:val="0"/>
          <w:numId w:val="2"/>
        </w:numPr>
        <w:rPr>
          <w:rFonts w:ascii="Calibri Light" w:hAnsi="Calibri Light"/>
        </w:rPr>
      </w:pPr>
      <w:r>
        <w:rPr>
          <w:rFonts w:ascii="Calibri Light" w:hAnsi="Calibri Light"/>
        </w:rPr>
        <w:t>Understanding your prescription: Decode confusing labels and know exactly how much to take and when</w:t>
      </w:r>
    </w:p>
    <w:p w14:paraId="5875A938" w14:textId="77777777" w:rsidR="00FD3765" w:rsidRDefault="00000000">
      <w:pPr>
        <w:pStyle w:val="ListParagraph"/>
        <w:numPr>
          <w:ilvl w:val="0"/>
          <w:numId w:val="2"/>
        </w:numPr>
        <w:rPr>
          <w:rFonts w:ascii="Calibri Light" w:hAnsi="Calibri Light"/>
        </w:rPr>
      </w:pPr>
      <w:r>
        <w:rPr>
          <w:rFonts w:ascii="Calibri Light" w:hAnsi="Calibri Light"/>
        </w:rPr>
        <w:t>Dosing accurately: Clear guidelines for adults, seniors, and children-plus what to do if you miss a dose</w:t>
      </w:r>
    </w:p>
    <w:p w14:paraId="34E9B8FD" w14:textId="77777777" w:rsidR="00FD3765" w:rsidRDefault="00000000">
      <w:pPr>
        <w:pStyle w:val="ListParagraph"/>
        <w:numPr>
          <w:ilvl w:val="0"/>
          <w:numId w:val="2"/>
        </w:numPr>
        <w:rPr>
          <w:rFonts w:ascii="Calibri Light" w:hAnsi="Calibri Light"/>
        </w:rPr>
      </w:pPr>
      <w:r>
        <w:rPr>
          <w:rFonts w:ascii="Calibri Light" w:hAnsi="Calibri Light"/>
        </w:rPr>
        <w:t>Managing side effects: Know what's normal, what's not, and when to call your doctor</w:t>
      </w:r>
    </w:p>
    <w:p w14:paraId="056A8E1E" w14:textId="77777777" w:rsidR="00FD3765" w:rsidRDefault="00000000">
      <w:pPr>
        <w:pStyle w:val="ListParagraph"/>
        <w:numPr>
          <w:ilvl w:val="0"/>
          <w:numId w:val="2"/>
        </w:numPr>
        <w:rPr>
          <w:rFonts w:ascii="Calibri Light" w:hAnsi="Calibri Light"/>
        </w:rPr>
      </w:pPr>
      <w:r>
        <w:rPr>
          <w:rFonts w:ascii="Calibri Light" w:hAnsi="Calibri Light"/>
        </w:rPr>
        <w:t>Reducing the risk of antibiotic resistance: Learn how appropriate antibiotic use helps to reduce antibiotic resistance and protects both individual and public health.</w:t>
      </w:r>
    </w:p>
    <w:p w14:paraId="63DABDF5" w14:textId="77777777" w:rsidR="00FD3765" w:rsidRDefault="00000000">
      <w:pPr>
        <w:pStyle w:val="ListParagraph"/>
        <w:numPr>
          <w:ilvl w:val="0"/>
          <w:numId w:val="2"/>
        </w:numPr>
        <w:rPr>
          <w:rFonts w:ascii="Calibri Light" w:hAnsi="Calibri Light"/>
        </w:rPr>
      </w:pPr>
      <w:r>
        <w:rPr>
          <w:rFonts w:ascii="Calibri Light" w:hAnsi="Calibri Light"/>
        </w:rPr>
        <w:t>Supporting recovery: Learn about dietary and lifestyle habits that may support your overall recovery and help maintain gut health during antibiotic treatment.</w:t>
      </w:r>
    </w:p>
    <w:p w14:paraId="59B64E86" w14:textId="77777777" w:rsidR="00FD3765" w:rsidRDefault="00000000">
      <w:pPr>
        <w:pStyle w:val="ListParagraph"/>
        <w:numPr>
          <w:ilvl w:val="0"/>
          <w:numId w:val="2"/>
        </w:numPr>
        <w:rPr>
          <w:rFonts w:ascii="Calibri Light" w:hAnsi="Calibri Light"/>
        </w:rPr>
      </w:pPr>
      <w:r>
        <w:rPr>
          <w:rFonts w:ascii="Calibri Light" w:hAnsi="Calibri Light"/>
        </w:rPr>
        <w:t>Handling real-life challenges: From medication refusal to drug interactions, get answers to the questions that keep you up at night</w:t>
      </w:r>
    </w:p>
    <w:p w14:paraId="41EF4172" w14:textId="77777777" w:rsidR="00FD3765" w:rsidRDefault="00FD3765">
      <w:pPr>
        <w:pStyle w:val="Body"/>
        <w:rPr>
          <w:rFonts w:ascii="Calibri Light" w:eastAsia="Calibri Light" w:hAnsi="Calibri Light" w:cs="Calibri Light"/>
        </w:rPr>
      </w:pPr>
    </w:p>
    <w:p w14:paraId="12AE994B" w14:textId="506CBC66" w:rsidR="00FD3765" w:rsidRDefault="00000000">
      <w:pPr>
        <w:pStyle w:val="Body"/>
        <w:rPr>
          <w:rFonts w:ascii="Calibri Light" w:eastAsia="Calibri Light" w:hAnsi="Calibri Light" w:cs="Calibri Light"/>
        </w:rPr>
      </w:pPr>
      <w:r>
        <w:rPr>
          <w:rFonts w:ascii="Calibri Light" w:hAnsi="Calibri Light"/>
          <w:lang w:val="en-US"/>
        </w:rPr>
        <w:t xml:space="preserve">Think of this handbook as a trusted educational companion that helps you better understand amoxicillin and make informed decisions alongside your healthcare team. </w:t>
      </w:r>
      <w:del w:id="4" w:author="Editor" w:date="2026-07-30T11:55:00Z" w16du:dateUtc="2026-07-30T15:55:00Z">
        <w:r w:rsidDel="000D2213">
          <w:rPr>
            <w:rFonts w:ascii="Calibri Light" w:hAnsi="Calibri Light"/>
            <w:lang w:val="en-US"/>
          </w:rPr>
          <w:delText>It is</w:delText>
        </w:r>
      </w:del>
      <w:ins w:id="5" w:author="Editor" w:date="2026-07-30T11:55:00Z" w16du:dateUtc="2026-07-30T15:55:00Z">
        <w:r w:rsidR="000D2213">
          <w:rPr>
            <w:rFonts w:ascii="Calibri Light" w:hAnsi="Calibri Light"/>
            <w:lang w:val="en-US"/>
          </w:rPr>
          <w:t>It’s</w:t>
        </w:r>
      </w:ins>
      <w:r>
        <w:rPr>
          <w:rFonts w:ascii="Calibri Light" w:hAnsi="Calibri Light"/>
          <w:lang w:val="en-US"/>
        </w:rPr>
        <w:t xml:space="preserve"> intended to support—not replace—the advice, diagnosis, and treatment provided by your physician or pharmacist. Let's take the confusion out of your prescription and put you back in control of your family's health.</w:t>
      </w:r>
    </w:p>
    <w:p w14:paraId="4F3B94C8" w14:textId="77777777" w:rsidR="00FD3765" w:rsidRDefault="00FD3765">
      <w:pPr>
        <w:pStyle w:val="Body"/>
        <w:rPr>
          <w:rFonts w:ascii="Calibri Light" w:eastAsia="Calibri Light" w:hAnsi="Calibri Light" w:cs="Calibri Light"/>
        </w:rPr>
      </w:pPr>
    </w:p>
    <w:p w14:paraId="3BC7A1E3" w14:textId="77777777" w:rsidR="00FD3765" w:rsidRDefault="00FD3765">
      <w:pPr>
        <w:pStyle w:val="Body"/>
        <w:rPr>
          <w:rFonts w:ascii="Calibri Light" w:eastAsia="Calibri Light" w:hAnsi="Calibri Light" w:cs="Calibri Light"/>
        </w:rPr>
      </w:pPr>
    </w:p>
    <w:p w14:paraId="749A4426" w14:textId="77777777" w:rsidR="00FD3765" w:rsidRDefault="00FD3765">
      <w:pPr>
        <w:pStyle w:val="Body"/>
        <w:rPr>
          <w:rFonts w:ascii="Calibri Light" w:eastAsia="Calibri Light" w:hAnsi="Calibri Light" w:cs="Calibri Light"/>
        </w:rPr>
      </w:pPr>
    </w:p>
    <w:p w14:paraId="5D3558F8" w14:textId="77777777" w:rsidR="00FD3765" w:rsidRDefault="00FD3765">
      <w:pPr>
        <w:pStyle w:val="Body"/>
        <w:rPr>
          <w:rFonts w:ascii="Calibri Light" w:eastAsia="Calibri Light" w:hAnsi="Calibri Light" w:cs="Calibri Light"/>
        </w:rPr>
      </w:pPr>
    </w:p>
    <w:p w14:paraId="62A302F9" w14:textId="77777777" w:rsidR="00FD3765" w:rsidRDefault="00FD3765">
      <w:pPr>
        <w:pStyle w:val="Body"/>
        <w:rPr>
          <w:rFonts w:ascii="Calibri Light" w:eastAsia="Calibri Light" w:hAnsi="Calibri Light" w:cs="Calibri Light"/>
        </w:rPr>
      </w:pPr>
    </w:p>
    <w:p w14:paraId="22B60557" w14:textId="77777777" w:rsidR="00FD3765" w:rsidRDefault="00FD3765">
      <w:pPr>
        <w:pStyle w:val="Body"/>
        <w:rPr>
          <w:rFonts w:ascii="Calibri Light" w:eastAsia="Calibri Light" w:hAnsi="Calibri Light" w:cs="Calibri Light"/>
        </w:rPr>
      </w:pPr>
    </w:p>
    <w:p w14:paraId="3BF7B040" w14:textId="77777777" w:rsidR="00FD3765" w:rsidRDefault="00FD3765">
      <w:pPr>
        <w:pStyle w:val="Body"/>
        <w:rPr>
          <w:rFonts w:ascii="Calibri Light" w:eastAsia="Calibri Light" w:hAnsi="Calibri Light" w:cs="Calibri Light"/>
        </w:rPr>
      </w:pPr>
    </w:p>
    <w:p w14:paraId="28315254" w14:textId="77777777" w:rsidR="00FD3765" w:rsidRDefault="00FD3765">
      <w:pPr>
        <w:pStyle w:val="Body"/>
        <w:rPr>
          <w:rFonts w:ascii="Calibri Light" w:eastAsia="Calibri Light" w:hAnsi="Calibri Light" w:cs="Calibri Light"/>
        </w:rPr>
      </w:pPr>
    </w:p>
    <w:p w14:paraId="07303A82" w14:textId="77777777" w:rsidR="00FD3765" w:rsidRDefault="00000000">
      <w:pPr>
        <w:pStyle w:val="Body"/>
        <w:jc w:val="center"/>
        <w:rPr>
          <w:rFonts w:ascii="Calibri Light" w:eastAsia="Calibri Light" w:hAnsi="Calibri Light" w:cs="Calibri Light"/>
          <w:sz w:val="24"/>
          <w:szCs w:val="24"/>
        </w:rPr>
      </w:pPr>
      <w:r>
        <w:rPr>
          <w:rFonts w:ascii="Calibri Light" w:hAnsi="Calibri Light"/>
          <w:sz w:val="24"/>
          <w:szCs w:val="24"/>
        </w:rPr>
        <w:t>Chapter 1</w:t>
      </w:r>
    </w:p>
    <w:p w14:paraId="60414678" w14:textId="77777777" w:rsidR="00FD3765" w:rsidRDefault="00FD3765">
      <w:pPr>
        <w:pStyle w:val="Body"/>
        <w:rPr>
          <w:rFonts w:ascii="Calibri Light" w:eastAsia="Calibri Light" w:hAnsi="Calibri Light" w:cs="Calibri Light"/>
        </w:rPr>
      </w:pPr>
    </w:p>
    <w:p w14:paraId="4339611B" w14:textId="77777777" w:rsidR="00FD3765" w:rsidRDefault="00000000">
      <w:pPr>
        <w:pStyle w:val="Body"/>
        <w:jc w:val="center"/>
        <w:rPr>
          <w:rFonts w:ascii="Carlito" w:eastAsia="Carlito" w:hAnsi="Carlito" w:cs="Carlito"/>
          <w:b/>
          <w:bCs/>
          <w:sz w:val="36"/>
          <w:szCs w:val="36"/>
        </w:rPr>
      </w:pPr>
      <w:r>
        <w:rPr>
          <w:rFonts w:ascii="Carlito" w:hAnsi="Carlito"/>
          <w:b/>
          <w:bCs/>
          <w:sz w:val="36"/>
          <w:szCs w:val="36"/>
          <w:lang w:val="en-US"/>
        </w:rPr>
        <w:t>Understanding Amoxicillin: What You</w:t>
      </w:r>
    </w:p>
    <w:p w14:paraId="0B4F17C9" w14:textId="77777777" w:rsidR="00FD3765" w:rsidRDefault="00000000">
      <w:pPr>
        <w:pStyle w:val="Body"/>
        <w:jc w:val="center"/>
        <w:rPr>
          <w:rFonts w:ascii="Carlito" w:eastAsia="Carlito" w:hAnsi="Carlito" w:cs="Carlito"/>
          <w:b/>
          <w:bCs/>
          <w:sz w:val="36"/>
          <w:szCs w:val="36"/>
        </w:rPr>
      </w:pPr>
      <w:r>
        <w:rPr>
          <w:rFonts w:ascii="Carlito" w:hAnsi="Carlito"/>
          <w:b/>
          <w:bCs/>
          <w:sz w:val="36"/>
          <w:szCs w:val="36"/>
          <w:lang w:val="en-US"/>
        </w:rPr>
        <w:t>Need to Know Before You Start</w:t>
      </w:r>
    </w:p>
    <w:p w14:paraId="74503EBA" w14:textId="77777777" w:rsidR="00FD3765" w:rsidRDefault="00FD3765">
      <w:pPr>
        <w:pStyle w:val="Body"/>
        <w:rPr>
          <w:rFonts w:ascii="Calibri Light" w:eastAsia="Calibri Light" w:hAnsi="Calibri Light" w:cs="Calibri Light"/>
        </w:rPr>
      </w:pPr>
    </w:p>
    <w:p w14:paraId="45835510" w14:textId="77777777" w:rsidR="00FD3765" w:rsidRDefault="00FD3765">
      <w:pPr>
        <w:pStyle w:val="Body"/>
        <w:rPr>
          <w:rFonts w:ascii="Calibri Light" w:eastAsia="Calibri Light" w:hAnsi="Calibri Light" w:cs="Calibri Light"/>
        </w:rPr>
      </w:pPr>
    </w:p>
    <w:p w14:paraId="5A632B71" w14:textId="77777777" w:rsidR="00FD3765" w:rsidRDefault="00000000">
      <w:pPr>
        <w:pStyle w:val="Body"/>
        <w:jc w:val="center"/>
        <w:rPr>
          <w:rFonts w:ascii="Calibri Light" w:eastAsia="Calibri Light" w:hAnsi="Calibri Light" w:cs="Calibri Light"/>
          <w:sz w:val="32"/>
          <w:szCs w:val="32"/>
        </w:rPr>
      </w:pPr>
      <w:r>
        <w:rPr>
          <w:rFonts w:ascii="Calibri Light" w:hAnsi="Calibri Light"/>
          <w:sz w:val="32"/>
          <w:szCs w:val="32"/>
          <w:lang w:val="en-US"/>
        </w:rPr>
        <w:t>WHAT IS AMOXICILLIN AND HOW DOES IT</w:t>
      </w:r>
    </w:p>
    <w:p w14:paraId="298665B8" w14:textId="77777777" w:rsidR="00FD3765" w:rsidRDefault="00000000">
      <w:pPr>
        <w:pStyle w:val="Body"/>
        <w:jc w:val="center"/>
        <w:rPr>
          <w:rFonts w:ascii="Calibri Light" w:eastAsia="Calibri Light" w:hAnsi="Calibri Light" w:cs="Calibri Light"/>
          <w:sz w:val="32"/>
          <w:szCs w:val="32"/>
        </w:rPr>
      </w:pPr>
      <w:r>
        <w:rPr>
          <w:rFonts w:ascii="Calibri Light" w:hAnsi="Calibri Light"/>
          <w:sz w:val="32"/>
          <w:szCs w:val="32"/>
          <w:lang w:val="zh-TW" w:eastAsia="zh-TW"/>
        </w:rPr>
        <w:t>WORK?</w:t>
      </w:r>
    </w:p>
    <w:p w14:paraId="23F90B41" w14:textId="77777777" w:rsidR="00FD3765" w:rsidRDefault="00FD3765">
      <w:pPr>
        <w:pStyle w:val="Body"/>
        <w:rPr>
          <w:rFonts w:ascii="Calibri Light" w:eastAsia="Calibri Light" w:hAnsi="Calibri Light" w:cs="Calibri Light"/>
        </w:rPr>
      </w:pPr>
    </w:p>
    <w:p w14:paraId="24317410" w14:textId="77777777" w:rsidR="00FD3765" w:rsidRDefault="00000000">
      <w:pPr>
        <w:pStyle w:val="Body"/>
        <w:rPr>
          <w:rFonts w:ascii="Carlito" w:eastAsia="Carlito" w:hAnsi="Carlito" w:cs="Carlito"/>
          <w:b/>
          <w:bCs/>
          <w:sz w:val="24"/>
          <w:szCs w:val="24"/>
        </w:rPr>
      </w:pPr>
      <w:r>
        <w:rPr>
          <w:rFonts w:ascii="Carlito" w:hAnsi="Carlito"/>
          <w:b/>
          <w:bCs/>
          <w:sz w:val="24"/>
          <w:szCs w:val="24"/>
        </w:rPr>
        <w:t>Amoxicillin Unveiled</w:t>
      </w:r>
    </w:p>
    <w:p w14:paraId="183E4D2D" w14:textId="77777777" w:rsidR="00FD3765" w:rsidRDefault="00000000">
      <w:pPr>
        <w:pStyle w:val="Body"/>
        <w:rPr>
          <w:rFonts w:ascii="Calibri Light" w:eastAsia="Calibri Light" w:hAnsi="Calibri Light" w:cs="Calibri Light"/>
        </w:rPr>
      </w:pPr>
      <w:r>
        <w:rPr>
          <w:rFonts w:ascii="Calibri Light" w:hAnsi="Calibri Light"/>
          <w:lang w:val="en-US"/>
        </w:rPr>
        <w:t xml:space="preserve"> Amoxicillin belongs to a family of antibiotics called penicillins. Introduced to medicine in 1972, it has become one of the most prescribed medications worldwide-over forty million prescriptions are written for it each year in the United States alone.</w:t>
      </w:r>
    </w:p>
    <w:p w14:paraId="29237624" w14:textId="77777777" w:rsidR="00FD3765" w:rsidRDefault="00FD3765">
      <w:pPr>
        <w:pStyle w:val="Body"/>
        <w:rPr>
          <w:rFonts w:ascii="Calibri Light" w:eastAsia="Calibri Light" w:hAnsi="Calibri Light" w:cs="Calibri Light"/>
        </w:rPr>
      </w:pPr>
    </w:p>
    <w:p w14:paraId="5077FECC" w14:textId="77777777" w:rsidR="00FD3765" w:rsidRDefault="00000000">
      <w:pPr>
        <w:pStyle w:val="Body"/>
        <w:rPr>
          <w:rFonts w:ascii="Calibri Light" w:eastAsia="Calibri Light" w:hAnsi="Calibri Light" w:cs="Calibri Light"/>
        </w:rPr>
      </w:pPr>
      <w:r>
        <w:rPr>
          <w:rFonts w:ascii="Calibri Light" w:hAnsi="Calibri Light"/>
          <w:lang w:val="en-US"/>
        </w:rPr>
        <w:t>This antibiotic works by attacking bacteria where they're most vulnerable: their cell walls. Bacteria need sturdy walls to survive, much like a house needs a solid foundation. Amoxicillin interferes with the construction process, preventing bacteria from building and repairing these protective barriers. Without intact walls, the bacteria weaken, break apart, and die. Your immune system then clears away the debris.</w:t>
      </w:r>
    </w:p>
    <w:p w14:paraId="2676A909" w14:textId="77777777" w:rsidR="00FD3765" w:rsidRDefault="00FD3765">
      <w:pPr>
        <w:pStyle w:val="Body"/>
        <w:rPr>
          <w:rFonts w:ascii="Calibri Light" w:eastAsia="Calibri Light" w:hAnsi="Calibri Light" w:cs="Calibri Light"/>
        </w:rPr>
      </w:pPr>
    </w:p>
    <w:p w14:paraId="313F7857" w14:textId="77777777" w:rsidR="00FD3765" w:rsidRDefault="00000000">
      <w:pPr>
        <w:pStyle w:val="Body"/>
        <w:rPr>
          <w:rFonts w:ascii="Calibri Light" w:eastAsia="Calibri Light" w:hAnsi="Calibri Light" w:cs="Calibri Light"/>
        </w:rPr>
      </w:pPr>
      <w:r>
        <w:rPr>
          <w:rFonts w:ascii="Calibri Light" w:hAnsi="Calibri Light"/>
          <w:lang w:val="en-US"/>
        </w:rPr>
        <w:t>But here's what matters most for you: amoxicillin is effective only against susceptible bacterial infections—not viral infections. It will not help treat illnesses such as the common cold, influenza, or most sore throats, which are usually caused by viruses.</w:t>
      </w:r>
    </w:p>
    <w:p w14:paraId="6AF872AD" w14:textId="77777777" w:rsidR="00FD3765" w:rsidRDefault="00FD3765">
      <w:pPr>
        <w:pStyle w:val="Body"/>
        <w:rPr>
          <w:rFonts w:ascii="Calibri Light" w:eastAsia="Calibri Light" w:hAnsi="Calibri Light" w:cs="Calibri Light"/>
        </w:rPr>
      </w:pPr>
    </w:p>
    <w:p w14:paraId="58544537" w14:textId="3F27A88C" w:rsidR="00FD3765" w:rsidRDefault="00000000">
      <w:pPr>
        <w:pStyle w:val="Body"/>
        <w:rPr>
          <w:rFonts w:ascii="Calibri Light" w:eastAsia="Calibri Light" w:hAnsi="Calibri Light" w:cs="Calibri Light"/>
        </w:rPr>
      </w:pPr>
      <w:r>
        <w:rPr>
          <w:rFonts w:ascii="Calibri Light" w:hAnsi="Calibri Light"/>
          <w:lang w:val="en-US"/>
        </w:rPr>
        <w:lastRenderedPageBreak/>
        <w:t xml:space="preserve">Taking amoxicillin when </w:t>
      </w:r>
      <w:del w:id="6" w:author="Editor" w:date="2026-07-30T11:56:00Z" w16du:dateUtc="2026-07-30T15:56:00Z">
        <w:r w:rsidDel="000D2213">
          <w:rPr>
            <w:rFonts w:ascii="Calibri Light" w:hAnsi="Calibri Light"/>
            <w:lang w:val="en-US"/>
          </w:rPr>
          <w:delText>it is not</w:delText>
        </w:r>
      </w:del>
      <w:ins w:id="7" w:author="Editor" w:date="2026-07-30T11:56:00Z" w16du:dateUtc="2026-07-30T15:56:00Z">
        <w:r w:rsidR="000D2213">
          <w:rPr>
            <w:rFonts w:ascii="Calibri Light" w:hAnsi="Calibri Light"/>
            <w:lang w:val="en-US"/>
          </w:rPr>
          <w:t>isn’t</w:t>
        </w:r>
      </w:ins>
      <w:r>
        <w:rPr>
          <w:rFonts w:ascii="Calibri Light" w:hAnsi="Calibri Light"/>
          <w:lang w:val="en-US"/>
        </w:rPr>
        <w:t xml:space="preserve"> needed—or using it incorrectly—can contribute to antibiotic resistance, allowing bacteria to become less responsive to treatment and making future infections more difficult to treat. Your doctor prescribed this medication because they identified a specific bacterial infection: perhaps a sinus infection, strep throat, an ear infection, or a dental infection. Knowing why you're taking it helps you use it correctly and recognize whether it's working.</w:t>
      </w:r>
    </w:p>
    <w:p w14:paraId="33F03E40" w14:textId="77777777" w:rsidR="00FD3765" w:rsidRDefault="00FD3765">
      <w:pPr>
        <w:pStyle w:val="Body"/>
        <w:rPr>
          <w:rFonts w:ascii="Calibri Light" w:eastAsia="Calibri Light" w:hAnsi="Calibri Light" w:cs="Calibri Light"/>
        </w:rPr>
      </w:pPr>
    </w:p>
    <w:p w14:paraId="2290ECFA"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Mechanism of Action</w:t>
      </w:r>
    </w:p>
    <w:p w14:paraId="2CDFF07D" w14:textId="77777777" w:rsidR="00FD3765" w:rsidRDefault="00000000">
      <w:pPr>
        <w:pStyle w:val="Body"/>
        <w:rPr>
          <w:rFonts w:ascii="Calibri Light" w:eastAsia="Calibri Light" w:hAnsi="Calibri Light" w:cs="Calibri Light"/>
        </w:rPr>
      </w:pPr>
      <w:r>
        <w:rPr>
          <w:rFonts w:ascii="Calibri Light" w:hAnsi="Calibri Light"/>
          <w:lang w:val="en-US"/>
        </w:rPr>
        <w:t>Bacteria multiply by dividing-one cell becomes two, two become four, and so on. Within hours, a small cluster can explode into millions. Amoxicillin stops this process cold.</w:t>
      </w:r>
    </w:p>
    <w:p w14:paraId="2619B1B2" w14:textId="77777777" w:rsidR="00FD3765" w:rsidRDefault="00FD3765">
      <w:pPr>
        <w:pStyle w:val="Body"/>
        <w:rPr>
          <w:rFonts w:ascii="Calibri Light" w:eastAsia="Calibri Light" w:hAnsi="Calibri Light" w:cs="Calibri Light"/>
        </w:rPr>
      </w:pPr>
    </w:p>
    <w:p w14:paraId="42C2BBAD" w14:textId="77777777" w:rsidR="00FD3765" w:rsidRDefault="00000000">
      <w:pPr>
        <w:pStyle w:val="Body"/>
        <w:rPr>
          <w:rFonts w:ascii="Calibri Light" w:eastAsia="Calibri Light" w:hAnsi="Calibri Light" w:cs="Calibri Light"/>
        </w:rPr>
      </w:pPr>
      <w:r>
        <w:rPr>
          <w:rFonts w:ascii="Calibri Light" w:hAnsi="Calibri Light"/>
          <w:lang w:val="en-US"/>
        </w:rPr>
        <w:t>The key lies in peptidoglycan, a mesh-like structure forming the bacterial cell wall. Bacteria build this wall continuously, especially when reproducing. Amoxicillin binds to penicillin-binding proteins (PBPs), enzymes responsible for building the bacterial cell wall. This prevents proper cross-linking of peptidoglycan, weakening the cell wall and ultimately causing bacterial death. When amoxicillin binds to these enzymes, the cross-linking process is interrupted, preventing the bacterial cell wall from being completed. The cell wall develops weak spots. Osmotic pressure builds inside the cell-acting like a tiny, overfilled water balloon-until the weakened wall ruptures, killing the pathogen.</w:t>
      </w:r>
    </w:p>
    <w:p w14:paraId="43A6B6A9" w14:textId="77777777" w:rsidR="00FD3765" w:rsidRDefault="00FD3765">
      <w:pPr>
        <w:pStyle w:val="Body"/>
        <w:rPr>
          <w:rFonts w:ascii="Calibri Light" w:eastAsia="Calibri Light" w:hAnsi="Calibri Light" w:cs="Calibri Light"/>
        </w:rPr>
      </w:pPr>
    </w:p>
    <w:p w14:paraId="6DBA50ED" w14:textId="77777777" w:rsidR="00FD3765" w:rsidRDefault="00000000">
      <w:pPr>
        <w:pStyle w:val="Body"/>
        <w:rPr>
          <w:rFonts w:ascii="Calibri Light" w:eastAsia="Calibri Light" w:hAnsi="Calibri Light" w:cs="Calibri Light"/>
        </w:rPr>
      </w:pPr>
      <w:r>
        <w:rPr>
          <w:rFonts w:ascii="Calibri Light" w:hAnsi="Calibri Light"/>
          <w:lang w:val="en-US"/>
        </w:rPr>
        <w:t>Human cells lack cell walls, allowing amoxicillin to selectively target bacteria without damaging your own tissues.</w:t>
      </w:r>
    </w:p>
    <w:p w14:paraId="1FBF84A4" w14:textId="77777777" w:rsidR="00FD3765" w:rsidRDefault="00FD3765">
      <w:pPr>
        <w:pStyle w:val="Body"/>
        <w:rPr>
          <w:rFonts w:ascii="Calibri Light" w:eastAsia="Calibri Light" w:hAnsi="Calibri Light" w:cs="Calibri Light"/>
        </w:rPr>
      </w:pPr>
    </w:p>
    <w:p w14:paraId="11505AD4" w14:textId="77777777" w:rsidR="00FD3765" w:rsidRDefault="00000000">
      <w:pPr>
        <w:pStyle w:val="Body"/>
        <w:rPr>
          <w:rFonts w:ascii="Calibri Light" w:eastAsia="Calibri Light" w:hAnsi="Calibri Light" w:cs="Calibri Light"/>
        </w:rPr>
      </w:pPr>
      <w:r>
        <w:rPr>
          <w:rFonts w:ascii="Calibri Light" w:hAnsi="Calibri Light"/>
          <w:lang w:val="en-US"/>
        </w:rPr>
        <w:t>However, some bacteria have developed resistance mechanisms. Some produce beta-lactamase enzymes that break down amoxicillin, while others modify their penicillin-binding proteins, making the antibiotic less effective. Taking amoxicillin exactly as prescribed helps maximize treatment success and supports responsible antibiotic use.</w:t>
      </w:r>
    </w:p>
    <w:p w14:paraId="52B922EC" w14:textId="77777777" w:rsidR="00FD3765" w:rsidRDefault="00FD3765">
      <w:pPr>
        <w:pStyle w:val="Body"/>
        <w:rPr>
          <w:rFonts w:ascii="Calibri Light" w:eastAsia="Calibri Light" w:hAnsi="Calibri Light" w:cs="Calibri Light"/>
        </w:rPr>
      </w:pPr>
    </w:p>
    <w:p w14:paraId="237DA282"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Common Uses and Effectiveness</w:t>
      </w:r>
    </w:p>
    <w:p w14:paraId="25D028D9" w14:textId="77777777" w:rsidR="00FD3765" w:rsidRDefault="00000000">
      <w:pPr>
        <w:pStyle w:val="Body"/>
        <w:rPr>
          <w:rFonts w:ascii="Calibri Light" w:eastAsia="Calibri Light" w:hAnsi="Calibri Light" w:cs="Calibri Light"/>
        </w:rPr>
      </w:pPr>
      <w:r>
        <w:rPr>
          <w:rFonts w:ascii="Calibri Light" w:hAnsi="Calibri Light"/>
          <w:sz w:val="24"/>
          <w:szCs w:val="24"/>
          <w:lang w:val="en-US"/>
        </w:rPr>
        <w:t>Amoxicillin is commonly prescribed to treat susceptible bacterial infections such as certain ear infections, streptococcal throat infections, selected sinus infections, some types of pneumonia, and other infections when the bacteria involved are known or expected to be sensitive to amoxicillin. Doctors also prescribe it for selected skin infections, dental abscesses, and as one component of combination therapy used to eradicate Helicobacter pylori, the bacteria associated with many stomach and duodenal ulcers.</w:t>
      </w:r>
    </w:p>
    <w:p w14:paraId="3DBBDB95" w14:textId="77777777" w:rsidR="00FD3765" w:rsidRDefault="00FD3765">
      <w:pPr>
        <w:pStyle w:val="Body"/>
        <w:rPr>
          <w:rFonts w:ascii="Calibri Light" w:eastAsia="Calibri Light" w:hAnsi="Calibri Light" w:cs="Calibri Light"/>
        </w:rPr>
      </w:pPr>
    </w:p>
    <w:p w14:paraId="6AE3B94B" w14:textId="77777777" w:rsidR="00FD3765" w:rsidRDefault="00000000">
      <w:pPr>
        <w:pStyle w:val="Body"/>
        <w:rPr>
          <w:rFonts w:ascii="Calibri Light" w:eastAsia="Calibri Light" w:hAnsi="Calibri Light" w:cs="Calibri Light"/>
        </w:rPr>
      </w:pPr>
      <w:r>
        <w:rPr>
          <w:rFonts w:ascii="Calibri Light" w:hAnsi="Calibri Light"/>
          <w:lang w:val="en-US"/>
        </w:rPr>
        <w:t xml:space="preserve">Success rates vary depending on the specific infection and whether the bacteria causing it respond to amoxicillin. For uncomplicated ear infections in children, clinical studies show that most patients </w:t>
      </w:r>
      <w:r>
        <w:rPr>
          <w:rFonts w:ascii="Calibri Light" w:hAnsi="Calibri Light"/>
          <w:lang w:val="en-US"/>
        </w:rPr>
        <w:lastRenderedPageBreak/>
        <w:t>experience noticeable improvement within 48 to 72 hours. Strep throat also responds remarkably well when the infection is confirmed bacterial-most patients feel better within 24 to 48 hours (Rajapakse, 2023).</w:t>
      </w:r>
    </w:p>
    <w:p w14:paraId="3D486E1A" w14:textId="77777777" w:rsidR="00FD3765" w:rsidRDefault="00FD3765">
      <w:pPr>
        <w:pStyle w:val="Body"/>
        <w:rPr>
          <w:rFonts w:ascii="Calibri Light" w:eastAsia="Calibri Light" w:hAnsi="Calibri Light" w:cs="Calibri Light"/>
        </w:rPr>
      </w:pPr>
      <w:commentRangeStart w:id="8"/>
    </w:p>
    <w:p w14:paraId="1EB4BF07" w14:textId="33218351" w:rsidR="00FD3765" w:rsidRDefault="00000000">
      <w:pPr>
        <w:pStyle w:val="Body"/>
        <w:rPr>
          <w:rFonts w:ascii="Calibri Light" w:eastAsia="Calibri Light" w:hAnsi="Calibri Light" w:cs="Calibri Light"/>
        </w:rPr>
      </w:pPr>
      <w:r>
        <w:rPr>
          <w:rFonts w:ascii="Calibri Light" w:hAnsi="Calibri Light"/>
          <w:lang w:val="en-US"/>
        </w:rPr>
        <w:t xml:space="preserve">That said, feeling better </w:t>
      </w:r>
      <w:del w:id="9" w:author="Editor" w:date="2026-07-30T11:56:00Z" w16du:dateUtc="2026-07-30T15:56:00Z">
        <w:r w:rsidDel="000D2213">
          <w:rPr>
            <w:rFonts w:ascii="Calibri Light" w:hAnsi="Calibri Light"/>
            <w:lang w:val="en-US"/>
          </w:rPr>
          <w:delText>does not</w:delText>
        </w:r>
      </w:del>
      <w:ins w:id="10" w:author="Editor" w:date="2026-07-30T11:56:00Z" w16du:dateUtc="2026-07-30T15:56:00Z">
        <w:r w:rsidR="000D2213">
          <w:rPr>
            <w:rFonts w:ascii="Calibri Light" w:hAnsi="Calibri Light"/>
            <w:lang w:val="en-US"/>
          </w:rPr>
          <w:t>doesn’t</w:t>
        </w:r>
      </w:ins>
      <w:r>
        <w:rPr>
          <w:rFonts w:ascii="Calibri Light" w:hAnsi="Calibri Light"/>
          <w:lang w:val="en-US"/>
        </w:rPr>
        <w:t xml:space="preserve"> mean your treatment is finished. Continue taking amoxicillin for the full duration prescribed by your healthcare provider unless </w:t>
      </w:r>
      <w:del w:id="11" w:author="Editor" w:date="2026-07-30T11:56:00Z" w16du:dateUtc="2026-07-30T15:56:00Z">
        <w:r w:rsidDel="000D2213">
          <w:rPr>
            <w:rFonts w:ascii="Calibri Light" w:hAnsi="Calibri Light"/>
            <w:lang w:val="en-US"/>
          </w:rPr>
          <w:delText>you are</w:delText>
        </w:r>
      </w:del>
      <w:ins w:id="12" w:author="Editor" w:date="2026-07-30T11:56:00Z" w16du:dateUtc="2026-07-30T15:56:00Z">
        <w:r w:rsidR="000D2213">
          <w:rPr>
            <w:rFonts w:ascii="Calibri Light" w:hAnsi="Calibri Light"/>
            <w:lang w:val="en-US"/>
          </w:rPr>
          <w:t>you’re</w:t>
        </w:r>
      </w:ins>
      <w:r>
        <w:rPr>
          <w:rFonts w:ascii="Calibri Light" w:hAnsi="Calibri Light"/>
          <w:lang w:val="en-US"/>
        </w:rPr>
        <w:t xml:space="preserve"> specifically instructed to stop or change your treatment. Completing the full prescribed course helps maximize the chance of successfully treating the infection, reduces the risk of treatment failure or relapse, and supports </w:t>
      </w:r>
      <w:commentRangeEnd w:id="8"/>
      <w:r w:rsidR="000D2213">
        <w:rPr>
          <w:rStyle w:val="CommentReference"/>
          <w:rFonts w:ascii="Calibri Light" w:hAnsi="Calibri Light"/>
          <w:sz w:val="22"/>
          <w:szCs w:val="22"/>
          <w:lang w:val="en-US"/>
        </w:rPr>
        <w:commentReference w:id="8"/>
      </w:r>
      <w:r>
        <w:rPr>
          <w:rFonts w:ascii="Calibri Light" w:hAnsi="Calibri Light"/>
          <w:lang w:val="en-US"/>
        </w:rPr>
        <w:t>responsible antibiotic use.</w:t>
      </w:r>
    </w:p>
    <w:p w14:paraId="17113262" w14:textId="77777777" w:rsidR="00FD3765" w:rsidRDefault="00FD3765">
      <w:pPr>
        <w:pStyle w:val="Body"/>
        <w:rPr>
          <w:rFonts w:ascii="Calibri Light" w:eastAsia="Calibri Light" w:hAnsi="Calibri Light" w:cs="Calibri Light"/>
        </w:rPr>
      </w:pPr>
    </w:p>
    <w:p w14:paraId="09C68DFB" w14:textId="77777777" w:rsidR="00FD3765" w:rsidRDefault="00000000">
      <w:pPr>
        <w:pStyle w:val="Body"/>
        <w:jc w:val="center"/>
        <w:rPr>
          <w:rFonts w:ascii="Carlito" w:eastAsia="Carlito" w:hAnsi="Carlito" w:cs="Carlito"/>
          <w:b/>
          <w:bCs/>
          <w:sz w:val="28"/>
          <w:szCs w:val="28"/>
        </w:rPr>
      </w:pPr>
      <w:r>
        <w:rPr>
          <w:rFonts w:ascii="Carlito" w:hAnsi="Carlito"/>
          <w:b/>
          <w:bCs/>
          <w:sz w:val="28"/>
          <w:szCs w:val="28"/>
        </w:rPr>
        <w:t>• • •</w:t>
      </w:r>
    </w:p>
    <w:p w14:paraId="21418863" w14:textId="77777777" w:rsidR="00FD3765" w:rsidRDefault="00FD3765">
      <w:pPr>
        <w:pStyle w:val="Body"/>
        <w:rPr>
          <w:rFonts w:ascii="Calibri Light" w:eastAsia="Calibri Light" w:hAnsi="Calibri Light" w:cs="Calibri Light"/>
        </w:rPr>
      </w:pPr>
    </w:p>
    <w:p w14:paraId="6A1A0C43" w14:textId="77777777" w:rsidR="00FD3765" w:rsidRDefault="00000000">
      <w:pPr>
        <w:pStyle w:val="Body"/>
        <w:rPr>
          <w:rFonts w:ascii="Carlito" w:eastAsia="Carlito" w:hAnsi="Carlito" w:cs="Carlito"/>
          <w:b/>
          <w:bCs/>
          <w:sz w:val="28"/>
          <w:szCs w:val="28"/>
        </w:rPr>
      </w:pPr>
      <w:r>
        <w:rPr>
          <w:rFonts w:ascii="Carlito" w:hAnsi="Carlito"/>
          <w:b/>
          <w:bCs/>
          <w:sz w:val="28"/>
          <w:szCs w:val="28"/>
          <w:lang w:val="en-US"/>
        </w:rPr>
        <w:t>WHY YOUR DOCTOR PRESCRIBED AMOXICILLIN</w:t>
      </w:r>
    </w:p>
    <w:p w14:paraId="04555F6E" w14:textId="77777777" w:rsidR="00FD3765" w:rsidRDefault="00FD3765">
      <w:pPr>
        <w:pStyle w:val="Body"/>
        <w:rPr>
          <w:rFonts w:ascii="Calibri Light" w:eastAsia="Calibri Light" w:hAnsi="Calibri Light" w:cs="Calibri Light"/>
        </w:rPr>
      </w:pPr>
    </w:p>
    <w:p w14:paraId="5A3AA074"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Targeting Bacterial Infections</w:t>
      </w:r>
    </w:p>
    <w:p w14:paraId="162A6367" w14:textId="77777777" w:rsidR="00FD3765" w:rsidRDefault="00FD3765">
      <w:pPr>
        <w:pStyle w:val="Body"/>
        <w:rPr>
          <w:rFonts w:ascii="Calibri Light" w:eastAsia="Calibri Light" w:hAnsi="Calibri Light" w:cs="Calibri Light"/>
          <w:sz w:val="24"/>
          <w:szCs w:val="24"/>
        </w:rPr>
      </w:pPr>
    </w:p>
    <w:p w14:paraId="7334110D" w14:textId="77777777" w:rsidR="00FD3765" w:rsidRDefault="00000000">
      <w:pPr>
        <w:pStyle w:val="Body"/>
        <w:rPr>
          <w:rFonts w:ascii="Calibri Light" w:eastAsia="Calibri Light" w:hAnsi="Calibri Light" w:cs="Calibri Light"/>
        </w:rPr>
      </w:pPr>
      <w:r>
        <w:rPr>
          <w:rFonts w:ascii="Calibri Light" w:hAnsi="Calibri Light"/>
          <w:sz w:val="24"/>
          <w:szCs w:val="24"/>
          <w:lang w:val="en-US"/>
        </w:rPr>
        <w:t>Your doctor prescribed amoxicillin because they determined that you likely have a bacterial infection for which this antibiotic is an appropriate treatment, based on your symptoms, examination, and, when necessary, laboratory testing.</w:t>
      </w:r>
      <w:r>
        <w:rPr>
          <w:rFonts w:ascii="Carlito" w:hAnsi="Carlito"/>
          <w:b/>
          <w:bCs/>
          <w:sz w:val="24"/>
          <w:szCs w:val="24"/>
          <w:lang w:val="en-US"/>
        </w:rPr>
        <w:t xml:space="preserve"> </w:t>
      </w:r>
      <w:r>
        <w:rPr>
          <w:rFonts w:ascii="Calibri Light" w:hAnsi="Calibri Light"/>
          <w:lang w:val="en-US"/>
        </w:rPr>
        <w:t>Not all infections qualify, and understanding why yours does can ease a lot of worry.</w:t>
      </w:r>
    </w:p>
    <w:p w14:paraId="2F7F0720" w14:textId="77777777" w:rsidR="00FD3765" w:rsidRDefault="00FD3765">
      <w:pPr>
        <w:pStyle w:val="Body"/>
        <w:rPr>
          <w:rFonts w:ascii="Calibri Light" w:eastAsia="Calibri Light" w:hAnsi="Calibri Light" w:cs="Calibri Light"/>
        </w:rPr>
      </w:pPr>
    </w:p>
    <w:p w14:paraId="37412394" w14:textId="77777777" w:rsidR="00FD3765" w:rsidRDefault="00000000">
      <w:pPr>
        <w:pStyle w:val="Body"/>
        <w:rPr>
          <w:rFonts w:ascii="Calibri Light" w:eastAsia="Calibri Light" w:hAnsi="Calibri Light" w:cs="Calibri Light"/>
        </w:rPr>
      </w:pPr>
      <w:r>
        <w:rPr>
          <w:rFonts w:ascii="Calibri Light" w:hAnsi="Calibri Light"/>
          <w:lang w:val="en-US"/>
        </w:rPr>
        <w:t>Amoxicillin targets a specific range of bacterial culprits. When your child wakes up screaming with an ear infection, the cause is often Streptococcus pneumoniae or Haemophilus influenzae lurking behind the eardrum. These bacteria respond well to amoxicillin's cell-wall disruption mechanism. Similarly, that painful dental abscess throbbing in your jaw typically harbors bacteria vulnerable to this antibiotic, making it a first-line choice for oral infections. Strep throat represents one of amoxicillin's clearest victories. Unlike the majority of sore throats caused by viruses, confirmed streptococcal pharyngitis demands antibiotic treatment to prevent complications like rheumatic fever. Your doctor likely swabbed your throat precisely to distinguish bacterial strep from viral mimics-because that distinction determines whether amoxicillin makes sense.</w:t>
      </w:r>
    </w:p>
    <w:p w14:paraId="58FEAD25" w14:textId="77777777" w:rsidR="00FD3765" w:rsidRDefault="00FD3765">
      <w:pPr>
        <w:pStyle w:val="Body"/>
        <w:rPr>
          <w:rFonts w:ascii="Calibri Light" w:eastAsia="Calibri Light" w:hAnsi="Calibri Light" w:cs="Calibri Light"/>
        </w:rPr>
      </w:pPr>
    </w:p>
    <w:p w14:paraId="3D45501D" w14:textId="77777777" w:rsidR="00FD3765" w:rsidRDefault="00000000">
      <w:pPr>
        <w:pStyle w:val="Body"/>
        <w:rPr>
          <w:rFonts w:ascii="Calibri Light" w:eastAsia="Calibri Light" w:hAnsi="Calibri Light" w:cs="Calibri Light"/>
        </w:rPr>
      </w:pPr>
      <w:r>
        <w:rPr>
          <w:rFonts w:ascii="Calibri Light" w:hAnsi="Calibri Light"/>
          <w:lang w:val="en-US"/>
        </w:rPr>
        <w:t>Bacterial pneumonias, dental infections, and certain skin infections round out amoxicillin's targets. Although amoxicillin is generally not recommended as the first choice for treating most urinary tract infections because of increasing bacterial resistance, it may still be appropriate if a urine culture and susceptibility testing show that the bacteria causing the infection are sensitive to the antibiotic</w:t>
      </w:r>
      <w:del w:id="13" w:author="Editor" w:date="2026-07-30T12:04:00Z" w16du:dateUtc="2026-07-30T16:04:00Z">
        <w:r w:rsidDel="001855BA">
          <w:rPr>
            <w:rFonts w:ascii="Calibri Light" w:hAnsi="Calibri Light"/>
            <w:lang w:val="en-US"/>
          </w:rPr>
          <w:delText>.</w:delText>
        </w:r>
      </w:del>
      <w:r>
        <w:rPr>
          <w:rFonts w:ascii="Calibri Light" w:hAnsi="Calibri Light"/>
          <w:lang w:val="en-US"/>
        </w:rPr>
        <w:t xml:space="preserve"> </w:t>
      </w:r>
      <w:r>
        <w:rPr>
          <w:rFonts w:ascii="Calibri Light" w:hAnsi="Calibri Light"/>
        </w:rPr>
        <w:t>(Gupta et al., 2011).</w:t>
      </w:r>
    </w:p>
    <w:p w14:paraId="271F430D" w14:textId="77777777" w:rsidR="00FD3765" w:rsidRDefault="00FD3765">
      <w:pPr>
        <w:pStyle w:val="Body"/>
        <w:rPr>
          <w:rFonts w:ascii="Calibri Light" w:eastAsia="Calibri Light" w:hAnsi="Calibri Light" w:cs="Calibri Light"/>
        </w:rPr>
      </w:pPr>
    </w:p>
    <w:p w14:paraId="755C0D61" w14:textId="77777777" w:rsidR="00FD3765" w:rsidRDefault="00000000">
      <w:pPr>
        <w:pStyle w:val="Body"/>
        <w:rPr>
          <w:rFonts w:ascii="Calibri Light" w:eastAsia="Calibri Light" w:hAnsi="Calibri Light" w:cs="Calibri Light"/>
        </w:rPr>
      </w:pPr>
      <w:r>
        <w:rPr>
          <w:rFonts w:ascii="Calibri Light" w:hAnsi="Calibri Light"/>
          <w:lang w:val="en-US"/>
        </w:rPr>
        <w:t>Sinus infections present more complexity. Many sinus infections improve without antibiotics. However, bacterial sinusitis becomes more likely when symptoms persist for more than ten days without improvement, become severe, or worsen after an initial period of recovery. In these situations, your healthcare provider may determine that antibiotic treatment is appropriate.</w:t>
      </w:r>
    </w:p>
    <w:p w14:paraId="677A4343" w14:textId="77777777" w:rsidR="00FD3765" w:rsidRDefault="00FD3765">
      <w:pPr>
        <w:pStyle w:val="Body"/>
        <w:rPr>
          <w:rFonts w:ascii="Calibri Light" w:eastAsia="Calibri Light" w:hAnsi="Calibri Light" w:cs="Calibri Light"/>
        </w:rPr>
      </w:pPr>
    </w:p>
    <w:p w14:paraId="58735973" w14:textId="4F0CB215" w:rsidR="00FD3765" w:rsidRDefault="00000000">
      <w:pPr>
        <w:pStyle w:val="Body"/>
        <w:rPr>
          <w:rFonts w:ascii="Calibri Light" w:eastAsia="Calibri Light" w:hAnsi="Calibri Light" w:cs="Calibri Light"/>
        </w:rPr>
      </w:pPr>
      <w:r>
        <w:rPr>
          <w:rFonts w:ascii="Calibri Light" w:hAnsi="Calibri Light"/>
          <w:lang w:val="en-US"/>
        </w:rPr>
        <w:t xml:space="preserve">Doctors choose amoxicillin over other antibiotics for several practical reasons. It's been studied extensively across decades, so safety profiles are </w:t>
      </w:r>
      <w:del w:id="14" w:author="Editor" w:date="2026-07-30T11:57:00Z" w16du:dateUtc="2026-07-30T15:57:00Z">
        <w:r w:rsidDel="000D2213">
          <w:rPr>
            <w:rFonts w:ascii="Calibri Light" w:hAnsi="Calibri Light"/>
            <w:lang w:val="en-US"/>
          </w:rPr>
          <w:delText>wellestablished</w:delText>
        </w:r>
      </w:del>
      <w:ins w:id="15" w:author="Editor" w:date="2026-07-30T11:57:00Z" w16du:dateUtc="2026-07-30T15:57:00Z">
        <w:r w:rsidR="000D2213">
          <w:rPr>
            <w:rFonts w:ascii="Calibri Light" w:hAnsi="Calibri Light"/>
            <w:lang w:val="en-US"/>
          </w:rPr>
          <w:t>well-established</w:t>
        </w:r>
      </w:ins>
      <w:r>
        <w:rPr>
          <w:rFonts w:ascii="Calibri Light" w:hAnsi="Calibri Light"/>
          <w:lang w:val="en-US"/>
        </w:rPr>
        <w:t>. It reaches effective concentrations in the specific body tissues where these common infections develop. Cost and availability matter too-generic amoxicillin remains affordable and widely stocked, removing barriers to starting treatment promptly.</w:t>
      </w:r>
    </w:p>
    <w:p w14:paraId="5C3B7122" w14:textId="77777777" w:rsidR="00FD3765" w:rsidRDefault="00FD3765">
      <w:pPr>
        <w:pStyle w:val="Body"/>
        <w:rPr>
          <w:rFonts w:ascii="Calibri Light" w:eastAsia="Calibri Light" w:hAnsi="Calibri Light" w:cs="Calibri Light"/>
        </w:rPr>
      </w:pPr>
    </w:p>
    <w:p w14:paraId="6F7015D1" w14:textId="77777777" w:rsidR="00FD3765" w:rsidRDefault="00000000">
      <w:pPr>
        <w:pStyle w:val="Body"/>
        <w:rPr>
          <w:rFonts w:ascii="Calibri Light" w:eastAsia="Calibri Light" w:hAnsi="Calibri Light" w:cs="Calibri Light"/>
        </w:rPr>
      </w:pPr>
      <w:r>
        <w:rPr>
          <w:rFonts w:ascii="Calibri Light" w:hAnsi="Calibri Light"/>
          <w:lang w:val="en-US"/>
        </w:rPr>
        <w:t>What amoxicillin won't treat deserves equal attention. Viral bronchitis, most coughs, typical cold symptoms, and influenza won't respond because viruses operate entirely differently from bacteria. Taking amoxicillin for these conditions wastes the medication and increases your risk of side effects without providing any benefit.</w:t>
      </w:r>
    </w:p>
    <w:p w14:paraId="3A01E56B" w14:textId="77777777" w:rsidR="00FD3765" w:rsidRDefault="00FD3765">
      <w:pPr>
        <w:pStyle w:val="Body"/>
        <w:rPr>
          <w:rFonts w:ascii="Calibri Light" w:eastAsia="Calibri Light" w:hAnsi="Calibri Light" w:cs="Calibri Light"/>
        </w:rPr>
      </w:pPr>
    </w:p>
    <w:p w14:paraId="75CB0253"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Ensuring Safe and Effective Use</w:t>
      </w:r>
    </w:p>
    <w:p w14:paraId="08251CCC" w14:textId="77777777" w:rsidR="00FD3765" w:rsidRDefault="00000000">
      <w:pPr>
        <w:pStyle w:val="Body"/>
        <w:rPr>
          <w:rFonts w:ascii="Calibri Light" w:eastAsia="Calibri Light" w:hAnsi="Calibri Light" w:cs="Calibri Light"/>
        </w:rPr>
      </w:pPr>
      <w:r>
        <w:rPr>
          <w:rFonts w:ascii="Calibri Light" w:hAnsi="Calibri Light"/>
          <w:lang w:val="en-US"/>
        </w:rPr>
        <w:t>Research conducted by the Centers for Disease Control and Prevention shows that stopping antibiotic treatment prematurely may increase the risk of treatment failure or recurrence for certain bacterial infections. Patients should always follow the treatment plan recommended by their healthcare provider unless instructed otherwise.</w:t>
      </w:r>
    </w:p>
    <w:p w14:paraId="12CE6E4B" w14:textId="77777777" w:rsidR="00FD3765" w:rsidRDefault="00FD3765">
      <w:pPr>
        <w:pStyle w:val="Body"/>
        <w:rPr>
          <w:rFonts w:ascii="Calibri Light" w:eastAsia="Calibri Light" w:hAnsi="Calibri Light" w:cs="Calibri Light"/>
        </w:rPr>
      </w:pPr>
    </w:p>
    <w:p w14:paraId="1469DEDB" w14:textId="77777777" w:rsidR="00FD3765" w:rsidRDefault="00000000">
      <w:pPr>
        <w:pStyle w:val="Body"/>
        <w:rPr>
          <w:rFonts w:ascii="Calibri Light" w:eastAsia="Calibri Light" w:hAnsi="Calibri Light" w:cs="Calibri Light"/>
        </w:rPr>
      </w:pPr>
      <w:r>
        <w:rPr>
          <w:rFonts w:ascii="Calibri Light" w:hAnsi="Calibri Light"/>
          <w:lang w:val="en-US"/>
        </w:rPr>
        <w:t>One documented case involved a forty-two-year-old woman treated for bacterial sinusitis who discontinued amoxicillin after five days when her headache and facial pressure subsided. Within two weeks, her infection returned-this time resistant to the original antibiotic, requiring a stronger, more expensive drug with harsher side effects.</w:t>
      </w:r>
    </w:p>
    <w:p w14:paraId="3C974675" w14:textId="77777777" w:rsidR="00FD3765" w:rsidRDefault="00FD3765">
      <w:pPr>
        <w:pStyle w:val="Body"/>
        <w:rPr>
          <w:rFonts w:ascii="Calibri Light" w:eastAsia="Calibri Light" w:hAnsi="Calibri Light" w:cs="Calibri Light"/>
        </w:rPr>
      </w:pPr>
    </w:p>
    <w:p w14:paraId="1276DA9C" w14:textId="77777777" w:rsidR="00FD3765" w:rsidRDefault="00000000">
      <w:pPr>
        <w:pStyle w:val="Body"/>
        <w:rPr>
          <w:rFonts w:ascii="Calibri Light" w:eastAsia="Calibri Light" w:hAnsi="Calibri Light" w:cs="Calibri Light"/>
        </w:rPr>
      </w:pPr>
      <w:r>
        <w:rPr>
          <w:rFonts w:ascii="Calibri Light" w:hAnsi="Calibri Light"/>
          <w:lang w:val="en-US"/>
        </w:rPr>
        <w:t>Why does this happen? Bacteria don't die all at once.</w:t>
      </w:r>
    </w:p>
    <w:p w14:paraId="74AD5FEC" w14:textId="77777777" w:rsidR="00FD3765" w:rsidRDefault="00FD3765">
      <w:pPr>
        <w:pStyle w:val="Body"/>
        <w:rPr>
          <w:rFonts w:ascii="Calibri Light" w:eastAsia="Calibri Light" w:hAnsi="Calibri Light" w:cs="Calibri Light"/>
        </w:rPr>
      </w:pPr>
    </w:p>
    <w:p w14:paraId="3A45C4FD" w14:textId="77777777" w:rsidR="00FD3765" w:rsidRDefault="00000000">
      <w:pPr>
        <w:pStyle w:val="Body"/>
        <w:rPr>
          <w:rFonts w:ascii="Calibri Light" w:eastAsia="Calibri Light" w:hAnsi="Calibri Light" w:cs="Calibri Light"/>
        </w:rPr>
      </w:pPr>
      <w:r>
        <w:rPr>
          <w:rFonts w:ascii="Calibri Light" w:hAnsi="Calibri Light"/>
          <w:lang w:val="en-US"/>
        </w:rPr>
        <w:t>When you start amoxicillin, the weakest bacteria succumb first. You feel better quickly because their numbers drop enough for your immune system to regain ground. But the toughest bacteria-those with slightly altered cell walls or slower reproduction rates-survive longer. Stopping treatment prematurely may allow surviving bacteria to continue multiplying. If resistant bacteria are already present, incomplete treatment can favor their survival and contribute to the spread of antibiotic resistance</w:t>
      </w:r>
      <w:commentRangeStart w:id="16"/>
      <w:r>
        <w:rPr>
          <w:rFonts w:ascii="Calibri Light" w:hAnsi="Calibri Light"/>
          <w:lang w:val="en-US"/>
        </w:rPr>
        <w:t>. What started as a straightforward infection becomes a clinical challenge.</w:t>
      </w:r>
      <w:commentRangeEnd w:id="16"/>
      <w:r w:rsidR="000D2213">
        <w:rPr>
          <w:rStyle w:val="CommentReference"/>
          <w:rFonts w:ascii="Calibri Light" w:eastAsia="Calibri Light" w:hAnsi="Calibri Light" w:cs="Calibri Light"/>
          <w:sz w:val="22"/>
          <w:szCs w:val="22"/>
        </w:rPr>
        <w:commentReference w:id="16"/>
      </w:r>
    </w:p>
    <w:p w14:paraId="21A2F940" w14:textId="77777777" w:rsidR="00FD3765" w:rsidRDefault="00FD3765">
      <w:pPr>
        <w:pStyle w:val="Body"/>
        <w:rPr>
          <w:rFonts w:ascii="Calibri Light" w:eastAsia="Calibri Light" w:hAnsi="Calibri Light" w:cs="Calibri Light"/>
        </w:rPr>
      </w:pPr>
    </w:p>
    <w:p w14:paraId="0440CFD7" w14:textId="77777777" w:rsidR="00FD3765" w:rsidRDefault="00000000">
      <w:pPr>
        <w:pStyle w:val="Body"/>
        <w:rPr>
          <w:rFonts w:ascii="Calibri Light" w:eastAsia="Calibri Light" w:hAnsi="Calibri Light" w:cs="Calibri Light"/>
        </w:rPr>
      </w:pPr>
      <w:r>
        <w:rPr>
          <w:rFonts w:ascii="Calibri Light" w:hAnsi="Calibri Light"/>
          <w:lang w:val="en-US"/>
        </w:rPr>
        <w:t>Applying this knowledge requires discipline, especially when you're feeling well. Set daily reminders on your phone timed to your prescribed doses-consistency matters more than convenience. If your prescription says three times daily for ten days, that means thirty total doses, not "until I feel okay." Keep a simple paper checklist on your refrigerator and mark each dose immediately after taking it. This visual tracker prevents the common mistake of wondering whether you already took today's evening dose.</w:t>
      </w:r>
    </w:p>
    <w:p w14:paraId="45721870" w14:textId="77777777" w:rsidR="00FD3765" w:rsidRDefault="00FD3765">
      <w:pPr>
        <w:pStyle w:val="Body"/>
        <w:rPr>
          <w:rFonts w:ascii="Calibri Light" w:eastAsia="Calibri Light" w:hAnsi="Calibri Light" w:cs="Calibri Light"/>
        </w:rPr>
      </w:pPr>
    </w:p>
    <w:p w14:paraId="45205668" w14:textId="77777777" w:rsidR="00FD3765" w:rsidRDefault="00000000">
      <w:pPr>
        <w:pStyle w:val="Body"/>
        <w:rPr>
          <w:rFonts w:ascii="Calibri Light" w:eastAsia="Calibri Light" w:hAnsi="Calibri Light" w:cs="Calibri Light"/>
        </w:rPr>
      </w:pPr>
      <w:r>
        <w:rPr>
          <w:rFonts w:ascii="Calibri Light" w:hAnsi="Calibri Light"/>
          <w:lang w:val="en-US"/>
        </w:rPr>
        <w:t>Store your medication where you'll see it during your routine. Morning coffee drinkers should keep bottles near the coffee maker. Parents managing children's doses can anchor the medication to toothbrushing time.</w:t>
      </w:r>
    </w:p>
    <w:p w14:paraId="049FA5D5" w14:textId="77777777" w:rsidR="00FD3765" w:rsidRDefault="00FD3765">
      <w:pPr>
        <w:pStyle w:val="Body"/>
        <w:rPr>
          <w:rFonts w:ascii="Calibri Light" w:eastAsia="Calibri Light" w:hAnsi="Calibri Light" w:cs="Calibri Light"/>
        </w:rPr>
      </w:pPr>
    </w:p>
    <w:p w14:paraId="7BA98BE1" w14:textId="77777777" w:rsidR="00FD3765" w:rsidRDefault="00000000">
      <w:pPr>
        <w:pStyle w:val="Body"/>
        <w:rPr>
          <w:rFonts w:ascii="Calibri Light" w:eastAsia="Calibri Light" w:hAnsi="Calibri Light" w:cs="Calibri Light"/>
        </w:rPr>
      </w:pPr>
      <w:r>
        <w:rPr>
          <w:rFonts w:ascii="Calibri Light" w:hAnsi="Calibri Light"/>
          <w:lang w:val="en-US"/>
        </w:rPr>
        <w:t>If you miss a dose, take it as soon as you remember unless it is almost time for your next scheduled dose. In that case, skip the missed dose and continue with your regular dosing schedule. Do not take two doses at the same time to make up for a missed dose. If you are unsure what to do, contact your pharmacist or healthcare provider for advice. Completing the course isn't perfectionism; it's protection against creating harder-to-treat infections.</w:t>
      </w:r>
    </w:p>
    <w:p w14:paraId="32683D16" w14:textId="77777777" w:rsidR="00FD3765" w:rsidRDefault="00FD3765">
      <w:pPr>
        <w:pStyle w:val="Body"/>
        <w:rPr>
          <w:rFonts w:ascii="Calibri Light" w:eastAsia="Calibri Light" w:hAnsi="Calibri Light" w:cs="Calibri Light"/>
        </w:rPr>
      </w:pPr>
    </w:p>
    <w:p w14:paraId="63FC42B1" w14:textId="77777777" w:rsidR="00FD3765" w:rsidRDefault="00000000">
      <w:pPr>
        <w:pStyle w:val="Body"/>
        <w:jc w:val="center"/>
        <w:rPr>
          <w:rFonts w:ascii="Carlito" w:eastAsia="Carlito" w:hAnsi="Carlito" w:cs="Carlito"/>
          <w:b/>
          <w:bCs/>
          <w:sz w:val="28"/>
          <w:szCs w:val="28"/>
        </w:rPr>
      </w:pPr>
      <w:r>
        <w:rPr>
          <w:rFonts w:ascii="Carlito" w:hAnsi="Carlito"/>
          <w:b/>
          <w:bCs/>
          <w:sz w:val="28"/>
          <w:szCs w:val="28"/>
        </w:rPr>
        <w:t>• • •</w:t>
      </w:r>
    </w:p>
    <w:p w14:paraId="5F976800" w14:textId="77777777" w:rsidR="00FD3765" w:rsidRDefault="00FD3765">
      <w:pPr>
        <w:pStyle w:val="Body"/>
        <w:rPr>
          <w:rFonts w:ascii="Calibri Light" w:eastAsia="Calibri Light" w:hAnsi="Calibri Light" w:cs="Calibri Light"/>
        </w:rPr>
      </w:pPr>
    </w:p>
    <w:p w14:paraId="4E7DB0D3" w14:textId="77777777" w:rsidR="00FD3765" w:rsidRDefault="00000000">
      <w:pPr>
        <w:pStyle w:val="Body"/>
        <w:jc w:val="center"/>
        <w:rPr>
          <w:rFonts w:ascii="Carlito" w:eastAsia="Carlito" w:hAnsi="Carlito" w:cs="Carlito"/>
          <w:b/>
          <w:bCs/>
          <w:sz w:val="32"/>
          <w:szCs w:val="32"/>
        </w:rPr>
      </w:pPr>
      <w:r>
        <w:rPr>
          <w:rFonts w:ascii="Carlito" w:hAnsi="Carlito"/>
          <w:b/>
          <w:bCs/>
          <w:sz w:val="32"/>
          <w:szCs w:val="32"/>
          <w:lang w:val="en-US"/>
        </w:rPr>
        <w:t>UNDERSTANDING HOW LONG TREATMENT</w:t>
      </w:r>
    </w:p>
    <w:p w14:paraId="46F56CE9" w14:textId="77777777" w:rsidR="00FD3765" w:rsidRDefault="00000000">
      <w:pPr>
        <w:pStyle w:val="Body"/>
        <w:jc w:val="center"/>
        <w:rPr>
          <w:rFonts w:ascii="Carlito" w:eastAsia="Carlito" w:hAnsi="Carlito" w:cs="Carlito"/>
          <w:b/>
          <w:bCs/>
          <w:sz w:val="32"/>
          <w:szCs w:val="32"/>
        </w:rPr>
      </w:pPr>
      <w:r>
        <w:rPr>
          <w:rFonts w:ascii="Carlito" w:hAnsi="Carlito"/>
          <w:b/>
          <w:bCs/>
          <w:sz w:val="32"/>
          <w:szCs w:val="32"/>
          <w:lang w:val="en-US"/>
        </w:rPr>
        <w:t>TAKES &amp; WHEN YOU'LL FEEL BETTER</w:t>
      </w:r>
    </w:p>
    <w:p w14:paraId="506013D0" w14:textId="77777777" w:rsidR="00FD3765" w:rsidRDefault="00FD3765">
      <w:pPr>
        <w:pStyle w:val="Body"/>
        <w:jc w:val="center"/>
        <w:rPr>
          <w:rFonts w:ascii="Carlito" w:eastAsia="Carlito" w:hAnsi="Carlito" w:cs="Carlito"/>
          <w:b/>
          <w:bCs/>
          <w:sz w:val="32"/>
          <w:szCs w:val="32"/>
        </w:rPr>
      </w:pPr>
    </w:p>
    <w:p w14:paraId="10E5055B"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Typical Treatment Duration</w:t>
      </w:r>
    </w:p>
    <w:p w14:paraId="3D0B3206" w14:textId="77777777" w:rsidR="00FD3765" w:rsidRDefault="00000000">
      <w:pPr>
        <w:pStyle w:val="Body"/>
        <w:rPr>
          <w:rFonts w:ascii="Calibri Light" w:eastAsia="Calibri Light" w:hAnsi="Calibri Light" w:cs="Calibri Light"/>
        </w:rPr>
      </w:pPr>
      <w:r>
        <w:rPr>
          <w:rFonts w:ascii="Calibri Light" w:hAnsi="Calibri Light"/>
          <w:lang w:val="en-US"/>
        </w:rPr>
        <w:t>Start by marking your calendar the moment you pick up the prescription. Write down the start date, the expected end date, and circle it. The recommended duration of amoxicillin treatment depends on the type, severity, and location of the infection. For example, streptococcal pharyngitis is commonly treated for 10 days, whereas other infections may require shorter or longer courses depending on current clinical guidelines and your healthcare provider's judgment. Your prescription label should specify the exact duration-if it doesn't, ask your pharmacist before you leave the counter</w:t>
      </w:r>
      <w:del w:id="17" w:author="Editor" w:date="2026-07-30T12:04:00Z" w16du:dateUtc="2026-07-30T16:04:00Z">
        <w:r w:rsidDel="001855BA">
          <w:rPr>
            <w:rFonts w:ascii="Calibri Light" w:hAnsi="Calibri Light"/>
            <w:lang w:val="en-US"/>
          </w:rPr>
          <w:delText>.</w:delText>
        </w:r>
      </w:del>
      <w:r>
        <w:rPr>
          <w:rFonts w:ascii="Calibri Light" w:hAnsi="Calibri Light"/>
          <w:lang w:val="en-US"/>
        </w:rPr>
        <w:t xml:space="preserve"> (Shulman et al., 2012) (Chow et al., 2012)</w:t>
      </w:r>
    </w:p>
    <w:p w14:paraId="718AF255" w14:textId="77777777" w:rsidR="00FD3765" w:rsidRDefault="00FD3765">
      <w:pPr>
        <w:pStyle w:val="Body"/>
        <w:rPr>
          <w:rFonts w:ascii="Calibri Light" w:eastAsia="Calibri Light" w:hAnsi="Calibri Light" w:cs="Calibri Light"/>
        </w:rPr>
      </w:pPr>
    </w:p>
    <w:p w14:paraId="7A7FA521" w14:textId="77777777" w:rsidR="00FD3765" w:rsidRDefault="00000000">
      <w:pPr>
        <w:pStyle w:val="Body"/>
        <w:rPr>
          <w:rFonts w:ascii="Calibri Light" w:eastAsia="Calibri Light" w:hAnsi="Calibri Light" w:cs="Calibri Light"/>
        </w:rPr>
      </w:pPr>
      <w:r>
        <w:rPr>
          <w:rFonts w:ascii="Calibri Light" w:hAnsi="Calibri Light"/>
          <w:lang w:val="en-US"/>
        </w:rPr>
        <w:t>Create a daily tracking system that removes all guesswork. Print a simple grid with boxes for each dose, or use your phone's reminder app with multiple alarms throughout the day. Some families tape a checklist to the bathroom mirror and physically check off each dose with a pen. The method matters less than consistency.</w:t>
      </w:r>
    </w:p>
    <w:p w14:paraId="0DEEE5BE" w14:textId="77777777" w:rsidR="00FD3765" w:rsidRDefault="00FD3765">
      <w:pPr>
        <w:pStyle w:val="Body"/>
        <w:rPr>
          <w:rFonts w:ascii="Calibri Light" w:eastAsia="Calibri Light" w:hAnsi="Calibri Light" w:cs="Calibri Light"/>
        </w:rPr>
      </w:pPr>
    </w:p>
    <w:p w14:paraId="20F05C27" w14:textId="77777777" w:rsidR="00FD3765" w:rsidRDefault="00000000">
      <w:pPr>
        <w:pStyle w:val="Body"/>
        <w:rPr>
          <w:rFonts w:ascii="Calibri Light" w:eastAsia="Calibri Light" w:hAnsi="Calibri Light" w:cs="Calibri Light"/>
        </w:rPr>
      </w:pPr>
      <w:r>
        <w:rPr>
          <w:rFonts w:ascii="Calibri Light" w:hAnsi="Calibri Light"/>
          <w:lang w:val="en-US"/>
        </w:rPr>
        <w:t>Anchor your doses to unchangeable daily events. Taking amoxicillin twice daily? Pair it with breakfast and dinner. Three times daily? Add lunch. Four times daily gets trickier-you might choose breakfast, lunch, dinner, and bedtime, spacing doses roughly six hours apart. Roughly means you have flexibility. If dinner runs late one night, your evening dose can shift an hour without compromising effectiveness.</w:t>
      </w:r>
    </w:p>
    <w:p w14:paraId="400C0B80" w14:textId="77777777" w:rsidR="00FD3765" w:rsidRDefault="00FD3765">
      <w:pPr>
        <w:pStyle w:val="Body"/>
        <w:rPr>
          <w:rFonts w:ascii="Calibri Light" w:eastAsia="Calibri Light" w:hAnsi="Calibri Light" w:cs="Calibri Light"/>
        </w:rPr>
      </w:pPr>
    </w:p>
    <w:p w14:paraId="29220458" w14:textId="3BD42DD4" w:rsidR="00FD3765" w:rsidRDefault="00000000">
      <w:pPr>
        <w:pStyle w:val="Body"/>
        <w:rPr>
          <w:rFonts w:ascii="Calibri Light" w:eastAsia="Calibri Light" w:hAnsi="Calibri Light" w:cs="Calibri Light"/>
        </w:rPr>
      </w:pPr>
      <w:r>
        <w:rPr>
          <w:rFonts w:ascii="Calibri Light" w:hAnsi="Calibri Light"/>
          <w:lang w:val="en-US"/>
        </w:rPr>
        <w:t>When symptoms vanish on day four, resist the powerful urge to stop. Take out your prescription bottle and count the remaining pills. Those leftover doses aren't insurance</w:t>
      </w:r>
      <w:ins w:id="18" w:author="Editor" w:date="2026-07-30T12:04:00Z" w16du:dateUtc="2026-07-30T16:04:00Z">
        <w:r w:rsidR="00F37D9E">
          <w:rPr>
            <w:rFonts w:ascii="Calibri Light" w:hAnsi="Calibri Light"/>
            <w:lang w:val="en-US"/>
          </w:rPr>
          <w:t xml:space="preserve">; </w:t>
        </w:r>
      </w:ins>
      <w:del w:id="19" w:author="Editor" w:date="2026-07-30T12:04:00Z" w16du:dateUtc="2026-07-30T16:04:00Z">
        <w:r w:rsidDel="00F37D9E">
          <w:rPr>
            <w:rFonts w:ascii="Calibri Light" w:hAnsi="Calibri Light"/>
            <w:lang w:val="en-US"/>
          </w:rPr>
          <w:delText>-</w:delText>
        </w:r>
      </w:del>
      <w:r>
        <w:rPr>
          <w:rFonts w:ascii="Calibri Light" w:hAnsi="Calibri Light"/>
          <w:lang w:val="en-US"/>
        </w:rPr>
        <w:t>they're the ammunition needed to eliminate the toughest bacterial survivors still lurking in your system. Completing the prescribed course supports responsible antibiotic use and helps reduce the risk of treatment failure while limiting the selection and spread of antibiotic-resistant bacteria.</w:t>
      </w:r>
    </w:p>
    <w:p w14:paraId="190D6B74" w14:textId="77777777" w:rsidR="00FD3765" w:rsidRDefault="00FD3765">
      <w:pPr>
        <w:pStyle w:val="Body"/>
        <w:rPr>
          <w:rFonts w:ascii="Calibri Light" w:eastAsia="Calibri Light" w:hAnsi="Calibri Light" w:cs="Calibri Light"/>
        </w:rPr>
      </w:pPr>
    </w:p>
    <w:p w14:paraId="32DFFF8F" w14:textId="77777777" w:rsidR="00FD3765" w:rsidRDefault="00000000">
      <w:pPr>
        <w:pStyle w:val="Body"/>
        <w:rPr>
          <w:rFonts w:ascii="Calibri Light" w:eastAsia="Calibri Light" w:hAnsi="Calibri Light" w:cs="Calibri Light"/>
        </w:rPr>
      </w:pPr>
      <w:r>
        <w:rPr>
          <w:rFonts w:ascii="Calibri Light" w:hAnsi="Calibri Light"/>
          <w:lang w:val="en-US"/>
        </w:rPr>
        <w:t>One practical challenge deserves mention: if you experience severe side effects or doubt your diagnosis, consult your prescribing physician before stopping. Never abandon your treatment midway based on casual advice.</w:t>
      </w:r>
    </w:p>
    <w:p w14:paraId="565BD030" w14:textId="77777777" w:rsidR="00FD3765" w:rsidRDefault="00FD3765">
      <w:pPr>
        <w:pStyle w:val="Body"/>
        <w:rPr>
          <w:rFonts w:ascii="Calibri Light" w:eastAsia="Calibri Light" w:hAnsi="Calibri Light" w:cs="Calibri Light"/>
        </w:rPr>
      </w:pPr>
    </w:p>
    <w:p w14:paraId="1B4EA6F8" w14:textId="77777777" w:rsidR="00FD3765" w:rsidRDefault="00000000">
      <w:pPr>
        <w:pStyle w:val="Body"/>
        <w:rPr>
          <w:rFonts w:ascii="Calibri Light" w:eastAsia="Calibri Light" w:hAnsi="Calibri Light" w:cs="Calibri Light"/>
        </w:rPr>
      </w:pPr>
      <w:r>
        <w:rPr>
          <w:rFonts w:ascii="Calibri Light" w:hAnsi="Calibri Light"/>
          <w:lang w:val="en-US"/>
        </w:rPr>
        <w:t>Keep the bottle visible. Kitchen counter, bedside table, next to your coffee maker-wherever you'll see it multiple times daily.</w:t>
      </w:r>
    </w:p>
    <w:p w14:paraId="3368304B" w14:textId="77777777" w:rsidR="00FD3765" w:rsidRDefault="00FD3765">
      <w:pPr>
        <w:pStyle w:val="Body"/>
        <w:rPr>
          <w:rFonts w:ascii="Calibri Light" w:eastAsia="Calibri Light" w:hAnsi="Calibri Light" w:cs="Calibri Light"/>
        </w:rPr>
      </w:pPr>
    </w:p>
    <w:p w14:paraId="3F116990"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Signs of Improvement</w:t>
      </w:r>
    </w:p>
    <w:p w14:paraId="1A0B9B9F" w14:textId="77777777" w:rsidR="00FD3765" w:rsidRDefault="00000000">
      <w:pPr>
        <w:pStyle w:val="Body"/>
        <w:rPr>
          <w:rFonts w:ascii="Calibri Light" w:eastAsia="Calibri Light" w:hAnsi="Calibri Light" w:cs="Calibri Light"/>
        </w:rPr>
      </w:pPr>
      <w:r>
        <w:rPr>
          <w:rFonts w:ascii="Calibri Light" w:hAnsi="Calibri Light"/>
          <w:lang w:val="en-US"/>
        </w:rPr>
        <w:t xml:space="preserve">Most children with ear infections see their fever drop within forty-eight to seventy-two hours of starting amoxicillin. Adults with strep throat often notice throat pain easing by the second or third day. </w:t>
      </w:r>
    </w:p>
    <w:p w14:paraId="4A5DE23A" w14:textId="616E2B68" w:rsidR="00FD3765" w:rsidRDefault="00000000">
      <w:pPr>
        <w:pStyle w:val="Body"/>
        <w:rPr>
          <w:rFonts w:ascii="Calibri Light" w:eastAsia="Calibri Light" w:hAnsi="Calibri Light" w:cs="Calibri Light"/>
        </w:rPr>
      </w:pPr>
      <w:r>
        <w:rPr>
          <w:rFonts w:ascii="Calibri Light" w:hAnsi="Calibri Light"/>
          <w:lang w:val="en-US"/>
        </w:rPr>
        <w:t>These early improvements suggest that the antibiotic is working and that the number of susceptible bacteria is decreasing, allowing your body to recover</w:t>
      </w:r>
      <w:del w:id="20" w:author="Editor" w:date="2026-07-30T11:58:00Z" w16du:dateUtc="2026-07-30T15:58:00Z">
        <w:r w:rsidDel="000D2213">
          <w:rPr>
            <w:rFonts w:ascii="Calibri Light" w:hAnsi="Calibri Light"/>
            <w:lang w:val="en-US"/>
          </w:rPr>
          <w:delText xml:space="preserve">, </w:delText>
        </w:r>
      </w:del>
      <w:ins w:id="21" w:author="Editor" w:date="2026-07-30T11:58:00Z" w16du:dateUtc="2026-07-30T15:58:00Z">
        <w:r w:rsidR="000D2213">
          <w:rPr>
            <w:rFonts w:ascii="Calibri Light" w:hAnsi="Calibri Light"/>
            <w:lang w:val="en-US"/>
          </w:rPr>
          <w:t>.</w:t>
        </w:r>
        <w:r w:rsidR="000D2213">
          <w:rPr>
            <w:rFonts w:ascii="Calibri Light" w:hAnsi="Calibri Light"/>
            <w:lang w:val="en-US"/>
          </w:rPr>
          <w:t xml:space="preserve"> </w:t>
        </w:r>
      </w:ins>
      <w:r>
        <w:rPr>
          <w:rFonts w:ascii="Calibri Light" w:hAnsi="Calibri Light"/>
          <w:lang w:val="en-US"/>
        </w:rPr>
        <w:t>But feeling better doesn't mean you're cured-it means you've crossed the first checkpoint, not the finish line.</w:t>
      </w:r>
    </w:p>
    <w:p w14:paraId="0EBC9F25" w14:textId="77777777" w:rsidR="00FD3765" w:rsidRDefault="00FD3765">
      <w:pPr>
        <w:pStyle w:val="Body"/>
        <w:rPr>
          <w:rFonts w:ascii="Calibri Light" w:eastAsia="Calibri Light" w:hAnsi="Calibri Light" w:cs="Calibri Light"/>
        </w:rPr>
      </w:pPr>
    </w:p>
    <w:p w14:paraId="7531FA46" w14:textId="0FF38ABD" w:rsidR="00FD3765" w:rsidRDefault="00000000">
      <w:pPr>
        <w:pStyle w:val="Body"/>
        <w:rPr>
          <w:rFonts w:ascii="Calibri Light" w:eastAsia="Calibri Light" w:hAnsi="Calibri Light" w:cs="Calibri Light"/>
        </w:rPr>
      </w:pPr>
      <w:r>
        <w:rPr>
          <w:rFonts w:ascii="Calibri Light" w:hAnsi="Calibri Light"/>
          <w:lang w:val="en-US"/>
        </w:rPr>
        <w:t>Watch for these encouraging signs: fever breaking and staying down, pain diminishing without needing constant ibuprofen, appetite returning, and energy levels climbing back toward normal. For respiratory infections, you might notice breathing becomes easier</w:t>
      </w:r>
      <w:ins w:id="22" w:author="Editor" w:date="2026-07-30T11:58:00Z" w16du:dateUtc="2026-07-30T15:58:00Z">
        <w:r w:rsidR="000D2213">
          <w:rPr>
            <w:rFonts w:ascii="Calibri Light" w:hAnsi="Calibri Light"/>
            <w:lang w:val="en-US"/>
          </w:rPr>
          <w:t>,</w:t>
        </w:r>
      </w:ins>
      <w:r>
        <w:rPr>
          <w:rFonts w:ascii="Calibri Light" w:hAnsi="Calibri Light"/>
          <w:lang w:val="en-US"/>
        </w:rPr>
        <w:t xml:space="preserve"> and chest tightness loosens. Skin infections show redness fading and swelling reducing.</w:t>
      </w:r>
    </w:p>
    <w:p w14:paraId="195B333D" w14:textId="77777777" w:rsidR="00FD3765" w:rsidRDefault="00FD3765">
      <w:pPr>
        <w:pStyle w:val="Body"/>
        <w:rPr>
          <w:rFonts w:ascii="Calibri Light" w:eastAsia="Calibri Light" w:hAnsi="Calibri Light" w:cs="Calibri Light"/>
        </w:rPr>
      </w:pPr>
    </w:p>
    <w:p w14:paraId="5AC95C89" w14:textId="77777777" w:rsidR="00FD3765" w:rsidRDefault="00000000">
      <w:pPr>
        <w:pStyle w:val="Body"/>
        <w:rPr>
          <w:rFonts w:ascii="Calibri Light" w:eastAsia="Calibri Light" w:hAnsi="Calibri Light" w:cs="Calibri Light"/>
        </w:rPr>
      </w:pPr>
      <w:r>
        <w:rPr>
          <w:rFonts w:ascii="Calibri Light" w:hAnsi="Calibri Light"/>
          <w:lang w:val="en-US"/>
        </w:rPr>
        <w:t>Keep a simple symptom log. Rate your pain daily on a scale of one to ten. Note your highest temperature each morning and evening. This record helps you spot genuine improvement versus day-to-day fluctuations.</w:t>
      </w:r>
    </w:p>
    <w:p w14:paraId="79EFE881" w14:textId="77777777" w:rsidR="00FD3765" w:rsidRDefault="00FD3765">
      <w:pPr>
        <w:pStyle w:val="Body"/>
        <w:rPr>
          <w:rFonts w:ascii="Calibri Light" w:eastAsia="Calibri Light" w:hAnsi="Calibri Light" w:cs="Calibri Light"/>
        </w:rPr>
      </w:pPr>
    </w:p>
    <w:p w14:paraId="03B79CEB" w14:textId="77777777" w:rsidR="00FD3765" w:rsidRDefault="00000000">
      <w:pPr>
        <w:pStyle w:val="Body"/>
        <w:rPr>
          <w:rFonts w:ascii="Calibri Light" w:eastAsia="Calibri Light" w:hAnsi="Calibri Light" w:cs="Calibri Light"/>
        </w:rPr>
      </w:pPr>
      <w:r>
        <w:rPr>
          <w:rFonts w:ascii="Calibri Light" w:hAnsi="Calibri Light"/>
          <w:lang w:val="en-US"/>
        </w:rPr>
        <w:lastRenderedPageBreak/>
        <w:t>If your fever persists beyond 48 to 72 hours, your symptoms worsen, or new concerning symptoms develop, contact your healthcare provider for reassessment. Further evaluation may be needed to confirm the diagnosis, assess for complications, or determine whether a change in treatment is appropriate. Now that you understand what to expect during treatment, let's make sure you're reading your prescription correctly and starting safely.</w:t>
      </w:r>
    </w:p>
    <w:p w14:paraId="360BA72F" w14:textId="77777777" w:rsidR="00FD3765" w:rsidRDefault="00FD3765">
      <w:pPr>
        <w:pStyle w:val="Body"/>
        <w:rPr>
          <w:rFonts w:ascii="Calibri Light" w:eastAsia="Calibri Light" w:hAnsi="Calibri Light" w:cs="Calibri Light"/>
        </w:rPr>
      </w:pPr>
    </w:p>
    <w:p w14:paraId="7819784F" w14:textId="77777777" w:rsidR="00FD3765" w:rsidRDefault="00FD3765">
      <w:pPr>
        <w:pStyle w:val="Body"/>
        <w:rPr>
          <w:rFonts w:ascii="Calibri Light" w:eastAsia="Calibri Light" w:hAnsi="Calibri Light" w:cs="Calibri Light"/>
        </w:rPr>
      </w:pPr>
    </w:p>
    <w:p w14:paraId="04295E6C" w14:textId="77777777" w:rsidR="00FD3765" w:rsidRDefault="00FD3765">
      <w:pPr>
        <w:pStyle w:val="Body"/>
        <w:rPr>
          <w:rFonts w:ascii="Calibri Light" w:eastAsia="Calibri Light" w:hAnsi="Calibri Light" w:cs="Calibri Light"/>
        </w:rPr>
      </w:pPr>
    </w:p>
    <w:p w14:paraId="4218021E" w14:textId="77777777" w:rsidR="00FD3765" w:rsidRDefault="00FD3765">
      <w:pPr>
        <w:pStyle w:val="Body"/>
        <w:rPr>
          <w:rFonts w:ascii="Calibri Light" w:eastAsia="Calibri Light" w:hAnsi="Calibri Light" w:cs="Calibri Light"/>
        </w:rPr>
      </w:pPr>
    </w:p>
    <w:p w14:paraId="2E160B2C" w14:textId="77777777" w:rsidR="00FD3765" w:rsidRDefault="00FD3765">
      <w:pPr>
        <w:pStyle w:val="Body"/>
        <w:rPr>
          <w:rFonts w:ascii="Calibri Light" w:eastAsia="Calibri Light" w:hAnsi="Calibri Light" w:cs="Calibri Light"/>
        </w:rPr>
      </w:pPr>
    </w:p>
    <w:p w14:paraId="1EB75B65" w14:textId="77777777" w:rsidR="00FD3765" w:rsidRDefault="00FD3765">
      <w:pPr>
        <w:pStyle w:val="Body"/>
        <w:rPr>
          <w:rFonts w:ascii="Calibri Light" w:eastAsia="Calibri Light" w:hAnsi="Calibri Light" w:cs="Calibri Light"/>
        </w:rPr>
      </w:pPr>
    </w:p>
    <w:p w14:paraId="7B3A054F" w14:textId="77777777" w:rsidR="00FD3765" w:rsidRDefault="00FD3765">
      <w:pPr>
        <w:pStyle w:val="Body"/>
        <w:rPr>
          <w:rFonts w:ascii="Calibri Light" w:eastAsia="Calibri Light" w:hAnsi="Calibri Light" w:cs="Calibri Light"/>
        </w:rPr>
      </w:pPr>
    </w:p>
    <w:p w14:paraId="7BEA9CCF" w14:textId="77777777" w:rsidR="00FD3765" w:rsidRDefault="00FD3765">
      <w:pPr>
        <w:pStyle w:val="Body"/>
        <w:rPr>
          <w:rFonts w:ascii="Calibri Light" w:eastAsia="Calibri Light" w:hAnsi="Calibri Light" w:cs="Calibri Light"/>
        </w:rPr>
      </w:pPr>
    </w:p>
    <w:p w14:paraId="728EADCD" w14:textId="77777777" w:rsidR="00FD3765" w:rsidRDefault="00FD3765">
      <w:pPr>
        <w:pStyle w:val="Body"/>
        <w:rPr>
          <w:rFonts w:ascii="Calibri Light" w:eastAsia="Calibri Light" w:hAnsi="Calibri Light" w:cs="Calibri Light"/>
        </w:rPr>
      </w:pPr>
    </w:p>
    <w:p w14:paraId="66AE945F" w14:textId="77777777" w:rsidR="00FD3765" w:rsidRDefault="00FD3765">
      <w:pPr>
        <w:pStyle w:val="Body"/>
        <w:rPr>
          <w:rFonts w:ascii="Calibri Light" w:eastAsia="Calibri Light" w:hAnsi="Calibri Light" w:cs="Calibri Light"/>
        </w:rPr>
      </w:pPr>
    </w:p>
    <w:p w14:paraId="527EE6F0" w14:textId="77777777" w:rsidR="00FD3765" w:rsidRDefault="00FD3765">
      <w:pPr>
        <w:pStyle w:val="Body"/>
        <w:rPr>
          <w:rFonts w:ascii="Calibri Light" w:eastAsia="Calibri Light" w:hAnsi="Calibri Light" w:cs="Calibri Light"/>
        </w:rPr>
      </w:pPr>
    </w:p>
    <w:p w14:paraId="696E6AA3" w14:textId="77777777" w:rsidR="00FD3765" w:rsidRDefault="00FD3765">
      <w:pPr>
        <w:pStyle w:val="Body"/>
        <w:rPr>
          <w:rFonts w:ascii="Calibri Light" w:eastAsia="Calibri Light" w:hAnsi="Calibri Light" w:cs="Calibri Light"/>
        </w:rPr>
      </w:pPr>
    </w:p>
    <w:p w14:paraId="4BFDED2B" w14:textId="77777777" w:rsidR="00FD3765" w:rsidRDefault="00FD3765">
      <w:pPr>
        <w:pStyle w:val="Body"/>
        <w:rPr>
          <w:rFonts w:ascii="Calibri Light" w:eastAsia="Calibri Light" w:hAnsi="Calibri Light" w:cs="Calibri Light"/>
        </w:rPr>
      </w:pPr>
    </w:p>
    <w:p w14:paraId="6780716C" w14:textId="77777777" w:rsidR="00FD3765" w:rsidRDefault="00FD3765">
      <w:pPr>
        <w:pStyle w:val="Body"/>
        <w:rPr>
          <w:rFonts w:ascii="Calibri Light" w:eastAsia="Calibri Light" w:hAnsi="Calibri Light" w:cs="Calibri Light"/>
        </w:rPr>
      </w:pPr>
    </w:p>
    <w:p w14:paraId="458C1E2A" w14:textId="77777777" w:rsidR="00FD3765" w:rsidRDefault="00FD3765">
      <w:pPr>
        <w:pStyle w:val="Body"/>
        <w:rPr>
          <w:rFonts w:ascii="Calibri Light" w:eastAsia="Calibri Light" w:hAnsi="Calibri Light" w:cs="Calibri Light"/>
        </w:rPr>
      </w:pPr>
    </w:p>
    <w:p w14:paraId="2B6E1A9C" w14:textId="77777777" w:rsidR="00FD3765" w:rsidRDefault="00FD3765">
      <w:pPr>
        <w:pStyle w:val="Body"/>
        <w:rPr>
          <w:rFonts w:ascii="Calibri Light" w:eastAsia="Calibri Light" w:hAnsi="Calibri Light" w:cs="Calibri Light"/>
        </w:rPr>
      </w:pPr>
    </w:p>
    <w:p w14:paraId="39FF94FC" w14:textId="77777777" w:rsidR="00FD3765" w:rsidRDefault="00FD3765">
      <w:pPr>
        <w:pStyle w:val="Body"/>
        <w:rPr>
          <w:rFonts w:ascii="Calibri Light" w:eastAsia="Calibri Light" w:hAnsi="Calibri Light" w:cs="Calibri Light"/>
        </w:rPr>
      </w:pPr>
    </w:p>
    <w:p w14:paraId="1D0357DF" w14:textId="77777777" w:rsidR="00FD3765" w:rsidRDefault="00FD3765">
      <w:pPr>
        <w:pStyle w:val="Body"/>
        <w:rPr>
          <w:rFonts w:ascii="Calibri Light" w:eastAsia="Calibri Light" w:hAnsi="Calibri Light" w:cs="Calibri Light"/>
        </w:rPr>
      </w:pPr>
    </w:p>
    <w:p w14:paraId="244ED510" w14:textId="77777777" w:rsidR="00FD3765" w:rsidRDefault="00FD3765">
      <w:pPr>
        <w:pStyle w:val="Body"/>
        <w:rPr>
          <w:rFonts w:ascii="Calibri Light" w:eastAsia="Calibri Light" w:hAnsi="Calibri Light" w:cs="Calibri Light"/>
        </w:rPr>
      </w:pPr>
    </w:p>
    <w:p w14:paraId="7F50927D" w14:textId="77777777" w:rsidR="00FD3765" w:rsidRDefault="00FD3765">
      <w:pPr>
        <w:pStyle w:val="Body"/>
        <w:rPr>
          <w:rFonts w:ascii="Calibri Light" w:eastAsia="Calibri Light" w:hAnsi="Calibri Light" w:cs="Calibri Light"/>
        </w:rPr>
      </w:pPr>
    </w:p>
    <w:p w14:paraId="5110B0C8" w14:textId="77777777" w:rsidR="00FD3765" w:rsidRDefault="00FD3765">
      <w:pPr>
        <w:pStyle w:val="Body"/>
        <w:rPr>
          <w:rFonts w:ascii="Calibri Light" w:eastAsia="Calibri Light" w:hAnsi="Calibri Light" w:cs="Calibri Light"/>
        </w:rPr>
      </w:pPr>
    </w:p>
    <w:p w14:paraId="085ACDBD" w14:textId="77777777" w:rsidR="00FD3765" w:rsidRDefault="00FD3765">
      <w:pPr>
        <w:pStyle w:val="Body"/>
        <w:rPr>
          <w:rFonts w:ascii="Calibri Light" w:eastAsia="Calibri Light" w:hAnsi="Calibri Light" w:cs="Calibri Light"/>
        </w:rPr>
      </w:pPr>
    </w:p>
    <w:p w14:paraId="1E938069" w14:textId="77777777" w:rsidR="00FD3765" w:rsidRDefault="00FD3765">
      <w:pPr>
        <w:pStyle w:val="Body"/>
        <w:rPr>
          <w:rFonts w:ascii="Calibri Light" w:eastAsia="Calibri Light" w:hAnsi="Calibri Light" w:cs="Calibri Light"/>
        </w:rPr>
      </w:pPr>
    </w:p>
    <w:p w14:paraId="1BB21131" w14:textId="77777777" w:rsidR="00FD3765" w:rsidRDefault="00FD3765">
      <w:pPr>
        <w:pStyle w:val="Body"/>
        <w:rPr>
          <w:rFonts w:ascii="Calibri Light" w:eastAsia="Calibri Light" w:hAnsi="Calibri Light" w:cs="Calibri Light"/>
        </w:rPr>
      </w:pPr>
    </w:p>
    <w:p w14:paraId="194A3E80" w14:textId="77777777" w:rsidR="00FD3765" w:rsidRDefault="00000000">
      <w:pPr>
        <w:pStyle w:val="Body"/>
        <w:jc w:val="center"/>
        <w:rPr>
          <w:rFonts w:ascii="Calibri Light" w:eastAsia="Calibri Light" w:hAnsi="Calibri Light" w:cs="Calibri Light"/>
          <w:sz w:val="24"/>
          <w:szCs w:val="24"/>
        </w:rPr>
      </w:pPr>
      <w:r>
        <w:rPr>
          <w:rFonts w:ascii="Calibri Light" w:hAnsi="Calibri Light"/>
          <w:sz w:val="24"/>
          <w:szCs w:val="24"/>
        </w:rPr>
        <w:t>Chapter 2</w:t>
      </w:r>
    </w:p>
    <w:p w14:paraId="504C62BB" w14:textId="77777777" w:rsidR="00FD3765" w:rsidRDefault="00FD3765">
      <w:pPr>
        <w:pStyle w:val="Body"/>
        <w:rPr>
          <w:rFonts w:ascii="Calibri Light" w:eastAsia="Calibri Light" w:hAnsi="Calibri Light" w:cs="Calibri Light"/>
        </w:rPr>
      </w:pPr>
    </w:p>
    <w:p w14:paraId="1D747C8C" w14:textId="77777777" w:rsidR="00FD3765" w:rsidRDefault="00000000">
      <w:pPr>
        <w:pStyle w:val="Body"/>
        <w:jc w:val="center"/>
        <w:rPr>
          <w:rFonts w:ascii="Carlito" w:eastAsia="Carlito" w:hAnsi="Carlito" w:cs="Carlito"/>
          <w:b/>
          <w:bCs/>
          <w:sz w:val="36"/>
          <w:szCs w:val="36"/>
        </w:rPr>
      </w:pPr>
      <w:r>
        <w:rPr>
          <w:rFonts w:ascii="Carlito" w:hAnsi="Carlito"/>
          <w:b/>
          <w:bCs/>
          <w:sz w:val="36"/>
          <w:szCs w:val="36"/>
          <w:lang w:val="en-US"/>
        </w:rPr>
        <w:t>Reading Your Prescription &amp; Getting</w:t>
      </w:r>
    </w:p>
    <w:p w14:paraId="18DACDD2" w14:textId="77777777" w:rsidR="00FD3765" w:rsidRDefault="00000000">
      <w:pPr>
        <w:pStyle w:val="Body"/>
        <w:jc w:val="center"/>
        <w:rPr>
          <w:rFonts w:ascii="Carlito" w:eastAsia="Carlito" w:hAnsi="Carlito" w:cs="Carlito"/>
          <w:b/>
          <w:bCs/>
          <w:sz w:val="36"/>
          <w:szCs w:val="36"/>
        </w:rPr>
      </w:pPr>
      <w:r>
        <w:rPr>
          <w:rFonts w:ascii="Carlito" w:hAnsi="Carlito"/>
          <w:b/>
          <w:bCs/>
          <w:sz w:val="36"/>
          <w:szCs w:val="36"/>
          <w:lang w:val="en-US"/>
        </w:rPr>
        <w:t>Started Safely</w:t>
      </w:r>
    </w:p>
    <w:p w14:paraId="1D16A54B" w14:textId="77777777" w:rsidR="00FD3765" w:rsidRDefault="00FD3765">
      <w:pPr>
        <w:pStyle w:val="Body"/>
        <w:jc w:val="center"/>
        <w:rPr>
          <w:rFonts w:ascii="Calibri Light" w:eastAsia="Calibri Light" w:hAnsi="Calibri Light" w:cs="Calibri Light"/>
        </w:rPr>
      </w:pPr>
    </w:p>
    <w:p w14:paraId="08CFE3F9" w14:textId="77777777" w:rsidR="00FD3765" w:rsidRDefault="00000000">
      <w:pPr>
        <w:pStyle w:val="Body"/>
        <w:jc w:val="center"/>
        <w:rPr>
          <w:rFonts w:ascii="Carlito" w:eastAsia="Carlito" w:hAnsi="Carlito" w:cs="Carlito"/>
          <w:b/>
          <w:bCs/>
          <w:sz w:val="32"/>
          <w:szCs w:val="32"/>
        </w:rPr>
      </w:pPr>
      <w:r>
        <w:rPr>
          <w:rFonts w:ascii="Carlito" w:hAnsi="Carlito"/>
          <w:b/>
          <w:bCs/>
          <w:sz w:val="32"/>
          <w:szCs w:val="32"/>
          <w:lang w:val="en-US"/>
        </w:rPr>
        <w:t>DECODING THE PRESCRIPTION LABEL: WHAT</w:t>
      </w:r>
    </w:p>
    <w:p w14:paraId="2A698400" w14:textId="77777777" w:rsidR="00FD3765" w:rsidRDefault="00000000">
      <w:pPr>
        <w:pStyle w:val="Body"/>
        <w:jc w:val="center"/>
        <w:rPr>
          <w:rFonts w:ascii="Calibri Light" w:eastAsia="Calibri Light" w:hAnsi="Calibri Light" w:cs="Calibri Light"/>
        </w:rPr>
      </w:pPr>
      <w:r>
        <w:rPr>
          <w:rFonts w:ascii="Carlito" w:hAnsi="Carlito"/>
          <w:b/>
          <w:bCs/>
          <w:sz w:val="32"/>
          <w:szCs w:val="32"/>
          <w:lang w:val="de-DE"/>
        </w:rPr>
        <w:t>EVERY PART MEANS</w:t>
      </w:r>
    </w:p>
    <w:p w14:paraId="2CF9C4D9" w14:textId="77777777" w:rsidR="00FD3765" w:rsidRDefault="00FD3765">
      <w:pPr>
        <w:pStyle w:val="Body"/>
        <w:rPr>
          <w:rFonts w:ascii="Calibri Light" w:eastAsia="Calibri Light" w:hAnsi="Calibri Light" w:cs="Calibri Light"/>
        </w:rPr>
      </w:pPr>
    </w:p>
    <w:p w14:paraId="0501924D"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 xml:space="preserve">Breaking Down Prescription Parts </w:t>
      </w:r>
    </w:p>
    <w:p w14:paraId="285642CE" w14:textId="77777777" w:rsidR="00FD3765" w:rsidRDefault="00000000">
      <w:pPr>
        <w:pStyle w:val="Body"/>
        <w:rPr>
          <w:rFonts w:ascii="Calibri Light" w:eastAsia="Calibri Light" w:hAnsi="Calibri Light" w:cs="Calibri Light"/>
        </w:rPr>
      </w:pPr>
      <w:r>
        <w:rPr>
          <w:rFonts w:ascii="Calibri Light" w:hAnsi="Calibri Light"/>
          <w:lang w:val="en-US"/>
        </w:rPr>
        <w:t>Many medication errors happen at home, and they often begin with misreading the pharmacy label.</w:t>
      </w:r>
    </w:p>
    <w:p w14:paraId="104DA078" w14:textId="77777777" w:rsidR="00FD3765" w:rsidRDefault="00FD3765">
      <w:pPr>
        <w:pStyle w:val="Body"/>
        <w:rPr>
          <w:rFonts w:ascii="Calibri Light" w:eastAsia="Calibri Light" w:hAnsi="Calibri Light" w:cs="Calibri Light"/>
        </w:rPr>
      </w:pPr>
    </w:p>
    <w:p w14:paraId="0D11E7F3" w14:textId="46008D9E" w:rsidR="00FD3765" w:rsidRDefault="00000000">
      <w:pPr>
        <w:pStyle w:val="Body"/>
        <w:rPr>
          <w:rFonts w:ascii="Calibri Light" w:eastAsia="Calibri Light" w:hAnsi="Calibri Light" w:cs="Calibri Light"/>
        </w:rPr>
      </w:pPr>
      <w:r>
        <w:rPr>
          <w:rFonts w:ascii="Calibri Light" w:hAnsi="Calibri Light"/>
          <w:lang w:val="en-US"/>
        </w:rPr>
        <w:t xml:space="preserve">When you pick up a bottle of amoxicillin, that small white sticker holds everything you need to use the antibiotic correctly-but only if you know what you're looking at. Each prescription label follows a standardized format, though minor variations exist between pharmacies. At the top, you'll find the medication name, both generic and brand. Below that sits the dosage strength: perhaps 500mg capsules or 250mg/5mL suspension. The instructions </w:t>
      </w:r>
      <w:del w:id="23" w:author="Editor" w:date="2026-07-30T11:58:00Z" w16du:dateUtc="2026-07-30T15:58:00Z">
        <w:r w:rsidDel="000D2213">
          <w:rPr>
            <w:rFonts w:ascii="Calibri Light" w:hAnsi="Calibri Light"/>
            <w:lang w:val="en-US"/>
          </w:rPr>
          <w:delText xml:space="preserve">sectionoften </w:delText>
        </w:r>
      </w:del>
      <w:ins w:id="24" w:author="Editor" w:date="2026-07-30T11:58:00Z" w16du:dateUtc="2026-07-30T15:58:00Z">
        <w:r w:rsidR="000D2213">
          <w:rPr>
            <w:rFonts w:ascii="Calibri Light" w:hAnsi="Calibri Light"/>
            <w:lang w:val="en-US"/>
          </w:rPr>
          <w:t>section, often</w:t>
        </w:r>
        <w:r w:rsidR="000D2213">
          <w:rPr>
            <w:rFonts w:ascii="Calibri Light" w:hAnsi="Calibri Light"/>
            <w:lang w:val="en-US"/>
          </w:rPr>
          <w:t xml:space="preserve"> </w:t>
        </w:r>
      </w:ins>
      <w:r>
        <w:rPr>
          <w:rFonts w:ascii="Calibri Light" w:hAnsi="Calibri Light"/>
          <w:lang w:val="en-US"/>
        </w:rPr>
        <w:t>the most confusing</w:t>
      </w:r>
      <w:ins w:id="25" w:author="Editor" w:date="2026-07-30T11:58:00Z" w16du:dateUtc="2026-07-30T15:58:00Z">
        <w:r w:rsidR="000D2213">
          <w:rPr>
            <w:rFonts w:ascii="Calibri Light" w:hAnsi="Calibri Light"/>
            <w:lang w:val="en-US"/>
          </w:rPr>
          <w:t xml:space="preserve">, </w:t>
        </w:r>
      </w:ins>
      <w:del w:id="26" w:author="Editor" w:date="2026-07-30T11:58:00Z" w16du:dateUtc="2026-07-30T15:58:00Z">
        <w:r w:rsidDel="000D2213">
          <w:rPr>
            <w:rFonts w:ascii="Calibri Light" w:hAnsi="Calibri Light"/>
            <w:lang w:val="en-US"/>
          </w:rPr>
          <w:delText>-</w:delText>
        </w:r>
      </w:del>
      <w:r>
        <w:rPr>
          <w:rFonts w:ascii="Calibri Light" w:hAnsi="Calibri Light"/>
          <w:lang w:val="en-US"/>
        </w:rPr>
        <w:t>tells you how much, how often, and for how long. You might see "Take one capsule by mouth twice daily for 10 days" or "Give 5mL every 12 hours until finished." Both mean something specific, and confusing them can derail your treatment.</w:t>
      </w:r>
    </w:p>
    <w:p w14:paraId="02FC0C47" w14:textId="153E0EC8" w:rsidR="00FD3765" w:rsidRDefault="00000000">
      <w:pPr>
        <w:pStyle w:val="Body"/>
        <w:rPr>
          <w:rFonts w:ascii="Calibri Light" w:eastAsia="Calibri Light" w:hAnsi="Calibri Light" w:cs="Calibri Light"/>
        </w:rPr>
      </w:pPr>
      <w:r>
        <w:rPr>
          <w:rFonts w:ascii="Calibri Light" w:hAnsi="Calibri Light"/>
          <w:lang w:val="en-US"/>
        </w:rPr>
        <w:t>The label also includes refill information, expiration dates, and critical warnings like "Take with food" or "Finish all medication." These aren't suggestions</w:t>
      </w:r>
      <w:ins w:id="27" w:author="Editor" w:date="2026-07-30T11:58:00Z" w16du:dateUtc="2026-07-30T15:58:00Z">
        <w:r w:rsidR="000D2213">
          <w:rPr>
            <w:rFonts w:ascii="Calibri Light" w:hAnsi="Calibri Light"/>
            <w:lang w:val="en-US"/>
          </w:rPr>
          <w:t xml:space="preserve">; </w:t>
        </w:r>
      </w:ins>
      <w:r>
        <w:rPr>
          <w:rFonts w:ascii="Calibri Light" w:hAnsi="Calibri Light"/>
          <w:lang w:val="en-US"/>
        </w:rPr>
        <w:t>they're essential instructions for safe, effective treatment. Understanding each element transforms that little sticker from medical jargon into a clear roadmap for recovery.</w:t>
      </w:r>
    </w:p>
    <w:p w14:paraId="1A6FBFB6" w14:textId="77777777" w:rsidR="00FD3765" w:rsidRDefault="00FD3765">
      <w:pPr>
        <w:pStyle w:val="Body"/>
        <w:bidi/>
        <w:jc w:val="right"/>
        <w:rPr>
          <w:rFonts w:ascii="Times New Roman" w:eastAsia="Times New Roman" w:hAnsi="Times New Roman" w:cs="Times New Roman"/>
          <w:rtl/>
          <w:lang w:val="ar-SA"/>
        </w:rPr>
      </w:pPr>
    </w:p>
    <w:p w14:paraId="4C1A5A46"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Key Questions to Ask</w:t>
      </w:r>
    </w:p>
    <w:p w14:paraId="2A05FFE8" w14:textId="77777777" w:rsidR="00FD3765" w:rsidRDefault="00000000">
      <w:pPr>
        <w:pStyle w:val="Body"/>
        <w:rPr>
          <w:rFonts w:ascii="Calibri Light" w:eastAsia="Calibri Light" w:hAnsi="Calibri Light" w:cs="Calibri Light"/>
        </w:rPr>
      </w:pPr>
      <w:r>
        <w:rPr>
          <w:rFonts w:ascii="Calibri Light" w:hAnsi="Calibri Light"/>
          <w:lang w:val="en-US"/>
        </w:rPr>
        <w:t>Your pharmacist stands ready to answer the questions that keep you up at night.</w:t>
      </w:r>
      <w:r>
        <w:rPr>
          <w:rFonts w:ascii="Times New Roman" w:hAnsi="Times New Roman"/>
          <w:rtl/>
          <w:lang w:val="ar-SA"/>
        </w:rPr>
        <w:t xml:space="preserve"> </w:t>
      </w:r>
      <w:r>
        <w:rPr>
          <w:rFonts w:ascii="Calibri Light" w:hAnsi="Calibri Light"/>
          <w:lang w:val="en-US"/>
        </w:rPr>
        <w:t>Start with the basics: Does "take with food" mean a full meal, or will a few</w:t>
      </w:r>
      <w:r>
        <w:rPr>
          <w:rFonts w:ascii="Times New Roman" w:hAnsi="Times New Roman"/>
          <w:rtl/>
          <w:lang w:val="ar-SA"/>
        </w:rPr>
        <w:t xml:space="preserve"> </w:t>
      </w:r>
      <w:r>
        <w:rPr>
          <w:rFonts w:ascii="Calibri Light" w:hAnsi="Calibri Light"/>
          <w:lang w:val="en-US"/>
        </w:rPr>
        <w:t>crackers do? An empty stomach can trigger nausea for some patients, while</w:t>
      </w:r>
      <w:r>
        <w:rPr>
          <w:rFonts w:ascii="Times New Roman" w:hAnsi="Times New Roman"/>
          <w:rtl/>
          <w:lang w:val="ar-SA"/>
        </w:rPr>
        <w:t xml:space="preserve"> </w:t>
      </w:r>
      <w:r>
        <w:rPr>
          <w:rFonts w:ascii="Calibri Light" w:hAnsi="Calibri Light"/>
          <w:lang w:val="en-US"/>
        </w:rPr>
        <w:t>spacing doses too close together-or too far apart-directly affects how well the</w:t>
      </w:r>
      <w:r>
        <w:rPr>
          <w:rFonts w:ascii="Times New Roman" w:hAnsi="Times New Roman"/>
          <w:rtl/>
          <w:lang w:val="ar-SA"/>
        </w:rPr>
        <w:t xml:space="preserve"> </w:t>
      </w:r>
      <w:r>
        <w:rPr>
          <w:rFonts w:ascii="Calibri Light" w:hAnsi="Calibri Light"/>
          <w:lang w:val="en-US"/>
        </w:rPr>
        <w:t>antibiotic works. Ask whether "until finished" truly means completing every</w:t>
      </w:r>
      <w:r>
        <w:rPr>
          <w:rFonts w:ascii="Times New Roman" w:hAnsi="Times New Roman"/>
          <w:rtl/>
          <w:lang w:val="ar-SA"/>
        </w:rPr>
        <w:t xml:space="preserve"> </w:t>
      </w:r>
      <w:r>
        <w:rPr>
          <w:rFonts w:ascii="Calibri Light" w:hAnsi="Calibri Light"/>
          <w:lang w:val="en-US"/>
        </w:rPr>
        <w:t>single dose, even after symptoms disappear. The answer is yes, and here's why:</w:t>
      </w:r>
      <w:r>
        <w:rPr>
          <w:rFonts w:ascii="Times New Roman" w:hAnsi="Times New Roman"/>
          <w:rtl/>
          <w:lang w:val="ar-SA"/>
        </w:rPr>
        <w:t xml:space="preserve"> </w:t>
      </w:r>
      <w:r>
        <w:rPr>
          <w:rFonts w:ascii="Calibri Light" w:hAnsi="Calibri Light"/>
          <w:lang w:val="en-US"/>
        </w:rPr>
        <w:t>stopping early allows surviving bacteria to multiply again, sometimes with</w:t>
      </w:r>
      <w:r>
        <w:rPr>
          <w:rFonts w:ascii="Times New Roman" w:hAnsi="Times New Roman"/>
          <w:rtl/>
          <w:lang w:val="ar-SA"/>
        </w:rPr>
        <w:t xml:space="preserve"> </w:t>
      </w:r>
      <w:r>
        <w:rPr>
          <w:rFonts w:ascii="Calibri Light" w:hAnsi="Calibri Light"/>
          <w:lang w:val="en-US"/>
        </w:rPr>
        <w:t>increased resistance.</w:t>
      </w:r>
    </w:p>
    <w:p w14:paraId="43371DE7" w14:textId="77777777" w:rsidR="00FD3765" w:rsidRDefault="00FD3765">
      <w:pPr>
        <w:pStyle w:val="Body"/>
        <w:bidi/>
        <w:jc w:val="right"/>
        <w:rPr>
          <w:rFonts w:ascii="Times New Roman" w:eastAsia="Times New Roman" w:hAnsi="Times New Roman" w:cs="Times New Roman"/>
          <w:rtl/>
          <w:lang w:val="ar-SA"/>
        </w:rPr>
      </w:pPr>
    </w:p>
    <w:p w14:paraId="348310B8" w14:textId="77777777" w:rsidR="00FD3765" w:rsidRDefault="00000000">
      <w:pPr>
        <w:pStyle w:val="Body"/>
        <w:rPr>
          <w:rFonts w:ascii="Times New Roman" w:eastAsia="Times New Roman" w:hAnsi="Times New Roman" w:cs="Times New Roman"/>
        </w:rPr>
      </w:pPr>
      <w:r>
        <w:rPr>
          <w:rFonts w:ascii="Calibri Light" w:hAnsi="Calibri Light"/>
          <w:lang w:val="en-US"/>
        </w:rPr>
        <w:t xml:space="preserve">Storage requirements matter, too. Many formulations of reconstituted amoxicillin suspension are best stored in the refrigerator to help maintain taste and stability, although some formulations may also be stored at room temperature according to the manufacturer's instructions. Always follow the storage </w:t>
      </w:r>
      <w:r>
        <w:rPr>
          <w:rFonts w:ascii="Calibri Light" w:hAnsi="Calibri Light"/>
          <w:lang w:val="en-US"/>
        </w:rPr>
        <w:lastRenderedPageBreak/>
        <w:t>directions provided by your pharmacist or on the product label. If your label mentions</w:t>
      </w:r>
      <w:r>
        <w:rPr>
          <w:rFonts w:ascii="Times New Roman" w:hAnsi="Times New Roman"/>
          <w:rtl/>
          <w:lang w:val="ar-SA"/>
        </w:rPr>
        <w:t xml:space="preserve"> </w:t>
      </w:r>
      <w:r>
        <w:rPr>
          <w:rFonts w:ascii="Calibri Light" w:hAnsi="Calibri Light"/>
          <w:lang w:val="en-US"/>
        </w:rPr>
        <w:t>avoiding certain foods, request specifics. Some</w:t>
      </w:r>
      <w:r>
        <w:rPr>
          <w:rFonts w:ascii="Times New Roman" w:hAnsi="Times New Roman"/>
          <w:rtl/>
          <w:lang w:val="ar-SA"/>
        </w:rPr>
        <w:t xml:space="preserve"> </w:t>
      </w:r>
      <w:r>
        <w:rPr>
          <w:rFonts w:ascii="Calibri Light" w:hAnsi="Calibri Light"/>
          <w:lang w:val="en-US"/>
        </w:rPr>
        <w:t>antibiotics carry genuine dietary</w:t>
      </w:r>
      <w:r>
        <w:rPr>
          <w:rFonts w:ascii="Times New Roman" w:hAnsi="Times New Roman"/>
          <w:rtl/>
          <w:lang w:val="ar-SA"/>
        </w:rPr>
        <w:t xml:space="preserve"> </w:t>
      </w:r>
      <w:r>
        <w:rPr>
          <w:rFonts w:ascii="Calibri Light" w:hAnsi="Calibri Light"/>
          <w:lang w:val="en-US"/>
        </w:rPr>
        <w:t>restrictions, though amoxicillin typically doesn't.</w:t>
      </w:r>
    </w:p>
    <w:p w14:paraId="2325289B" w14:textId="77777777" w:rsidR="00FD3765" w:rsidRDefault="00000000">
      <w:pPr>
        <w:pStyle w:val="Body"/>
        <w:rPr>
          <w:rFonts w:ascii="Calibri Light" w:eastAsia="Calibri Light" w:hAnsi="Calibri Light" w:cs="Calibri Light"/>
        </w:rPr>
      </w:pPr>
      <w:r>
        <w:rPr>
          <w:rFonts w:ascii="Calibri Light" w:hAnsi="Calibri Light"/>
          <w:lang w:val="en-US"/>
        </w:rPr>
        <w:t>Don't leave the pharmacy until confusion clears. These conversations transform</w:t>
      </w:r>
      <w:r>
        <w:rPr>
          <w:rFonts w:ascii="Times New Roman" w:hAnsi="Times New Roman"/>
          <w:rtl/>
          <w:lang w:val="ar-SA"/>
        </w:rPr>
        <w:t xml:space="preserve"> </w:t>
      </w:r>
      <w:r>
        <w:rPr>
          <w:rFonts w:ascii="Calibri Light" w:hAnsi="Calibri Light"/>
          <w:lang w:val="en-US"/>
        </w:rPr>
        <w:t>a confusing label into a confident plan.</w:t>
      </w:r>
    </w:p>
    <w:p w14:paraId="639379E7" w14:textId="77777777" w:rsidR="00FD3765" w:rsidRDefault="00FD3765">
      <w:pPr>
        <w:pStyle w:val="Body"/>
        <w:bidi/>
        <w:jc w:val="right"/>
        <w:rPr>
          <w:rFonts w:ascii="Times New Roman" w:eastAsia="Times New Roman" w:hAnsi="Times New Roman" w:cs="Times New Roman"/>
          <w:rtl/>
          <w:lang w:val="ar-SA"/>
        </w:rPr>
      </w:pPr>
    </w:p>
    <w:p w14:paraId="2BB88A94"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Common Misinterpretations</w:t>
      </w:r>
    </w:p>
    <w:p w14:paraId="61A92CAD" w14:textId="77777777" w:rsidR="00FD3765" w:rsidRDefault="00000000">
      <w:pPr>
        <w:pStyle w:val="Body"/>
        <w:rPr>
          <w:rFonts w:ascii="Calibri Light" w:eastAsia="Calibri Light" w:hAnsi="Calibri Light" w:cs="Calibri Light"/>
        </w:rPr>
      </w:pPr>
      <w:r>
        <w:rPr>
          <w:rFonts w:ascii="Calibri Light" w:hAnsi="Calibri Light"/>
          <w:lang w:val="en-US"/>
        </w:rPr>
        <w:t>Misreading a prescription label can derail treatment before it starts. One</w:t>
      </w:r>
      <w:r>
        <w:rPr>
          <w:rFonts w:ascii="Times New Roman" w:hAnsi="Times New Roman"/>
          <w:rtl/>
          <w:lang w:val="ar-SA"/>
        </w:rPr>
        <w:t xml:space="preserve"> </w:t>
      </w:r>
      <w:r>
        <w:rPr>
          <w:rFonts w:ascii="Calibri Light" w:hAnsi="Calibri Light"/>
          <w:lang w:val="en-US"/>
        </w:rPr>
        <w:t>common mistake involves confusing the total daily dosage with the dose</w:t>
      </w:r>
      <w:r>
        <w:rPr>
          <w:rFonts w:ascii="Times New Roman" w:hAnsi="Times New Roman"/>
          <w:rtl/>
          <w:lang w:val="ar-SA"/>
        </w:rPr>
        <w:t xml:space="preserve"> </w:t>
      </w:r>
      <w:r>
        <w:rPr>
          <w:rFonts w:ascii="Calibri Light" w:hAnsi="Calibri Light"/>
          <w:lang w:val="en-US"/>
        </w:rPr>
        <w:t>amount. If your label says "500 mg every eight hours," you're taking 1,500 mg</w:t>
      </w:r>
      <w:r>
        <w:rPr>
          <w:rFonts w:ascii="Times New Roman" w:hAnsi="Times New Roman"/>
          <w:rtl/>
          <w:lang w:val="ar-SA"/>
        </w:rPr>
        <w:t xml:space="preserve"> </w:t>
      </w:r>
      <w:r>
        <w:rPr>
          <w:rFonts w:ascii="Calibri Light" w:hAnsi="Calibri Light"/>
          <w:lang w:val="en-US"/>
        </w:rPr>
        <w:t>daily-not 500 mg spread across the day. That distinction matters. Taking less than the prescribed dose or missing doses may reduce the effectiveness of treatment, while taking more than prescribed increases the risk of side effects.</w:t>
      </w:r>
    </w:p>
    <w:p w14:paraId="3223CBAE" w14:textId="77777777" w:rsidR="00FD3765" w:rsidRDefault="00FD3765">
      <w:pPr>
        <w:pStyle w:val="Body"/>
        <w:bidi/>
        <w:jc w:val="right"/>
        <w:rPr>
          <w:rFonts w:ascii="Times New Roman" w:eastAsia="Times New Roman" w:hAnsi="Times New Roman" w:cs="Times New Roman"/>
          <w:rtl/>
          <w:lang w:val="ar-SA"/>
        </w:rPr>
      </w:pPr>
    </w:p>
    <w:p w14:paraId="22499C18" w14:textId="77777777" w:rsidR="00FD3765" w:rsidRDefault="00000000">
      <w:pPr>
        <w:pStyle w:val="Body"/>
        <w:rPr>
          <w:rFonts w:ascii="Calibri Light" w:eastAsia="Calibri Light" w:hAnsi="Calibri Light" w:cs="Calibri Light"/>
        </w:rPr>
      </w:pPr>
      <w:r>
        <w:rPr>
          <w:rFonts w:ascii="Calibri Light" w:hAnsi="Calibri Light"/>
          <w:lang w:val="en-US"/>
        </w:rPr>
        <w:t xml:space="preserve">Another frequent error comes from misinterpreting timing. "Three times daily" generally means taking the medication at evenly spaced intervals—approximately every eight hours whenever practical—to help maintain consistent antibiotic levels throughout treatment. </w:t>
      </w:r>
      <w:r>
        <w:rPr>
          <w:rFonts w:ascii="Calibri Light" w:hAnsi="Calibri Light"/>
          <w:lang w:val="pt-PT"/>
        </w:rPr>
        <w:t>A dose</w:t>
      </w:r>
      <w:r>
        <w:rPr>
          <w:rFonts w:ascii="Times New Roman" w:hAnsi="Times New Roman"/>
          <w:rtl/>
          <w:lang w:val="ar-SA"/>
        </w:rPr>
        <w:t xml:space="preserve"> </w:t>
      </w:r>
      <w:r>
        <w:rPr>
          <w:rFonts w:ascii="Calibri Light" w:hAnsi="Calibri Light"/>
          <w:lang w:val="en-US"/>
        </w:rPr>
        <w:t>at 7 a.m., 3 p.m., and 11 p.m. works; bunching them into daylight hours</w:t>
      </w:r>
      <w:r>
        <w:rPr>
          <w:rFonts w:ascii="Times New Roman" w:hAnsi="Times New Roman"/>
          <w:rtl/>
          <w:lang w:val="ar-SA"/>
        </w:rPr>
        <w:t xml:space="preserve"> </w:t>
      </w:r>
      <w:r>
        <w:rPr>
          <w:rFonts w:ascii="Calibri Light" w:hAnsi="Calibri Light"/>
          <w:lang w:val="en-US"/>
        </w:rPr>
        <w:t>doesn't. Your body needs steady medication levels to fight bacteria effectively.</w:t>
      </w:r>
    </w:p>
    <w:p w14:paraId="7CF5FBF0" w14:textId="77777777" w:rsidR="00FD3765" w:rsidRDefault="00FD3765">
      <w:pPr>
        <w:pStyle w:val="Body"/>
        <w:bidi/>
        <w:jc w:val="right"/>
        <w:rPr>
          <w:rFonts w:ascii="Times New Roman" w:eastAsia="Times New Roman" w:hAnsi="Times New Roman" w:cs="Times New Roman"/>
          <w:rtl/>
          <w:lang w:val="ar-SA"/>
        </w:rPr>
      </w:pPr>
    </w:p>
    <w:p w14:paraId="03CF2160" w14:textId="77777777" w:rsidR="00FD3765" w:rsidRDefault="00000000">
      <w:pPr>
        <w:pStyle w:val="Body"/>
        <w:rPr>
          <w:rFonts w:ascii="Calibri Light" w:eastAsia="Calibri Light" w:hAnsi="Calibri Light" w:cs="Calibri Light"/>
        </w:rPr>
      </w:pPr>
      <w:r>
        <w:rPr>
          <w:rFonts w:ascii="Calibri Light" w:hAnsi="Calibri Light"/>
          <w:lang w:val="en-US"/>
        </w:rPr>
        <w:t xml:space="preserve">Some caregivers also overlook instructions about food and storage. Many formulations of reconstituted amoxicillin suspension are best stored in the refrigerator to help maintain taste and stability, although some formulations may also be stored at room temperature according to the manufacturer's instructions. </w:t>
      </w:r>
    </w:p>
    <w:p w14:paraId="3C4004AA" w14:textId="77B32094" w:rsidR="00FD3765" w:rsidRDefault="00000000">
      <w:pPr>
        <w:pStyle w:val="Body"/>
        <w:rPr>
          <w:rFonts w:ascii="Calibri Light" w:eastAsia="Calibri Light" w:hAnsi="Calibri Light" w:cs="Calibri Light"/>
        </w:rPr>
      </w:pPr>
      <w:r>
        <w:rPr>
          <w:rFonts w:ascii="Calibri Light" w:hAnsi="Calibri Light"/>
          <w:lang w:val="en-US"/>
        </w:rPr>
        <w:t xml:space="preserve">If your label says "take with food," follow those instructions. Taking amoxicillin with food may help reduce stomach upset for some people, although food </w:t>
      </w:r>
      <w:del w:id="28" w:author="Editor" w:date="2026-07-30T11:59:00Z" w16du:dateUtc="2026-07-30T15:59:00Z">
        <w:r w:rsidDel="000D2213">
          <w:rPr>
            <w:rFonts w:ascii="Calibri Light" w:hAnsi="Calibri Light"/>
            <w:lang w:val="en-US"/>
          </w:rPr>
          <w:delText>does not</w:delText>
        </w:r>
      </w:del>
      <w:ins w:id="29" w:author="Editor" w:date="2026-07-30T11:59:00Z" w16du:dateUtc="2026-07-30T15:59:00Z">
        <w:r w:rsidR="000D2213">
          <w:rPr>
            <w:rFonts w:ascii="Calibri Light" w:hAnsi="Calibri Light"/>
            <w:lang w:val="en-US"/>
          </w:rPr>
          <w:t>doesn’t</w:t>
        </w:r>
      </w:ins>
      <w:r>
        <w:rPr>
          <w:rFonts w:ascii="Calibri Light" w:hAnsi="Calibri Light"/>
          <w:lang w:val="en-US"/>
        </w:rPr>
        <w:t xml:space="preserve"> significantly affect the absorption of most amoxicillin formulations. When in doubt, ask your pharmacist to walk you</w:t>
      </w:r>
      <w:r>
        <w:rPr>
          <w:rFonts w:ascii="Times New Roman" w:hAnsi="Times New Roman"/>
          <w:rtl/>
          <w:lang w:val="ar-SA"/>
        </w:rPr>
        <w:t xml:space="preserve"> </w:t>
      </w:r>
      <w:r>
        <w:rPr>
          <w:rFonts w:ascii="Calibri Light" w:hAnsi="Calibri Light"/>
          <w:lang w:val="en-US"/>
        </w:rPr>
        <w:t>through each line on that label. Clarity now prevents panic later.</w:t>
      </w:r>
    </w:p>
    <w:p w14:paraId="7EFFCEB6" w14:textId="77777777" w:rsidR="00FD3765" w:rsidRDefault="00FD3765">
      <w:pPr>
        <w:pStyle w:val="Body"/>
        <w:bidi/>
        <w:jc w:val="right"/>
        <w:rPr>
          <w:rFonts w:ascii="Times New Roman" w:eastAsia="Times New Roman" w:hAnsi="Times New Roman" w:cs="Times New Roman"/>
          <w:rtl/>
          <w:lang w:val="ar-SA"/>
        </w:rPr>
      </w:pPr>
    </w:p>
    <w:p w14:paraId="36AA1DF8" w14:textId="77777777" w:rsidR="00FD3765" w:rsidRDefault="00000000">
      <w:pPr>
        <w:pStyle w:val="Body"/>
        <w:jc w:val="center"/>
        <w:rPr>
          <w:rFonts w:ascii="Carlito" w:eastAsia="Carlito" w:hAnsi="Carlito" w:cs="Carlito"/>
          <w:b/>
          <w:bCs/>
          <w:sz w:val="32"/>
          <w:szCs w:val="32"/>
        </w:rPr>
      </w:pPr>
      <w:r>
        <w:rPr>
          <w:rFonts w:ascii="Carlito" w:hAnsi="Carlito"/>
          <w:b/>
          <w:bCs/>
          <w:sz w:val="32"/>
          <w:szCs w:val="32"/>
        </w:rPr>
        <w:t>• • •</w:t>
      </w:r>
    </w:p>
    <w:p w14:paraId="374C84B1" w14:textId="77777777" w:rsidR="00FD3765" w:rsidRDefault="00FD3765">
      <w:pPr>
        <w:pStyle w:val="Body"/>
        <w:bidi/>
        <w:jc w:val="right"/>
        <w:rPr>
          <w:rFonts w:ascii="Times New Roman" w:eastAsia="Times New Roman" w:hAnsi="Times New Roman" w:cs="Times New Roman"/>
          <w:rtl/>
          <w:lang w:val="ar-SA"/>
        </w:rPr>
      </w:pPr>
    </w:p>
    <w:p w14:paraId="0D8B4CBA" w14:textId="77777777" w:rsidR="00FD3765" w:rsidRDefault="00000000">
      <w:pPr>
        <w:pStyle w:val="Body"/>
        <w:jc w:val="center"/>
        <w:rPr>
          <w:rFonts w:ascii="Carlito" w:eastAsia="Carlito" w:hAnsi="Carlito" w:cs="Carlito"/>
          <w:b/>
          <w:bCs/>
          <w:sz w:val="36"/>
          <w:szCs w:val="36"/>
        </w:rPr>
      </w:pPr>
      <w:r>
        <w:rPr>
          <w:rFonts w:ascii="Carlito" w:hAnsi="Carlito"/>
          <w:b/>
          <w:bCs/>
          <w:sz w:val="36"/>
          <w:szCs w:val="36"/>
          <w:lang w:val="de-DE"/>
        </w:rPr>
        <w:t>YOUR PHARMACY PICKUP CHECKLIST:</w:t>
      </w:r>
    </w:p>
    <w:p w14:paraId="340B278E" w14:textId="77777777" w:rsidR="00FD3765" w:rsidRDefault="00000000">
      <w:pPr>
        <w:pStyle w:val="Body"/>
        <w:jc w:val="center"/>
        <w:rPr>
          <w:rFonts w:ascii="Times New Roman" w:eastAsia="Times New Roman" w:hAnsi="Times New Roman" w:cs="Times New Roman"/>
          <w:b/>
          <w:bCs/>
          <w:sz w:val="36"/>
          <w:szCs w:val="36"/>
          <w:rtl/>
        </w:rPr>
      </w:pPr>
      <w:r>
        <w:rPr>
          <w:rFonts w:ascii="Carlito" w:hAnsi="Carlito"/>
          <w:b/>
          <w:bCs/>
          <w:sz w:val="36"/>
          <w:szCs w:val="36"/>
          <w:lang w:val="en-US"/>
        </w:rPr>
        <w:t>QUESTIONS TO ASK BEFORE YOU LEAVE</w:t>
      </w:r>
    </w:p>
    <w:p w14:paraId="2AF93DF7" w14:textId="77777777" w:rsidR="00FD3765" w:rsidRDefault="00FD3765">
      <w:pPr>
        <w:pStyle w:val="Body"/>
        <w:jc w:val="center"/>
        <w:rPr>
          <w:rFonts w:ascii="Calibri Light" w:eastAsia="Calibri Light" w:hAnsi="Calibri Light" w:cs="Calibri Light"/>
        </w:rPr>
      </w:pPr>
    </w:p>
    <w:p w14:paraId="36CAFC3B"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Essential Questions to Clarify</w:t>
      </w:r>
    </w:p>
    <w:p w14:paraId="243B328F" w14:textId="782A61A9" w:rsidR="00FD3765" w:rsidRDefault="00000000">
      <w:pPr>
        <w:pStyle w:val="Body"/>
        <w:rPr>
          <w:rFonts w:ascii="Calibri Light" w:eastAsia="Calibri Light" w:hAnsi="Calibri Light" w:cs="Calibri Light"/>
        </w:rPr>
      </w:pPr>
      <w:r>
        <w:rPr>
          <w:rFonts w:ascii="Calibri Light" w:hAnsi="Calibri Light"/>
          <w:lang w:val="en-US"/>
        </w:rPr>
        <w:lastRenderedPageBreak/>
        <w:t>Walking up to the pharmacy counter can feel overwhelming when you're</w:t>
      </w:r>
      <w:r>
        <w:rPr>
          <w:rFonts w:ascii="Times New Roman" w:hAnsi="Times New Roman"/>
          <w:rtl/>
          <w:lang w:val="ar-SA"/>
        </w:rPr>
        <w:t xml:space="preserve"> </w:t>
      </w:r>
      <w:r>
        <w:rPr>
          <w:rFonts w:ascii="Calibri Light" w:hAnsi="Calibri Light"/>
          <w:lang w:val="en-US"/>
        </w:rPr>
        <w:t>worried about a new prescription. You might feel rushed, especially if there's a line behind you, but taking a few minutes to clarify key details now prevents confusion and mistakes later. Think of your pharmacist as a critical safety partner in your recovery</w:t>
      </w:r>
      <w:ins w:id="30" w:author="Editor" w:date="2026-07-30T12:05:00Z" w16du:dateUtc="2026-07-30T16:05:00Z">
        <w:r w:rsidR="00F37D9E">
          <w:rPr>
            <w:rFonts w:ascii="Calibri Light" w:hAnsi="Calibri Light"/>
            <w:lang w:val="en-US"/>
          </w:rPr>
          <w:t xml:space="preserve"> since </w:t>
        </w:r>
      </w:ins>
      <w:del w:id="31" w:author="Editor" w:date="2026-07-30T12:05:00Z" w16du:dateUtc="2026-07-30T16:05:00Z">
        <w:r w:rsidDel="00F37D9E">
          <w:rPr>
            <w:rFonts w:ascii="Calibri Light" w:hAnsi="Calibri Light"/>
            <w:lang w:val="en-US"/>
          </w:rPr>
          <w:delText>-</w:delText>
        </w:r>
      </w:del>
      <w:r>
        <w:rPr>
          <w:rFonts w:ascii="Calibri Light" w:hAnsi="Calibri Light"/>
          <w:lang w:val="en-US"/>
        </w:rPr>
        <w:t>they're there to help you get this right.</w:t>
      </w:r>
    </w:p>
    <w:p w14:paraId="0E0F6A99" w14:textId="77777777" w:rsidR="00FD3765" w:rsidRDefault="00FD3765">
      <w:pPr>
        <w:pStyle w:val="Body"/>
        <w:bidi/>
        <w:jc w:val="right"/>
        <w:rPr>
          <w:rFonts w:ascii="Times New Roman" w:eastAsia="Times New Roman" w:hAnsi="Times New Roman" w:cs="Times New Roman"/>
          <w:rtl/>
          <w:lang w:val="ar-SA"/>
        </w:rPr>
      </w:pPr>
    </w:p>
    <w:p w14:paraId="00793079" w14:textId="77777777" w:rsidR="00FD3765" w:rsidRDefault="00000000">
      <w:pPr>
        <w:pStyle w:val="Body"/>
        <w:rPr>
          <w:rFonts w:ascii="Calibri Light" w:eastAsia="Calibri Light" w:hAnsi="Calibri Light" w:cs="Calibri Light"/>
        </w:rPr>
      </w:pPr>
      <w:r>
        <w:rPr>
          <w:rFonts w:ascii="Calibri Light" w:hAnsi="Calibri Light"/>
          <w:lang w:val="en-US"/>
        </w:rPr>
        <w:t>Start with the basics about timing. Ask your pharmacist: "Should I take this with food or on an empty stomach?" Some medications work better when paired with a meal, while others need to be absorbed without food interference. Knowing whether that glass of milk helps or hinders makes a real difference in how well the amoxicillin works. Also confirm: "What do I do if I miss a dose?" Missing by an hour requires a different response than missing by six hours, and your pharmacist can give you clear guidelines for both scenarios.</w:t>
      </w:r>
    </w:p>
    <w:p w14:paraId="444550F9" w14:textId="77777777" w:rsidR="00FD3765" w:rsidRDefault="00FD3765">
      <w:pPr>
        <w:pStyle w:val="Body"/>
        <w:rPr>
          <w:rFonts w:ascii="Calibri Light" w:eastAsia="Calibri Light" w:hAnsi="Calibri Light" w:cs="Calibri Light"/>
        </w:rPr>
      </w:pPr>
    </w:p>
    <w:p w14:paraId="32403115" w14:textId="77777777" w:rsidR="00FD3765" w:rsidRDefault="00000000">
      <w:pPr>
        <w:pStyle w:val="Body"/>
        <w:rPr>
          <w:rFonts w:ascii="Calibri Light" w:eastAsia="Calibri Light" w:hAnsi="Calibri Light" w:cs="Calibri Light"/>
        </w:rPr>
      </w:pPr>
      <w:r>
        <w:rPr>
          <w:rFonts w:ascii="Calibri Light" w:hAnsi="Calibri Light"/>
          <w:lang w:val="en-US"/>
        </w:rPr>
        <w:t>Next, clarify storage requirements, especially if you're picking up liquid amoxicillin for a child. Ask directly: "Does this need refrigeration, and how long is it good for once mixed?" Liquid formulations often stay potent longer when refrigerated and typically expire fourteen days after the pharmacist reconstitutes the powder. Capsules and tablets, by contrast, stay at room temperature in a cool, dry place away from direct sunlight.</w:t>
      </w:r>
    </w:p>
    <w:p w14:paraId="63A7C2A7" w14:textId="77777777" w:rsidR="00FD3765" w:rsidRDefault="00FD3765">
      <w:pPr>
        <w:pStyle w:val="Body"/>
        <w:rPr>
          <w:rFonts w:ascii="Calibri Light" w:eastAsia="Calibri Light" w:hAnsi="Calibri Light" w:cs="Calibri Light"/>
        </w:rPr>
      </w:pPr>
    </w:p>
    <w:p w14:paraId="35E35A35" w14:textId="77777777" w:rsidR="00FD3765" w:rsidRDefault="00000000">
      <w:pPr>
        <w:pStyle w:val="Body"/>
        <w:rPr>
          <w:rFonts w:ascii="Calibri Light" w:eastAsia="Calibri Light" w:hAnsi="Calibri Light" w:cs="Calibri Light"/>
        </w:rPr>
      </w:pPr>
      <w:r>
        <w:rPr>
          <w:rFonts w:ascii="Calibri Light" w:hAnsi="Calibri Light"/>
          <w:lang w:val="en-US"/>
        </w:rPr>
        <w:t>Finally, address safety concerns head-on. Ask: "Are there any medications, supplements, or foods I should avoid while taking this?" and "What side effects should prompt me to call my doctor right away?" These questions ensure you're watching for the right warning signs and avoiding dangerous interactions before they happen.</w:t>
      </w:r>
    </w:p>
    <w:p w14:paraId="6E087F6A" w14:textId="77777777" w:rsidR="00FD3765" w:rsidRDefault="00FD3765">
      <w:pPr>
        <w:pStyle w:val="Body"/>
        <w:rPr>
          <w:rFonts w:ascii="Calibri Light" w:eastAsia="Calibri Light" w:hAnsi="Calibri Light" w:cs="Calibri Light"/>
        </w:rPr>
      </w:pPr>
    </w:p>
    <w:p w14:paraId="570CEF61"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Understanding Prescription Details</w:t>
      </w:r>
    </w:p>
    <w:p w14:paraId="26484F68" w14:textId="77777777" w:rsidR="00FD3765" w:rsidRDefault="00000000">
      <w:pPr>
        <w:pStyle w:val="Body"/>
        <w:rPr>
          <w:rFonts w:ascii="Calibri Light" w:eastAsia="Calibri Light" w:hAnsi="Calibri Light" w:cs="Calibri Light"/>
        </w:rPr>
      </w:pPr>
      <w:r>
        <w:rPr>
          <w:rFonts w:ascii="Calibri Light" w:hAnsi="Calibri Light"/>
          <w:lang w:val="en-US"/>
        </w:rPr>
        <w:t>Next, locate the frequency instructions on your label. "Take one capsule by mouth every eight hours" means you need consistent intervals-perhaps 6 a.m., 2 p.m., and 10 p.m. This timing matters because it maintains steady antibiotic levels in your bloodstream, giving the medication its best chance to work. "Three times daily" might sound identical, but caregivers often interpret it as morning, noon, and bedtime without precise spacing. Those uneven gaps can allow bacteria to recover between doses, undermining your treatment.</w:t>
      </w:r>
    </w:p>
    <w:p w14:paraId="3F1B033A" w14:textId="77777777" w:rsidR="00FD3765" w:rsidRDefault="00FD3765">
      <w:pPr>
        <w:pStyle w:val="Body"/>
        <w:rPr>
          <w:rFonts w:ascii="Calibri Light" w:eastAsia="Calibri Light" w:hAnsi="Calibri Light" w:cs="Calibri Light"/>
        </w:rPr>
      </w:pPr>
    </w:p>
    <w:p w14:paraId="0A5795A0" w14:textId="05534645" w:rsidR="00FD3765" w:rsidRDefault="00000000">
      <w:pPr>
        <w:pStyle w:val="Body"/>
        <w:rPr>
          <w:rFonts w:ascii="Calibri Light" w:eastAsia="Calibri Light" w:hAnsi="Calibri Light" w:cs="Calibri Light"/>
        </w:rPr>
      </w:pPr>
      <w:r>
        <w:rPr>
          <w:rFonts w:ascii="Calibri Light" w:hAnsi="Calibri Light"/>
          <w:lang w:val="en-US"/>
        </w:rPr>
        <w:t>Storage instructions typically appear near the bottom of the label. Some amoxicillin formulations require refrigeration, especially liquid suspensions, while others stay stable at room temperature. Storing medication incorrectly can reduce its effectiveness, leaving you with a prescription that doesn't deliver the results you need. If the label says "refrigerate," that's not a suggestion</w:t>
      </w:r>
      <w:ins w:id="32" w:author="Editor" w:date="2026-07-30T12:05:00Z" w16du:dateUtc="2026-07-30T16:05:00Z">
        <w:r w:rsidR="00F37D9E">
          <w:rPr>
            <w:rFonts w:ascii="Calibri Light" w:hAnsi="Calibri Light"/>
            <w:lang w:val="en-US"/>
          </w:rPr>
          <w:t xml:space="preserve">; </w:t>
        </w:r>
      </w:ins>
      <w:del w:id="33" w:author="Editor" w:date="2026-07-30T12:05:00Z" w16du:dateUtc="2026-07-30T16:05:00Z">
        <w:r w:rsidDel="00F37D9E">
          <w:rPr>
            <w:rFonts w:ascii="Calibri Light" w:hAnsi="Calibri Light"/>
            <w:lang w:val="en-US"/>
          </w:rPr>
          <w:delText>-</w:delText>
        </w:r>
      </w:del>
      <w:r>
        <w:rPr>
          <w:rFonts w:ascii="Calibri Light" w:hAnsi="Calibri Light"/>
          <w:lang w:val="en-US"/>
        </w:rPr>
        <w:t>it's a requirement.</w:t>
      </w:r>
    </w:p>
    <w:p w14:paraId="5D13CE86" w14:textId="77777777" w:rsidR="00FD3765" w:rsidRDefault="00FD3765">
      <w:pPr>
        <w:pStyle w:val="Body"/>
        <w:rPr>
          <w:rFonts w:ascii="Calibri Light" w:eastAsia="Calibri Light" w:hAnsi="Calibri Light" w:cs="Calibri Light"/>
        </w:rPr>
      </w:pPr>
    </w:p>
    <w:p w14:paraId="5BE6DBBF" w14:textId="77777777" w:rsidR="00FD3765" w:rsidRDefault="00000000">
      <w:pPr>
        <w:pStyle w:val="Body"/>
        <w:rPr>
          <w:rFonts w:ascii="Calibri Light" w:eastAsia="Calibri Light" w:hAnsi="Calibri Light" w:cs="Calibri Light"/>
        </w:rPr>
      </w:pPr>
      <w:r>
        <w:rPr>
          <w:rFonts w:ascii="Calibri Light" w:hAnsi="Calibri Light"/>
          <w:lang w:val="en-US"/>
        </w:rPr>
        <w:lastRenderedPageBreak/>
        <w:t>When you're unsure about any detail, ask your pharmacist before leaving the counter. Clarifying dosage frequency, storage needs, and administration methods takes only a moment but prevents days of anxiety and potential treatment failure. Your pharmacist can also confirm whether you received the correct formulation-capsules, tablets, or liquid-and explain how to measure liquid doses accurately using the provided syringe or cup.</w:t>
      </w:r>
    </w:p>
    <w:p w14:paraId="42890BE6" w14:textId="77777777" w:rsidR="00FD3765" w:rsidRDefault="00FD3765">
      <w:pPr>
        <w:pStyle w:val="Body"/>
        <w:rPr>
          <w:rFonts w:ascii="Calibri Light" w:eastAsia="Calibri Light" w:hAnsi="Calibri Light" w:cs="Calibri Light"/>
        </w:rPr>
      </w:pPr>
    </w:p>
    <w:p w14:paraId="1E9A4468" w14:textId="77777777" w:rsidR="00FD3765" w:rsidRDefault="00000000">
      <w:pPr>
        <w:pStyle w:val="Body"/>
        <w:jc w:val="center"/>
        <w:rPr>
          <w:rFonts w:ascii="Carlito" w:eastAsia="Carlito" w:hAnsi="Carlito" w:cs="Carlito"/>
          <w:b/>
          <w:bCs/>
          <w:sz w:val="32"/>
          <w:szCs w:val="32"/>
        </w:rPr>
      </w:pPr>
      <w:r>
        <w:rPr>
          <w:rFonts w:ascii="Carlito" w:hAnsi="Carlito"/>
          <w:b/>
          <w:bCs/>
          <w:sz w:val="32"/>
          <w:szCs w:val="32"/>
        </w:rPr>
        <w:t>• • •</w:t>
      </w:r>
    </w:p>
    <w:p w14:paraId="1F3F190F" w14:textId="77777777" w:rsidR="00FD3765" w:rsidRDefault="00FD3765">
      <w:pPr>
        <w:pStyle w:val="Body"/>
        <w:rPr>
          <w:rFonts w:ascii="Calibri Light" w:eastAsia="Calibri Light" w:hAnsi="Calibri Light" w:cs="Calibri Light"/>
        </w:rPr>
      </w:pPr>
    </w:p>
    <w:p w14:paraId="52B10EAB" w14:textId="77777777" w:rsidR="00FD3765" w:rsidRDefault="00000000">
      <w:pPr>
        <w:pStyle w:val="Body"/>
        <w:jc w:val="center"/>
        <w:rPr>
          <w:rFonts w:ascii="Carlito" w:eastAsia="Carlito" w:hAnsi="Carlito" w:cs="Carlito"/>
          <w:b/>
          <w:bCs/>
          <w:sz w:val="36"/>
          <w:szCs w:val="36"/>
        </w:rPr>
      </w:pPr>
      <w:r>
        <w:rPr>
          <w:rFonts w:ascii="Carlito" w:hAnsi="Carlito"/>
          <w:b/>
          <w:bCs/>
          <w:sz w:val="36"/>
          <w:szCs w:val="36"/>
          <w:lang w:val="en-US"/>
        </w:rPr>
        <w:t>THE FIRST 48 HOURS: STORAGE, TIMING, AND</w:t>
      </w:r>
    </w:p>
    <w:p w14:paraId="6D8C9521" w14:textId="77777777" w:rsidR="00FD3765" w:rsidRDefault="00000000">
      <w:pPr>
        <w:pStyle w:val="Body"/>
        <w:jc w:val="center"/>
        <w:rPr>
          <w:rFonts w:ascii="Times New Roman" w:eastAsia="Times New Roman" w:hAnsi="Times New Roman" w:cs="Times New Roman"/>
          <w:b/>
          <w:bCs/>
          <w:sz w:val="36"/>
          <w:szCs w:val="36"/>
          <w:rtl/>
        </w:rPr>
      </w:pPr>
      <w:r>
        <w:rPr>
          <w:rFonts w:ascii="Carlito" w:hAnsi="Carlito"/>
          <w:b/>
          <w:bCs/>
          <w:sz w:val="36"/>
          <w:szCs w:val="36"/>
          <w:lang w:val="pt-PT"/>
        </w:rPr>
        <w:t>WHAT TO EXPECT</w:t>
      </w:r>
    </w:p>
    <w:p w14:paraId="4541F91E" w14:textId="77777777" w:rsidR="00FD3765" w:rsidRDefault="00FD3765">
      <w:pPr>
        <w:pStyle w:val="Body"/>
        <w:jc w:val="center"/>
        <w:rPr>
          <w:rFonts w:ascii="Carlito" w:eastAsia="Carlito" w:hAnsi="Carlito" w:cs="Carlito"/>
          <w:b/>
          <w:bCs/>
          <w:sz w:val="36"/>
          <w:szCs w:val="36"/>
        </w:rPr>
      </w:pPr>
    </w:p>
    <w:p w14:paraId="0EFEBD8E"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Proper Storage Techniques</w:t>
      </w:r>
    </w:p>
    <w:p w14:paraId="5DBAB944" w14:textId="77777777" w:rsidR="00FD3765" w:rsidRDefault="00000000">
      <w:pPr>
        <w:pStyle w:val="Body"/>
        <w:rPr>
          <w:rFonts w:ascii="Calibri Light" w:eastAsia="Calibri Light" w:hAnsi="Calibri Light" w:cs="Calibri Light"/>
        </w:rPr>
      </w:pPr>
      <w:r>
        <w:rPr>
          <w:rFonts w:ascii="Calibri Light" w:hAnsi="Calibri Light"/>
          <w:lang w:val="en-US"/>
        </w:rPr>
        <w:t>When you arrive home with your amoxicillin, place capsules and tablets in a</w:t>
      </w:r>
      <w:r>
        <w:rPr>
          <w:rFonts w:ascii="Times New Roman" w:hAnsi="Times New Roman"/>
          <w:rtl/>
          <w:lang w:val="ar-SA"/>
        </w:rPr>
        <w:t xml:space="preserve"> </w:t>
      </w:r>
      <w:r>
        <w:rPr>
          <w:rFonts w:ascii="Calibri Light" w:hAnsi="Calibri Light"/>
          <w:lang w:val="en-US"/>
        </w:rPr>
        <w:t>cool, dry location away from direct sunlight. Many people instinctively store medications in the bathroom medicine cabinet, but that's one of the worst choices you can make. Bathrooms trap heat and moisture from showers, creating conditions that degrade medication potency faster than you'd expect. Your bedroom nightstand, a kitchen cabinet away from the stove, or a hallway closet works better.</w:t>
      </w:r>
    </w:p>
    <w:p w14:paraId="5F6246E2" w14:textId="77777777" w:rsidR="00FD3765" w:rsidRDefault="00FD3765">
      <w:pPr>
        <w:pStyle w:val="Body"/>
        <w:bidi/>
        <w:jc w:val="right"/>
        <w:rPr>
          <w:rFonts w:ascii="Times New Roman" w:eastAsia="Times New Roman" w:hAnsi="Times New Roman" w:cs="Times New Roman"/>
          <w:rtl/>
          <w:lang w:val="ar-SA"/>
        </w:rPr>
      </w:pPr>
    </w:p>
    <w:p w14:paraId="58463C7E" w14:textId="77777777" w:rsidR="00FD3765" w:rsidRDefault="00000000">
      <w:pPr>
        <w:pStyle w:val="Body"/>
        <w:rPr>
          <w:rFonts w:ascii="Calibri Light" w:eastAsia="Calibri Light" w:hAnsi="Calibri Light" w:cs="Calibri Light"/>
        </w:rPr>
      </w:pPr>
      <w:r>
        <w:rPr>
          <w:rFonts w:ascii="Calibri Light" w:hAnsi="Calibri Light"/>
          <w:lang w:val="en-US"/>
        </w:rPr>
        <w:t xml:space="preserve">Check your prescription label immediately. If you received liquid amoxicillin, refrigeration is highly recommended to maintain its flavor and quality (FDA, 2015) (U.S. Food and Drug Administration, 2015). Most liquid formulations remain stable at room temperature for a week, but cold storage extends their shelf life and makes them more palatable for children. </w:t>
      </w:r>
    </w:p>
    <w:p w14:paraId="198B994C" w14:textId="77777777" w:rsidR="00FD3765" w:rsidRDefault="00000000">
      <w:pPr>
        <w:pStyle w:val="Body"/>
        <w:rPr>
          <w:rFonts w:ascii="Calibri Light" w:eastAsia="Calibri Light" w:hAnsi="Calibri Light" w:cs="Calibri Light"/>
        </w:rPr>
      </w:pPr>
      <w:r>
        <w:rPr>
          <w:rFonts w:ascii="Calibri Light" w:hAnsi="Calibri Light"/>
          <w:lang w:val="en-US"/>
        </w:rPr>
        <w:t>Write the date the suspension was reconstituted (or the date you received it from the pharmacy if it was already prepared) on the bottle. Discard any remaining suspension after the expiration period specified by your pharmacist or the product labeling, which is commonly 14 days for many formulations.</w:t>
      </w:r>
    </w:p>
    <w:p w14:paraId="1B84C530" w14:textId="77777777" w:rsidR="00FD3765" w:rsidRDefault="00FD3765">
      <w:pPr>
        <w:pStyle w:val="Body"/>
        <w:bidi/>
        <w:jc w:val="right"/>
        <w:rPr>
          <w:rFonts w:ascii="Times New Roman" w:eastAsia="Times New Roman" w:hAnsi="Times New Roman" w:cs="Times New Roman"/>
          <w:rtl/>
          <w:lang w:val="ar-SA"/>
        </w:rPr>
      </w:pPr>
    </w:p>
    <w:p w14:paraId="4F8D8E57" w14:textId="77777777" w:rsidR="00FD3765" w:rsidRDefault="00000000">
      <w:pPr>
        <w:pStyle w:val="Body"/>
        <w:rPr>
          <w:rFonts w:ascii="Calibri Light" w:eastAsia="Calibri Light" w:hAnsi="Calibri Light" w:cs="Calibri Light"/>
        </w:rPr>
      </w:pPr>
      <w:r>
        <w:rPr>
          <w:rFonts w:ascii="Calibri Light" w:hAnsi="Calibri Light"/>
          <w:lang w:val="en-US"/>
        </w:rPr>
        <w:t>Keep all forms of amoxicillin out of reach of curious children and pets. High shelves, locked cabinets, or childproof containers provide essential protection. Even a single extra dose can cause complications, and liquid formulations often taste sweet enough to tempt little ones.</w:t>
      </w:r>
    </w:p>
    <w:p w14:paraId="049A7986" w14:textId="77777777" w:rsidR="00FD3765" w:rsidRDefault="00FD3765">
      <w:pPr>
        <w:pStyle w:val="Body"/>
        <w:bidi/>
        <w:jc w:val="right"/>
        <w:rPr>
          <w:rFonts w:ascii="Times New Roman" w:eastAsia="Times New Roman" w:hAnsi="Times New Roman" w:cs="Times New Roman"/>
          <w:rtl/>
          <w:lang w:val="ar-SA"/>
        </w:rPr>
      </w:pPr>
    </w:p>
    <w:p w14:paraId="3534BBF5"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Timing Your Doses Accurately</w:t>
      </w:r>
    </w:p>
    <w:p w14:paraId="431B7B46" w14:textId="77777777" w:rsidR="00FD3765" w:rsidRDefault="00000000">
      <w:pPr>
        <w:pStyle w:val="Body"/>
        <w:rPr>
          <w:rFonts w:ascii="Calibri Light" w:eastAsia="Calibri Light" w:hAnsi="Calibri Light" w:cs="Calibri Light"/>
        </w:rPr>
      </w:pPr>
      <w:r>
        <w:rPr>
          <w:rFonts w:ascii="Calibri Light" w:hAnsi="Calibri Light"/>
          <w:lang w:val="en-US"/>
        </w:rPr>
        <w:t xml:space="preserve">Consistency matters more than perfection when you're learning to manage your amoxicillin schedule. If you miss your ideal time by thirty minutes, don't panic-take your dose as soon as you remember and </w:t>
      </w:r>
      <w:r>
        <w:rPr>
          <w:rFonts w:ascii="Calibri Light" w:hAnsi="Calibri Light"/>
          <w:lang w:val="en-US"/>
        </w:rPr>
        <w:lastRenderedPageBreak/>
        <w:t>continue with your regular routine. According to guidelines from the National Health Service (NHS), you should never take a double dose to make up for a missed one.</w:t>
      </w:r>
    </w:p>
    <w:p w14:paraId="1054FB08" w14:textId="77777777" w:rsidR="00FD3765" w:rsidRDefault="00FD3765">
      <w:pPr>
        <w:pStyle w:val="Body"/>
        <w:bidi/>
        <w:jc w:val="right"/>
        <w:rPr>
          <w:rFonts w:ascii="Times New Roman" w:eastAsia="Times New Roman" w:hAnsi="Times New Roman" w:cs="Times New Roman"/>
          <w:rtl/>
          <w:lang w:val="ar-SA"/>
        </w:rPr>
      </w:pPr>
    </w:p>
    <w:p w14:paraId="272F2A24" w14:textId="77777777" w:rsidR="00FD3765" w:rsidRDefault="00000000">
      <w:pPr>
        <w:pStyle w:val="Body"/>
        <w:rPr>
          <w:rFonts w:ascii="Calibri Light" w:eastAsia="Calibri Light" w:hAnsi="Calibri Light" w:cs="Calibri Light"/>
        </w:rPr>
      </w:pPr>
      <w:r>
        <w:rPr>
          <w:rFonts w:ascii="Calibri Light" w:hAnsi="Calibri Light"/>
          <w:lang w:val="en-US"/>
        </w:rPr>
        <w:t xml:space="preserve">Set realistic reminders that fit your actual daily routine. If you wake at 6 a.m. on weekdays but sleep until 9 a.m. on weekends, choose dose times that work for both schedules-perhaps 8 a.m., 4 p.m., and midnight. Use your phone's alarm, a medication tracking app, or even sticky notes on your bathroom mirror. </w:t>
      </w:r>
      <w:commentRangeStart w:id="34"/>
      <w:r>
        <w:rPr>
          <w:rFonts w:ascii="Calibri Light" w:hAnsi="Calibri Light"/>
          <w:lang w:val="en-US"/>
        </w:rPr>
        <w:t>The goal is building a rhythm that feels natural, not adding stress to your day.</w:t>
      </w:r>
      <w:commentRangeEnd w:id="34"/>
      <w:r w:rsidR="000D2213">
        <w:rPr>
          <w:rStyle w:val="CommentReference"/>
          <w:rFonts w:ascii="Calibri Light" w:eastAsia="Calibri Light" w:hAnsi="Calibri Light" w:cs="Calibri Light"/>
          <w:sz w:val="22"/>
          <w:szCs w:val="22"/>
        </w:rPr>
        <w:commentReference w:id="34"/>
      </w:r>
    </w:p>
    <w:p w14:paraId="57705E73" w14:textId="77777777" w:rsidR="00FD3765" w:rsidRDefault="00FD3765">
      <w:pPr>
        <w:pStyle w:val="Body"/>
        <w:bidi/>
        <w:jc w:val="right"/>
        <w:rPr>
          <w:rFonts w:ascii="Times New Roman" w:eastAsia="Times New Roman" w:hAnsi="Times New Roman" w:cs="Times New Roman"/>
          <w:rtl/>
          <w:lang w:val="ar-SA"/>
        </w:rPr>
      </w:pPr>
    </w:p>
    <w:p w14:paraId="0CE44489" w14:textId="77777777" w:rsidR="00FD3765" w:rsidRDefault="00000000">
      <w:pPr>
        <w:pStyle w:val="Body"/>
        <w:rPr>
          <w:rFonts w:ascii="Calibri Light" w:eastAsia="Calibri Light" w:hAnsi="Calibri Light" w:cs="Calibri Light"/>
        </w:rPr>
      </w:pPr>
      <w:r>
        <w:rPr>
          <w:rFonts w:ascii="Calibri Light" w:hAnsi="Calibri Light"/>
          <w:lang w:val="en-US"/>
        </w:rPr>
        <w:t>Life happens. Meetings run late. Kids need you at bedtime. Flight delays scramble your entire schedule.</w:t>
      </w:r>
    </w:p>
    <w:p w14:paraId="2C25FEAF" w14:textId="77777777" w:rsidR="00FD3765" w:rsidRDefault="00FD3765">
      <w:pPr>
        <w:pStyle w:val="Body"/>
        <w:bidi/>
        <w:jc w:val="right"/>
        <w:rPr>
          <w:rFonts w:ascii="Times New Roman" w:eastAsia="Times New Roman" w:hAnsi="Times New Roman" w:cs="Times New Roman"/>
          <w:rtl/>
          <w:lang w:val="ar-SA"/>
        </w:rPr>
      </w:pPr>
    </w:p>
    <w:p w14:paraId="48A83AEB" w14:textId="77777777" w:rsidR="00FD3765" w:rsidRDefault="00000000">
      <w:pPr>
        <w:pStyle w:val="Body"/>
        <w:rPr>
          <w:rFonts w:ascii="Calibri Light" w:eastAsia="Calibri Light" w:hAnsi="Calibri Light" w:cs="Calibri Light"/>
        </w:rPr>
      </w:pPr>
      <w:r>
        <w:rPr>
          <w:rFonts w:ascii="Calibri Light" w:hAnsi="Calibri Light"/>
          <w:lang w:val="en-US"/>
        </w:rPr>
        <w:t>When your routine shifts unexpectedly, simply maintain the spacing between doses rather than obsessing over clock times. If your first dose gets pushed from 8 a.m. to 10 a.m., shift your entire day's schedule forward by two hours. This flexible consistency protects the medication's effectiveness while acknowledging that you're human, not a robot programmed for pharmaceutical perfection.</w:t>
      </w:r>
    </w:p>
    <w:p w14:paraId="78E91DD0" w14:textId="77777777" w:rsidR="00FD3765" w:rsidRDefault="00FD3765">
      <w:pPr>
        <w:pStyle w:val="Body"/>
        <w:bidi/>
        <w:jc w:val="right"/>
        <w:rPr>
          <w:rFonts w:ascii="Times New Roman" w:eastAsia="Times New Roman" w:hAnsi="Times New Roman" w:cs="Times New Roman"/>
          <w:rtl/>
          <w:lang w:val="ar-SA"/>
        </w:rPr>
      </w:pPr>
    </w:p>
    <w:p w14:paraId="2229A99A"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Managing Initial Reactions</w:t>
      </w:r>
    </w:p>
    <w:p w14:paraId="335C484C" w14:textId="0D08A98D" w:rsidR="00FD3765" w:rsidRDefault="00000000">
      <w:pPr>
        <w:pStyle w:val="Body"/>
        <w:rPr>
          <w:rFonts w:ascii="Calibri Light" w:eastAsia="Calibri Light" w:hAnsi="Calibri Light" w:cs="Calibri Light"/>
        </w:rPr>
      </w:pPr>
      <w:r>
        <w:rPr>
          <w:rFonts w:ascii="Calibri Light" w:hAnsi="Calibri Light"/>
          <w:lang w:val="en-US"/>
        </w:rPr>
        <w:t xml:space="preserve">When medication enters your bloodstream, your body immediately begins responding-and monitoring those first forty-eight hours gives you critical insight into whether treatment is progressing normally or signaling trouble. Most people notice minor digestive shifts: mild stomach discomfort, slightly softer stools, or occasional nausea. These usually settle as your system adjusts. Keep a simple mental note of how you feel. Are you maintaining your energy? Can you eat normally? Is your infection site-whether throat, ear, or </w:t>
      </w:r>
      <w:del w:id="35" w:author="Editor" w:date="2026-07-30T12:00:00Z" w16du:dateUtc="2026-07-30T16:00:00Z">
        <w:r w:rsidDel="000D2213">
          <w:rPr>
            <w:rFonts w:ascii="Calibri Light" w:hAnsi="Calibri Light"/>
            <w:lang w:val="en-US"/>
          </w:rPr>
          <w:delText xml:space="preserve">skinbeginning </w:delText>
        </w:r>
      </w:del>
      <w:ins w:id="36" w:author="Editor" w:date="2026-07-30T12:00:00Z" w16du:dateUtc="2026-07-30T16:00:00Z">
        <w:r w:rsidR="000D2213">
          <w:rPr>
            <w:rFonts w:ascii="Calibri Light" w:hAnsi="Calibri Light"/>
            <w:lang w:val="en-US"/>
          </w:rPr>
          <w:t>skin- beginning</w:t>
        </w:r>
        <w:r w:rsidR="000D2213">
          <w:rPr>
            <w:rFonts w:ascii="Calibri Light" w:hAnsi="Calibri Light"/>
            <w:lang w:val="en-US"/>
          </w:rPr>
          <w:t xml:space="preserve"> </w:t>
        </w:r>
      </w:ins>
      <w:r>
        <w:rPr>
          <w:rFonts w:ascii="Calibri Light" w:hAnsi="Calibri Light"/>
          <w:lang w:val="en-US"/>
        </w:rPr>
        <w:t>to feel less painful or inflamed? Improvement rarely happens overnight, but worsening symptoms demand immediate attention.</w:t>
      </w:r>
    </w:p>
    <w:p w14:paraId="764E4CCB" w14:textId="77777777" w:rsidR="00FD3765" w:rsidRDefault="00FD3765">
      <w:pPr>
        <w:pStyle w:val="Body"/>
        <w:bidi/>
        <w:jc w:val="right"/>
        <w:rPr>
          <w:rFonts w:ascii="Times New Roman" w:eastAsia="Times New Roman" w:hAnsi="Times New Roman" w:cs="Times New Roman"/>
          <w:rtl/>
          <w:lang w:val="ar-SA"/>
        </w:rPr>
      </w:pPr>
    </w:p>
    <w:p w14:paraId="34E50900" w14:textId="77777777" w:rsidR="00FD3765" w:rsidRDefault="00000000">
      <w:pPr>
        <w:pStyle w:val="Body"/>
        <w:rPr>
          <w:rFonts w:ascii="Calibri Light" w:eastAsia="Calibri Light" w:hAnsi="Calibri Light" w:cs="Calibri Light"/>
        </w:rPr>
      </w:pPr>
      <w:r>
        <w:rPr>
          <w:rFonts w:ascii="Calibri Light" w:hAnsi="Calibri Light"/>
          <w:lang w:val="en-US"/>
        </w:rPr>
        <w:t>Contact your healthcare provider right away if you develop hives, facial swelling, difficulty breathing, severe diarrhea (especially if bloody), or a spreading rash. These signs indicate an allergic reaction or complication that requires professional evaluation. Trust your instincts-if something feels seriously wrong, it probably is.</w:t>
      </w:r>
    </w:p>
    <w:p w14:paraId="51970536" w14:textId="77777777" w:rsidR="00FD3765" w:rsidRDefault="00FD3765">
      <w:pPr>
        <w:pStyle w:val="Body"/>
        <w:bidi/>
        <w:jc w:val="right"/>
        <w:rPr>
          <w:rFonts w:ascii="Times New Roman" w:eastAsia="Times New Roman" w:hAnsi="Times New Roman" w:cs="Times New Roman"/>
          <w:rtl/>
          <w:lang w:val="ar-SA"/>
        </w:rPr>
      </w:pPr>
    </w:p>
    <w:p w14:paraId="29AFDC02" w14:textId="77777777" w:rsidR="00FD3765" w:rsidRDefault="00000000">
      <w:pPr>
        <w:pStyle w:val="Body"/>
        <w:rPr>
          <w:rFonts w:ascii="Calibri Light" w:eastAsia="Calibri Light" w:hAnsi="Calibri Light" w:cs="Calibri Light"/>
        </w:rPr>
      </w:pPr>
      <w:r>
        <w:rPr>
          <w:rFonts w:ascii="Calibri Light" w:hAnsi="Calibri Light"/>
          <w:lang w:val="en-US"/>
        </w:rPr>
        <w:t>Otherwise, give the antibiotic time to work. Most bacterial infections take several days to respond, so patience during this initial window is essential for your recovery.</w:t>
      </w:r>
    </w:p>
    <w:p w14:paraId="5A980813" w14:textId="77777777" w:rsidR="00FD3765" w:rsidRDefault="00FD3765">
      <w:pPr>
        <w:pStyle w:val="Body"/>
        <w:bidi/>
        <w:jc w:val="right"/>
        <w:rPr>
          <w:rFonts w:ascii="Times New Roman" w:eastAsia="Times New Roman" w:hAnsi="Times New Roman" w:cs="Times New Roman"/>
          <w:rtl/>
          <w:lang w:val="ar-SA"/>
        </w:rPr>
      </w:pPr>
    </w:p>
    <w:p w14:paraId="157AA875" w14:textId="77777777" w:rsidR="00FD3765" w:rsidRDefault="00FD3765">
      <w:pPr>
        <w:pStyle w:val="Body"/>
        <w:bidi/>
        <w:jc w:val="right"/>
        <w:rPr>
          <w:rFonts w:ascii="Times New Roman" w:eastAsia="Times New Roman" w:hAnsi="Times New Roman" w:cs="Times New Roman"/>
          <w:rtl/>
          <w:lang w:val="ar-SA"/>
        </w:rPr>
      </w:pPr>
    </w:p>
    <w:p w14:paraId="1D9D4508" w14:textId="77777777" w:rsidR="00FD3765" w:rsidRDefault="00FD3765">
      <w:pPr>
        <w:pStyle w:val="Body"/>
        <w:bidi/>
        <w:jc w:val="right"/>
        <w:rPr>
          <w:rFonts w:ascii="Times New Roman" w:eastAsia="Times New Roman" w:hAnsi="Times New Roman" w:cs="Times New Roman"/>
          <w:rtl/>
          <w:lang w:val="ar-SA"/>
        </w:rPr>
      </w:pPr>
    </w:p>
    <w:p w14:paraId="356E040C" w14:textId="77777777" w:rsidR="00FD3765" w:rsidRDefault="00FD3765">
      <w:pPr>
        <w:pStyle w:val="Body"/>
        <w:bidi/>
        <w:jc w:val="right"/>
        <w:rPr>
          <w:rFonts w:ascii="Times New Roman" w:eastAsia="Times New Roman" w:hAnsi="Times New Roman" w:cs="Times New Roman"/>
          <w:rtl/>
          <w:lang w:val="ar-SA"/>
        </w:rPr>
      </w:pPr>
    </w:p>
    <w:p w14:paraId="589E066B" w14:textId="77777777" w:rsidR="00FD3765" w:rsidRDefault="00FD3765">
      <w:pPr>
        <w:pStyle w:val="Body"/>
        <w:bidi/>
        <w:jc w:val="right"/>
        <w:rPr>
          <w:rFonts w:ascii="Times New Roman" w:eastAsia="Times New Roman" w:hAnsi="Times New Roman" w:cs="Times New Roman"/>
          <w:rtl/>
          <w:lang w:val="ar-SA"/>
        </w:rPr>
      </w:pPr>
    </w:p>
    <w:p w14:paraId="41690A57" w14:textId="77777777" w:rsidR="00FD3765" w:rsidRDefault="00FD3765">
      <w:pPr>
        <w:pStyle w:val="Body"/>
        <w:bidi/>
        <w:jc w:val="right"/>
        <w:rPr>
          <w:rFonts w:ascii="Times New Roman" w:eastAsia="Times New Roman" w:hAnsi="Times New Roman" w:cs="Times New Roman"/>
          <w:rtl/>
          <w:lang w:val="ar-SA"/>
        </w:rPr>
      </w:pPr>
    </w:p>
    <w:p w14:paraId="75BE92C7" w14:textId="77777777" w:rsidR="00FD3765" w:rsidRDefault="00FD3765">
      <w:pPr>
        <w:pStyle w:val="Body"/>
        <w:bidi/>
        <w:jc w:val="right"/>
        <w:rPr>
          <w:rFonts w:ascii="Times New Roman" w:eastAsia="Times New Roman" w:hAnsi="Times New Roman" w:cs="Times New Roman"/>
          <w:rtl/>
          <w:lang w:val="ar-SA"/>
        </w:rPr>
      </w:pPr>
    </w:p>
    <w:p w14:paraId="2B11E111" w14:textId="77777777" w:rsidR="00FD3765" w:rsidRDefault="00FD3765">
      <w:pPr>
        <w:pStyle w:val="Body"/>
        <w:bidi/>
        <w:jc w:val="right"/>
        <w:rPr>
          <w:rFonts w:ascii="Times New Roman" w:eastAsia="Times New Roman" w:hAnsi="Times New Roman" w:cs="Times New Roman"/>
          <w:rtl/>
          <w:lang w:val="ar-SA"/>
        </w:rPr>
      </w:pPr>
    </w:p>
    <w:p w14:paraId="67F41DEB" w14:textId="77777777" w:rsidR="00FD3765" w:rsidRDefault="00FD3765">
      <w:pPr>
        <w:pStyle w:val="Body"/>
        <w:bidi/>
        <w:jc w:val="right"/>
        <w:rPr>
          <w:rFonts w:ascii="Times New Roman" w:eastAsia="Times New Roman" w:hAnsi="Times New Roman" w:cs="Times New Roman"/>
          <w:rtl/>
          <w:lang w:val="ar-SA"/>
        </w:rPr>
      </w:pPr>
    </w:p>
    <w:p w14:paraId="1B2CAAEC" w14:textId="77777777" w:rsidR="00FD3765" w:rsidRDefault="00FD3765">
      <w:pPr>
        <w:pStyle w:val="Body"/>
        <w:bidi/>
        <w:jc w:val="right"/>
        <w:rPr>
          <w:rFonts w:ascii="Times New Roman" w:eastAsia="Times New Roman" w:hAnsi="Times New Roman" w:cs="Times New Roman"/>
          <w:rtl/>
          <w:lang w:val="ar-SA"/>
        </w:rPr>
      </w:pPr>
    </w:p>
    <w:p w14:paraId="1BA5DE74" w14:textId="77777777" w:rsidR="00FD3765" w:rsidRDefault="00FD3765">
      <w:pPr>
        <w:pStyle w:val="Body"/>
        <w:bidi/>
        <w:jc w:val="right"/>
        <w:rPr>
          <w:rFonts w:ascii="Times New Roman" w:eastAsia="Times New Roman" w:hAnsi="Times New Roman" w:cs="Times New Roman"/>
          <w:rtl/>
          <w:lang w:val="ar-SA"/>
        </w:rPr>
      </w:pPr>
    </w:p>
    <w:p w14:paraId="4553BCE4" w14:textId="77777777" w:rsidR="00FD3765" w:rsidRDefault="00FD3765">
      <w:pPr>
        <w:pStyle w:val="Body"/>
        <w:bidi/>
        <w:jc w:val="right"/>
        <w:rPr>
          <w:rFonts w:ascii="Times New Roman" w:eastAsia="Times New Roman" w:hAnsi="Times New Roman" w:cs="Times New Roman"/>
          <w:rtl/>
          <w:lang w:val="ar-SA"/>
        </w:rPr>
      </w:pPr>
    </w:p>
    <w:p w14:paraId="38824BDF" w14:textId="77777777" w:rsidR="00FD3765" w:rsidRDefault="00FD3765">
      <w:pPr>
        <w:pStyle w:val="Body"/>
        <w:bidi/>
        <w:jc w:val="right"/>
        <w:rPr>
          <w:rFonts w:ascii="Times New Roman" w:eastAsia="Times New Roman" w:hAnsi="Times New Roman" w:cs="Times New Roman"/>
          <w:rtl/>
          <w:lang w:val="ar-SA"/>
        </w:rPr>
      </w:pPr>
    </w:p>
    <w:p w14:paraId="79A58A11" w14:textId="77777777" w:rsidR="00FD3765" w:rsidRDefault="00FD3765">
      <w:pPr>
        <w:pStyle w:val="Body"/>
        <w:bidi/>
        <w:jc w:val="right"/>
        <w:rPr>
          <w:rFonts w:ascii="Times New Roman" w:eastAsia="Times New Roman" w:hAnsi="Times New Roman" w:cs="Times New Roman"/>
          <w:rtl/>
          <w:lang w:val="ar-SA"/>
        </w:rPr>
      </w:pPr>
    </w:p>
    <w:p w14:paraId="5EAEA922" w14:textId="77777777" w:rsidR="00FD3765" w:rsidRDefault="00000000">
      <w:pPr>
        <w:pStyle w:val="Body"/>
        <w:jc w:val="center"/>
        <w:rPr>
          <w:rFonts w:ascii="Times New Roman" w:eastAsia="Times New Roman" w:hAnsi="Times New Roman" w:cs="Times New Roman"/>
          <w:sz w:val="24"/>
          <w:szCs w:val="24"/>
          <w:rtl/>
        </w:rPr>
      </w:pPr>
      <w:r>
        <w:rPr>
          <w:rFonts w:ascii="Calibri Light" w:hAnsi="Calibri Light"/>
          <w:sz w:val="24"/>
          <w:szCs w:val="24"/>
        </w:rPr>
        <w:t>Chapter 3</w:t>
      </w:r>
    </w:p>
    <w:p w14:paraId="6D9B5A09" w14:textId="77777777" w:rsidR="00FD3765" w:rsidRDefault="00FD3765">
      <w:pPr>
        <w:pStyle w:val="Body"/>
        <w:jc w:val="center"/>
        <w:rPr>
          <w:rFonts w:ascii="Calibri Light" w:eastAsia="Calibri Light" w:hAnsi="Calibri Light" w:cs="Calibri Light"/>
          <w:sz w:val="24"/>
          <w:szCs w:val="24"/>
        </w:rPr>
      </w:pPr>
    </w:p>
    <w:p w14:paraId="7BD9FF8E" w14:textId="77777777" w:rsidR="00FD3765" w:rsidRDefault="00000000">
      <w:pPr>
        <w:pStyle w:val="Body"/>
        <w:jc w:val="center"/>
        <w:rPr>
          <w:rFonts w:ascii="Carlito" w:eastAsia="Carlito" w:hAnsi="Carlito" w:cs="Carlito"/>
          <w:b/>
          <w:bCs/>
          <w:sz w:val="36"/>
          <w:szCs w:val="36"/>
        </w:rPr>
      </w:pPr>
      <w:r>
        <w:rPr>
          <w:rFonts w:ascii="Carlito" w:hAnsi="Carlito"/>
          <w:b/>
          <w:bCs/>
          <w:sz w:val="36"/>
          <w:szCs w:val="36"/>
          <w:lang w:val="en-US"/>
        </w:rPr>
        <w:t>Getting the Dose Right: Dosage</w:t>
      </w:r>
    </w:p>
    <w:p w14:paraId="752DE730" w14:textId="77777777" w:rsidR="00FD3765" w:rsidRDefault="00000000">
      <w:pPr>
        <w:pStyle w:val="Body"/>
        <w:jc w:val="center"/>
        <w:rPr>
          <w:rFonts w:ascii="Times New Roman" w:eastAsia="Times New Roman" w:hAnsi="Times New Roman" w:cs="Times New Roman"/>
          <w:b/>
          <w:bCs/>
          <w:sz w:val="36"/>
          <w:szCs w:val="36"/>
          <w:rtl/>
        </w:rPr>
      </w:pPr>
      <w:r>
        <w:rPr>
          <w:rFonts w:ascii="Carlito" w:hAnsi="Carlito"/>
          <w:b/>
          <w:bCs/>
          <w:sz w:val="36"/>
          <w:szCs w:val="36"/>
          <w:lang w:val="en-US"/>
        </w:rPr>
        <w:t>Guidelines for Adults and Seniors</w:t>
      </w:r>
    </w:p>
    <w:p w14:paraId="7D0B1F55" w14:textId="77777777" w:rsidR="00FD3765" w:rsidRDefault="00FD3765">
      <w:pPr>
        <w:pStyle w:val="Body"/>
        <w:jc w:val="center"/>
        <w:rPr>
          <w:rFonts w:ascii="Carlito" w:eastAsia="Carlito" w:hAnsi="Carlito" w:cs="Carlito"/>
          <w:b/>
          <w:bCs/>
          <w:sz w:val="36"/>
          <w:szCs w:val="36"/>
        </w:rPr>
      </w:pPr>
    </w:p>
    <w:p w14:paraId="2EBE0CAC" w14:textId="77777777" w:rsidR="00FD3765" w:rsidRDefault="00000000">
      <w:pPr>
        <w:pStyle w:val="Body"/>
        <w:jc w:val="center"/>
        <w:rPr>
          <w:rFonts w:ascii="Carlito" w:eastAsia="Carlito" w:hAnsi="Carlito" w:cs="Carlito"/>
          <w:b/>
          <w:bCs/>
          <w:sz w:val="32"/>
          <w:szCs w:val="32"/>
        </w:rPr>
      </w:pPr>
      <w:r>
        <w:rPr>
          <w:rFonts w:ascii="Carlito" w:hAnsi="Carlito"/>
          <w:b/>
          <w:bCs/>
          <w:sz w:val="32"/>
          <w:szCs w:val="32"/>
          <w:lang w:val="en-US"/>
        </w:rPr>
        <w:t>UNDERSTANDING STANDARD DOSAGES: HOW</w:t>
      </w:r>
    </w:p>
    <w:p w14:paraId="4BF8E1A6" w14:textId="77777777" w:rsidR="00FD3765" w:rsidRDefault="00000000">
      <w:pPr>
        <w:pStyle w:val="Body"/>
        <w:jc w:val="center"/>
        <w:rPr>
          <w:rFonts w:ascii="Times New Roman" w:eastAsia="Times New Roman" w:hAnsi="Times New Roman" w:cs="Times New Roman"/>
          <w:b/>
          <w:bCs/>
          <w:sz w:val="32"/>
          <w:szCs w:val="32"/>
          <w:rtl/>
        </w:rPr>
      </w:pPr>
      <w:r>
        <w:rPr>
          <w:rFonts w:ascii="Carlito" w:hAnsi="Carlito"/>
          <w:b/>
          <w:bCs/>
          <w:sz w:val="32"/>
          <w:szCs w:val="32"/>
          <w:lang w:val="en-US"/>
        </w:rPr>
        <w:t>MUCH AND HOW OFTEN?</w:t>
      </w:r>
    </w:p>
    <w:p w14:paraId="25F57BDE" w14:textId="77777777" w:rsidR="00FD3765" w:rsidRDefault="00FD3765">
      <w:pPr>
        <w:pStyle w:val="Body"/>
        <w:jc w:val="center"/>
        <w:rPr>
          <w:rFonts w:ascii="Carlito" w:eastAsia="Carlito" w:hAnsi="Carlito" w:cs="Carlito"/>
          <w:b/>
          <w:bCs/>
          <w:sz w:val="32"/>
          <w:szCs w:val="32"/>
        </w:rPr>
      </w:pPr>
    </w:p>
    <w:p w14:paraId="559DAFF7" w14:textId="77777777" w:rsidR="00FD3765" w:rsidRDefault="00000000">
      <w:pPr>
        <w:pStyle w:val="Body"/>
        <w:rPr>
          <w:rFonts w:ascii="Times New Roman" w:eastAsia="Times New Roman" w:hAnsi="Times New Roman" w:cs="Times New Roman"/>
          <w:b/>
          <w:bCs/>
          <w:sz w:val="24"/>
          <w:szCs w:val="24"/>
          <w:rtl/>
        </w:rPr>
      </w:pPr>
      <w:r>
        <w:rPr>
          <w:rFonts w:ascii="Carlito" w:hAnsi="Carlito"/>
          <w:b/>
          <w:bCs/>
          <w:sz w:val="24"/>
          <w:szCs w:val="24"/>
          <w:lang w:val="en-US"/>
        </w:rPr>
        <w:t xml:space="preserve">Standard Adult Dosages </w:t>
      </w:r>
    </w:p>
    <w:p w14:paraId="1D74790A" w14:textId="77777777" w:rsidR="00FD3765" w:rsidRDefault="00000000">
      <w:pPr>
        <w:pStyle w:val="Body"/>
        <w:rPr>
          <w:rFonts w:ascii="Calibri Light" w:eastAsia="Calibri Light" w:hAnsi="Calibri Light" w:cs="Calibri Light"/>
        </w:rPr>
      </w:pPr>
      <w:r>
        <w:rPr>
          <w:rFonts w:ascii="Calibri Light" w:hAnsi="Calibri Light"/>
          <w:lang w:val="en-US"/>
        </w:rPr>
        <w:t>Amoxicillin 500 mg, three times daily. You read the label, nod at the pharmacist, and walk to your car. Then you pause. What does "three times daily" actually mean? Every eight hours exactly? With meals? Does bedtime count?</w:t>
      </w:r>
    </w:p>
    <w:p w14:paraId="1854341A" w14:textId="77777777" w:rsidR="00FD3765" w:rsidRDefault="00FD3765">
      <w:pPr>
        <w:pStyle w:val="Body"/>
        <w:bidi/>
        <w:jc w:val="right"/>
        <w:rPr>
          <w:rFonts w:ascii="Times New Roman" w:eastAsia="Times New Roman" w:hAnsi="Times New Roman" w:cs="Times New Roman"/>
          <w:rtl/>
          <w:lang w:val="ar-SA"/>
        </w:rPr>
      </w:pPr>
    </w:p>
    <w:p w14:paraId="715F7726" w14:textId="77777777" w:rsidR="00FD3765" w:rsidRDefault="00000000">
      <w:pPr>
        <w:pStyle w:val="Body"/>
        <w:rPr>
          <w:rFonts w:ascii="Calibri Light" w:eastAsia="Calibri Light" w:hAnsi="Calibri Light" w:cs="Calibri Light"/>
        </w:rPr>
      </w:pPr>
      <w:r>
        <w:rPr>
          <w:rFonts w:ascii="Calibri Light" w:hAnsi="Calibri Light"/>
          <w:lang w:val="en-US"/>
        </w:rPr>
        <w:t>These aren't silly questions. The difference between effective treatment and a lingering infection often comes down to understanding what your prescription truly requires. Amoxicillin isn't one-size-fits-all, and timing matters more than you might expect.</w:t>
      </w:r>
    </w:p>
    <w:p w14:paraId="766AE55C" w14:textId="77777777" w:rsidR="00FD3765" w:rsidRDefault="00FD3765">
      <w:pPr>
        <w:pStyle w:val="Body"/>
        <w:bidi/>
        <w:jc w:val="right"/>
        <w:rPr>
          <w:rFonts w:ascii="Times New Roman" w:eastAsia="Times New Roman" w:hAnsi="Times New Roman" w:cs="Times New Roman"/>
          <w:rtl/>
          <w:lang w:val="ar-SA"/>
        </w:rPr>
      </w:pPr>
      <w:commentRangeStart w:id="37"/>
    </w:p>
    <w:p w14:paraId="7DEE04A9" w14:textId="77777777" w:rsidR="00FD3765" w:rsidRDefault="00000000">
      <w:pPr>
        <w:pStyle w:val="Body"/>
        <w:rPr>
          <w:rFonts w:ascii="Calibri Light" w:eastAsia="Calibri Light" w:hAnsi="Calibri Light" w:cs="Calibri Light"/>
        </w:rPr>
      </w:pPr>
      <w:r>
        <w:rPr>
          <w:rFonts w:ascii="Calibri Light" w:hAnsi="Calibri Light"/>
          <w:lang w:val="en-US"/>
        </w:rPr>
        <w:t xml:space="preserve">For most common bacterial infections in adults-sinus infections, ear infections, strep throat-the standard dose is 500 mg every eight hours, or 875 mg every twelve hours (Doctronic, </w:t>
      </w:r>
      <w:commentRangeEnd w:id="37"/>
      <w:r w:rsidR="000D2213">
        <w:rPr>
          <w:rStyle w:val="CommentReference"/>
          <w:rFonts w:ascii="Calibri Light" w:hAnsi="Calibri Light"/>
          <w:sz w:val="22"/>
          <w:szCs w:val="22"/>
          <w:lang w:val="en-US"/>
        </w:rPr>
        <w:commentReference w:id="37"/>
      </w:r>
      <w:r>
        <w:rPr>
          <w:rFonts w:ascii="Calibri Light" w:hAnsi="Calibri Light"/>
          <w:lang w:val="en-US"/>
        </w:rPr>
        <w:t xml:space="preserve">2026). The dosage regimen is </w:t>
      </w:r>
      <w:r>
        <w:rPr>
          <w:rFonts w:ascii="Calibri Light" w:hAnsi="Calibri Light"/>
          <w:lang w:val="en-US"/>
        </w:rPr>
        <w:lastRenderedPageBreak/>
        <w:t>specifically designed for optimal effectiveness. Amoxicillin works best when it maintains a steady level in your bloodstream, and spacing doses correctly ensures that level stays consistent. Because amoxicillin is cleared from the body relatively quickly, taking it at irregular times or missing doses may make the treatment less effective by allowing bacteria to grow again. Repeated exposure to antibiotic levels that are too low can also encourage the growth of less susceptible bacteria, which is one of the factors that contributes to antimicrobial resistance.</w:t>
      </w:r>
    </w:p>
    <w:p w14:paraId="2F35CC8B" w14:textId="77777777" w:rsidR="00FD3765" w:rsidRDefault="00000000">
      <w:pPr>
        <w:pStyle w:val="Body"/>
        <w:rPr>
          <w:rFonts w:ascii="Calibri Light" w:eastAsia="Calibri Light" w:hAnsi="Calibri Light" w:cs="Calibri Light"/>
        </w:rPr>
      </w:pPr>
      <w:r>
        <w:rPr>
          <w:rFonts w:ascii="Calibri Light" w:hAnsi="Calibri Light"/>
          <w:lang w:val="en-US"/>
        </w:rPr>
        <w:t>Consistency protects both you and the medication's effectiveness.</w:t>
      </w:r>
    </w:p>
    <w:p w14:paraId="3DF4C1CB" w14:textId="77777777" w:rsidR="00FD3765" w:rsidRDefault="00FD3765">
      <w:pPr>
        <w:pStyle w:val="Body"/>
        <w:bidi/>
        <w:jc w:val="right"/>
        <w:rPr>
          <w:rFonts w:ascii="Times New Roman" w:eastAsia="Times New Roman" w:hAnsi="Times New Roman" w:cs="Times New Roman"/>
          <w:rtl/>
          <w:lang w:val="ar-SA"/>
        </w:rPr>
      </w:pPr>
    </w:p>
    <w:p w14:paraId="71BB65A8" w14:textId="77777777" w:rsidR="00FD3765" w:rsidRDefault="00000000">
      <w:pPr>
        <w:pStyle w:val="Body"/>
        <w:rPr>
          <w:rFonts w:ascii="Calibri Light" w:eastAsia="Calibri Light" w:hAnsi="Calibri Light" w:cs="Calibri Light"/>
        </w:rPr>
      </w:pPr>
      <w:r>
        <w:rPr>
          <w:rFonts w:ascii="Calibri Light" w:hAnsi="Calibri Light"/>
          <w:lang w:val="en-US"/>
        </w:rPr>
        <w:t>But your exact dose depends on what you're treating. A mild ear infection might call for 500 mg twice daily. A stubborn case of strep throat could require 875 mg twice daily for ten full days (CDC, 2025). Dental abscesses sometimes need higher doses altogether. Your prescription reflects your specific infection, its severity, and your medical history.</w:t>
      </w:r>
    </w:p>
    <w:p w14:paraId="3D37C0DD" w14:textId="77777777" w:rsidR="00FD3765" w:rsidRDefault="00FD3765">
      <w:pPr>
        <w:pStyle w:val="Body"/>
        <w:bidi/>
        <w:jc w:val="right"/>
        <w:rPr>
          <w:rFonts w:ascii="Times New Roman" w:eastAsia="Times New Roman" w:hAnsi="Times New Roman" w:cs="Times New Roman"/>
          <w:rtl/>
          <w:lang w:val="ar-SA"/>
        </w:rPr>
      </w:pPr>
    </w:p>
    <w:p w14:paraId="1EEEA83E" w14:textId="77777777" w:rsidR="00FD3765" w:rsidRDefault="00000000">
      <w:pPr>
        <w:pStyle w:val="Body"/>
        <w:rPr>
          <w:rFonts w:ascii="Calibri Light" w:eastAsia="Calibri Light" w:hAnsi="Calibri Light" w:cs="Calibri Light"/>
        </w:rPr>
      </w:pPr>
      <w:r>
        <w:rPr>
          <w:rFonts w:ascii="Calibri Light" w:hAnsi="Calibri Light"/>
          <w:lang w:val="en-US"/>
        </w:rPr>
        <w:t>Sharing a friend's leftover antibiotics-even if they seem to have had a similar illness-is a risky choice.</w:t>
      </w:r>
    </w:p>
    <w:p w14:paraId="44B910B7" w14:textId="77777777" w:rsidR="00FD3765" w:rsidRDefault="00FD3765">
      <w:pPr>
        <w:pStyle w:val="Body"/>
        <w:bidi/>
        <w:jc w:val="right"/>
        <w:rPr>
          <w:rFonts w:ascii="Times New Roman" w:eastAsia="Times New Roman" w:hAnsi="Times New Roman" w:cs="Times New Roman"/>
          <w:rtl/>
          <w:lang w:val="ar-SA"/>
        </w:rPr>
      </w:pPr>
    </w:p>
    <w:p w14:paraId="0AC30D2F"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Dosage Adjustments for Seniors</w:t>
      </w:r>
    </w:p>
    <w:p w14:paraId="77DD693C" w14:textId="1C0A12AB" w:rsidR="00FD3765" w:rsidRDefault="00000000">
      <w:pPr>
        <w:pStyle w:val="Body"/>
        <w:rPr>
          <w:rFonts w:ascii="Calibri Light" w:eastAsia="Calibri Light" w:hAnsi="Calibri Light" w:cs="Calibri Light"/>
        </w:rPr>
      </w:pPr>
      <w:r>
        <w:rPr>
          <w:rFonts w:ascii="Calibri Light" w:hAnsi="Calibri Light"/>
          <w:lang w:val="en-US"/>
        </w:rPr>
        <w:t>As you age, your body handles medications differently. Kidney function naturally declines over time, and because amoxicillin exits your system primarily through the kidneys, this shift changes everything about safe dosing (Medline Plus, 2026)</w:t>
      </w:r>
      <w:del w:id="38" w:author="Editor" w:date="2026-07-30T12:06:00Z" w16du:dateUtc="2026-07-30T16:06:00Z">
        <w:r w:rsidDel="00F37D9E">
          <w:rPr>
            <w:rFonts w:ascii="Calibri Light" w:hAnsi="Calibri Light"/>
            <w:lang w:val="en-US"/>
          </w:rPr>
          <w:delText>.</w:delText>
        </w:r>
      </w:del>
      <w:ins w:id="39" w:author="Editor" w:date="2026-07-30T12:06:00Z" w16du:dateUtc="2026-07-30T16:06:00Z">
        <w:r w:rsidR="00F37D9E">
          <w:rPr>
            <w:rFonts w:ascii="Calibri Light" w:hAnsi="Calibri Light"/>
            <w:lang w:val="en-US"/>
          </w:rPr>
          <w:t>.</w:t>
        </w:r>
      </w:ins>
      <w:del w:id="40" w:author="Editor" w:date="2026-07-30T12:06:00Z" w16du:dateUtc="2026-07-30T16:06:00Z">
        <w:r w:rsidDel="00F37D9E">
          <w:rPr>
            <w:rFonts w:ascii="Calibri Light" w:hAnsi="Calibri Light"/>
            <w:lang w:val="en-US"/>
          </w:rPr>
          <w:delText xml:space="preserve"> (Medline Plus, 2026)</w:delText>
        </w:r>
      </w:del>
    </w:p>
    <w:p w14:paraId="041B269A" w14:textId="77777777" w:rsidR="00FD3765" w:rsidRDefault="00FD3765">
      <w:pPr>
        <w:pStyle w:val="Body"/>
        <w:bidi/>
        <w:jc w:val="right"/>
        <w:rPr>
          <w:rFonts w:ascii="Times New Roman" w:eastAsia="Times New Roman" w:hAnsi="Times New Roman" w:cs="Times New Roman"/>
          <w:rtl/>
          <w:lang w:val="ar-SA"/>
        </w:rPr>
      </w:pPr>
    </w:p>
    <w:p w14:paraId="20A4828B" w14:textId="77777777" w:rsidR="00FD3765" w:rsidRDefault="00000000">
      <w:pPr>
        <w:pStyle w:val="Body"/>
        <w:rPr>
          <w:rFonts w:ascii="Calibri Light" w:eastAsia="Calibri Light" w:hAnsi="Calibri Light" w:cs="Calibri Light"/>
        </w:rPr>
      </w:pPr>
      <w:r>
        <w:rPr>
          <w:rFonts w:ascii="Calibri Light" w:hAnsi="Calibri Light"/>
          <w:lang w:val="en-US"/>
        </w:rPr>
        <w:t xml:space="preserve">When amoxicillin lingers longer in an older adult's bloodstream, it raises the risk of side effects like diarrhea or yeast infections. Yet many prescribers don't automatically adjust for this. </w:t>
      </w:r>
    </w:p>
    <w:p w14:paraId="6230C27F" w14:textId="77777777" w:rsidR="00FD3765" w:rsidRDefault="00000000">
      <w:pPr>
        <w:pStyle w:val="Body"/>
        <w:rPr>
          <w:rFonts w:ascii="Calibri Light" w:eastAsia="Calibri Light" w:hAnsi="Calibri Light" w:cs="Calibri Light"/>
        </w:rPr>
      </w:pPr>
      <w:r>
        <w:rPr>
          <w:rFonts w:ascii="Calibri Light" w:hAnsi="Calibri Light"/>
          <w:lang w:val="en-US"/>
        </w:rPr>
        <w:t>If you're an older adult or have a history of kidney disease, your doctor may evaluate your kidney function before prescribing amoxicillin. This assessment is typically based on a blood test that measures serum creatinine, which is used to estimate kidney function and determine whether a dose adjustment is needed.</w:t>
      </w:r>
    </w:p>
    <w:p w14:paraId="03A25E3A" w14:textId="77777777" w:rsidR="00FD3765" w:rsidRDefault="00FD3765">
      <w:pPr>
        <w:pStyle w:val="Body"/>
        <w:bidi/>
        <w:jc w:val="right"/>
        <w:rPr>
          <w:rFonts w:ascii="Times New Roman" w:eastAsia="Times New Roman" w:hAnsi="Times New Roman" w:cs="Times New Roman"/>
          <w:rtl/>
          <w:lang w:val="ar-SA"/>
        </w:rPr>
      </w:pPr>
    </w:p>
    <w:p w14:paraId="0705939E" w14:textId="3A81C8DE" w:rsidR="00FD3765" w:rsidRDefault="00000000">
      <w:pPr>
        <w:pStyle w:val="Body"/>
        <w:rPr>
          <w:rFonts w:ascii="Calibri Light" w:eastAsia="Calibri Light" w:hAnsi="Calibri Light" w:cs="Calibri Light"/>
        </w:rPr>
      </w:pPr>
      <w:r>
        <w:rPr>
          <w:rFonts w:ascii="Calibri Light" w:hAnsi="Calibri Light"/>
          <w:lang w:val="en-US"/>
        </w:rPr>
        <w:t>Lower doses don't mean weaker treatment</w:t>
      </w:r>
      <w:ins w:id="41" w:author="Editor" w:date="2026-07-30T12:01:00Z" w16du:dateUtc="2026-07-30T16:01:00Z">
        <w:r w:rsidR="000D2213">
          <w:rPr>
            <w:rFonts w:ascii="Calibri Light" w:hAnsi="Calibri Light"/>
            <w:lang w:val="en-US"/>
          </w:rPr>
          <w:t>; instead,</w:t>
        </w:r>
      </w:ins>
      <w:del w:id="42" w:author="Editor" w:date="2026-07-30T12:01:00Z" w16du:dateUtc="2026-07-30T16:01:00Z">
        <w:r w:rsidDel="000D2213">
          <w:rPr>
            <w:rFonts w:ascii="Calibri Light" w:hAnsi="Calibri Light"/>
            <w:lang w:val="en-US"/>
          </w:rPr>
          <w:delText>.</w:delText>
        </w:r>
      </w:del>
      <w:r>
        <w:rPr>
          <w:rFonts w:ascii="Calibri Light" w:hAnsi="Calibri Light"/>
          <w:lang w:val="en-US"/>
        </w:rPr>
        <w:t xml:space="preserve"> </w:t>
      </w:r>
      <w:ins w:id="43" w:author="Editor" w:date="2026-07-30T12:01:00Z" w16du:dateUtc="2026-07-30T16:01:00Z">
        <w:r w:rsidR="000D2213">
          <w:rPr>
            <w:rFonts w:ascii="Calibri Light" w:hAnsi="Calibri Light"/>
            <w:lang w:val="en-US"/>
          </w:rPr>
          <w:t xml:space="preserve">they suggest </w:t>
        </w:r>
      </w:ins>
      <w:del w:id="44" w:author="Editor" w:date="2026-07-30T12:01:00Z" w16du:dateUtc="2026-07-30T16:01:00Z">
        <w:r w:rsidDel="000D2213">
          <w:rPr>
            <w:rFonts w:ascii="Calibri Light" w:hAnsi="Calibri Light"/>
            <w:lang w:val="en-US"/>
          </w:rPr>
          <w:delText xml:space="preserve">They mean </w:delText>
        </w:r>
      </w:del>
      <w:r>
        <w:rPr>
          <w:rFonts w:ascii="Calibri Light" w:hAnsi="Calibri Light"/>
          <w:lang w:val="en-US"/>
        </w:rPr>
        <w:t>safer treatment.</w:t>
      </w:r>
    </w:p>
    <w:p w14:paraId="7BFCBEE1" w14:textId="77777777" w:rsidR="00FD3765" w:rsidRDefault="00FD3765">
      <w:pPr>
        <w:pStyle w:val="Body"/>
        <w:bidi/>
        <w:jc w:val="right"/>
        <w:rPr>
          <w:rFonts w:ascii="Times New Roman" w:eastAsia="Times New Roman" w:hAnsi="Times New Roman" w:cs="Times New Roman"/>
          <w:rtl/>
          <w:lang w:val="ar-SA"/>
        </w:rPr>
      </w:pPr>
    </w:p>
    <w:p w14:paraId="2A33BD91" w14:textId="77777777" w:rsidR="00FD3765" w:rsidRDefault="00000000">
      <w:pPr>
        <w:pStyle w:val="Body"/>
        <w:rPr>
          <w:rFonts w:ascii="Calibri Light" w:eastAsia="Calibri Light" w:hAnsi="Calibri Light" w:cs="Calibri Light"/>
        </w:rPr>
      </w:pPr>
      <w:r>
        <w:rPr>
          <w:rFonts w:ascii="Calibri Light" w:hAnsi="Calibri Light"/>
          <w:lang w:val="en-US"/>
        </w:rPr>
        <w:t>For severe kidney impairment, defined as a creatinine clearance under 30 mL/ min, your doctor might prescribe 250 mg to 500 mg every twelve hours instead of the standard eight-hour interval. The goal remains the same: maintain therapeutic levels without overloading your system.</w:t>
      </w:r>
    </w:p>
    <w:p w14:paraId="1DFC3906" w14:textId="77777777" w:rsidR="00FD3765" w:rsidRDefault="00FD3765">
      <w:pPr>
        <w:pStyle w:val="Body"/>
        <w:bidi/>
        <w:jc w:val="right"/>
        <w:rPr>
          <w:rFonts w:ascii="Times New Roman" w:eastAsia="Times New Roman" w:hAnsi="Times New Roman" w:cs="Times New Roman"/>
          <w:rtl/>
          <w:lang w:val="ar-SA"/>
        </w:rPr>
      </w:pPr>
    </w:p>
    <w:p w14:paraId="70244A62" w14:textId="5DF8E032" w:rsidR="00FD3765" w:rsidRDefault="00000000">
      <w:pPr>
        <w:pStyle w:val="Body"/>
        <w:rPr>
          <w:rFonts w:ascii="Calibri Light" w:eastAsia="Calibri Light" w:hAnsi="Calibri Light" w:cs="Calibri Light"/>
        </w:rPr>
      </w:pPr>
      <w:r>
        <w:rPr>
          <w:rFonts w:ascii="Calibri Light" w:hAnsi="Calibri Light"/>
          <w:lang w:val="en-US"/>
        </w:rPr>
        <w:t xml:space="preserve">Polypharmacy-taking multiple medications simultaneously-creates another layer of complexity. Amoxicillin interacts with blood thinners like warfarin, potentially increasing bleeding risk (NHS, 2025). It </w:t>
      </w:r>
      <w:r>
        <w:rPr>
          <w:rFonts w:ascii="Calibri Light" w:hAnsi="Calibri Light"/>
          <w:lang w:val="en-US"/>
        </w:rPr>
        <w:lastRenderedPageBreak/>
        <w:t>can also decrease the renal clearance of methotrexate, a common rheumatoid arthritis medication, raising the risk of severe toxicity</w:t>
      </w:r>
      <w:del w:id="45" w:author="Editor" w:date="2026-07-30T12:06:00Z" w16du:dateUtc="2026-07-30T16:06:00Z">
        <w:r w:rsidDel="00F37D9E">
          <w:rPr>
            <w:rFonts w:ascii="Calibri Light" w:hAnsi="Calibri Light"/>
            <w:lang w:val="en-US"/>
          </w:rPr>
          <w:delText>.</w:delText>
        </w:r>
      </w:del>
      <w:r>
        <w:rPr>
          <w:rFonts w:ascii="Calibri Light" w:hAnsi="Calibri Light"/>
          <w:lang w:val="en-US"/>
        </w:rPr>
        <w:t xml:space="preserve"> (NHS, 2025)</w:t>
      </w:r>
      <w:ins w:id="46" w:author="Editor" w:date="2026-07-30T12:06:00Z" w16du:dateUtc="2026-07-30T16:06:00Z">
        <w:r w:rsidR="00F37D9E">
          <w:rPr>
            <w:rFonts w:ascii="Calibri Light" w:hAnsi="Calibri Light"/>
            <w:lang w:val="en-US"/>
          </w:rPr>
          <w:t>.</w:t>
        </w:r>
      </w:ins>
    </w:p>
    <w:p w14:paraId="3B467C13" w14:textId="77777777" w:rsidR="00FD3765" w:rsidRDefault="00FD3765">
      <w:pPr>
        <w:pStyle w:val="Body"/>
        <w:bidi/>
        <w:jc w:val="right"/>
        <w:rPr>
          <w:rFonts w:ascii="Times New Roman" w:eastAsia="Times New Roman" w:hAnsi="Times New Roman" w:cs="Times New Roman"/>
          <w:rtl/>
          <w:lang w:val="ar-SA"/>
        </w:rPr>
      </w:pPr>
    </w:p>
    <w:p w14:paraId="1A12C317" w14:textId="77777777" w:rsidR="00FD3765" w:rsidRDefault="00000000">
      <w:pPr>
        <w:pStyle w:val="Body"/>
        <w:rPr>
          <w:rFonts w:ascii="Calibri Light" w:eastAsia="Calibri Light" w:hAnsi="Calibri Light" w:cs="Calibri Light"/>
        </w:rPr>
      </w:pPr>
      <w:r>
        <w:rPr>
          <w:rFonts w:ascii="Calibri Light" w:hAnsi="Calibri Light"/>
          <w:lang w:val="en-US"/>
        </w:rPr>
        <w:t>Your doctor needs your full medication list before writing a prescription. Never assume standard adult doses apply as you age.</w:t>
      </w:r>
    </w:p>
    <w:p w14:paraId="5CD30931" w14:textId="77777777" w:rsidR="00FD3765" w:rsidRDefault="00FD3765">
      <w:pPr>
        <w:pStyle w:val="Body"/>
        <w:bidi/>
        <w:jc w:val="right"/>
        <w:rPr>
          <w:rFonts w:ascii="Times New Roman" w:eastAsia="Times New Roman" w:hAnsi="Times New Roman" w:cs="Times New Roman"/>
          <w:rtl/>
          <w:lang w:val="ar-SA"/>
        </w:rPr>
      </w:pPr>
    </w:p>
    <w:p w14:paraId="271493B7"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Timing and Frequency Tips</w:t>
      </w:r>
    </w:p>
    <w:p w14:paraId="5B739112" w14:textId="77777777" w:rsidR="00FD3765" w:rsidRDefault="00000000">
      <w:pPr>
        <w:pStyle w:val="Body"/>
        <w:rPr>
          <w:rFonts w:ascii="Calibri Light" w:eastAsia="Calibri Light" w:hAnsi="Calibri Light" w:cs="Calibri Light"/>
        </w:rPr>
      </w:pPr>
      <w:r>
        <w:rPr>
          <w:rFonts w:ascii="Calibri Light" w:hAnsi="Calibri Light"/>
          <w:lang w:val="en-US"/>
        </w:rPr>
        <w:t>Your body doesn't read prescription labels. It reads drug levels in your bloodstream. When those levels drop too low between doses, bacteria get a reprieve-and that's when resistance starts to brew.</w:t>
      </w:r>
    </w:p>
    <w:p w14:paraId="7B914537" w14:textId="77777777" w:rsidR="00FD3765" w:rsidRDefault="00FD3765">
      <w:pPr>
        <w:pStyle w:val="Body"/>
        <w:bidi/>
        <w:jc w:val="right"/>
        <w:rPr>
          <w:rFonts w:ascii="Times New Roman" w:eastAsia="Times New Roman" w:hAnsi="Times New Roman" w:cs="Times New Roman"/>
          <w:rtl/>
          <w:lang w:val="ar-SA"/>
        </w:rPr>
      </w:pPr>
    </w:p>
    <w:p w14:paraId="0F193B7B" w14:textId="77777777" w:rsidR="00FD3765" w:rsidRDefault="00000000">
      <w:pPr>
        <w:pStyle w:val="Body"/>
        <w:rPr>
          <w:rFonts w:ascii="Calibri Light" w:eastAsia="Calibri Light" w:hAnsi="Calibri Light" w:cs="Calibri Light"/>
        </w:rPr>
      </w:pPr>
      <w:r>
        <w:rPr>
          <w:rFonts w:ascii="Calibri Light" w:hAnsi="Calibri Light"/>
          <w:lang w:val="en-US"/>
        </w:rPr>
        <w:t>Consistent timing matters more than perfect timing. If your doctor prescribes amoxicillin three times daily, that means every eight hours: 6 a.m., 2 p.m., and 10 p.m., for example. Every twelve hours for twice-daily dosing. These intervals aren't arbitrary-they're designed to maintain therapeutic concentrations that keep bacteria suppressed while your immune system finishes the job.</w:t>
      </w:r>
    </w:p>
    <w:p w14:paraId="560B91C2" w14:textId="77777777" w:rsidR="00FD3765" w:rsidRDefault="00FD3765">
      <w:pPr>
        <w:pStyle w:val="Body"/>
        <w:bidi/>
        <w:jc w:val="right"/>
        <w:rPr>
          <w:rFonts w:ascii="Times New Roman" w:eastAsia="Times New Roman" w:hAnsi="Times New Roman" w:cs="Times New Roman"/>
          <w:rtl/>
          <w:lang w:val="ar-SA"/>
        </w:rPr>
      </w:pPr>
    </w:p>
    <w:p w14:paraId="14E3A289" w14:textId="77777777" w:rsidR="00FD3765" w:rsidRDefault="00000000">
      <w:pPr>
        <w:pStyle w:val="Body"/>
        <w:rPr>
          <w:rFonts w:ascii="Calibri Light" w:eastAsia="Calibri Light" w:hAnsi="Calibri Light" w:cs="Calibri Light"/>
        </w:rPr>
      </w:pPr>
      <w:r>
        <w:rPr>
          <w:rFonts w:ascii="Calibri Light" w:hAnsi="Calibri Light"/>
          <w:lang w:val="en-US"/>
        </w:rPr>
        <w:t>Missing a dose by an hour or two won't derail treatment. But waiting five or six hours creates gaps where drug levels plummet. Bacteria that survive these valleys carry genetic mutations that help them tolerate the antibiotic. Over time, those survivors multiply, and suddenly you're dealing with a strain that won't respond to standard treatment (Centers for Disease Control and Prevention [CDC], 2024).</w:t>
      </w:r>
    </w:p>
    <w:p w14:paraId="7BDF1A30" w14:textId="77777777" w:rsidR="00FD3765" w:rsidRDefault="00FD3765">
      <w:pPr>
        <w:pStyle w:val="Body"/>
        <w:bidi/>
        <w:jc w:val="right"/>
        <w:rPr>
          <w:rFonts w:ascii="Times New Roman" w:eastAsia="Times New Roman" w:hAnsi="Times New Roman" w:cs="Times New Roman"/>
          <w:rtl/>
          <w:lang w:val="ar-SA"/>
        </w:rPr>
      </w:pPr>
    </w:p>
    <w:p w14:paraId="38FC9B06" w14:textId="0D9712BB" w:rsidR="00FD3765" w:rsidRDefault="00000000">
      <w:pPr>
        <w:pStyle w:val="Body"/>
        <w:rPr>
          <w:rFonts w:ascii="Times New Roman" w:eastAsia="Times New Roman" w:hAnsi="Times New Roman" w:cs="Times New Roman"/>
        </w:rPr>
      </w:pPr>
      <w:r>
        <w:rPr>
          <w:rFonts w:ascii="Times New Roman" w:hAnsi="Times New Roman"/>
          <w:lang w:val="en-US"/>
        </w:rPr>
        <w:t xml:space="preserve">Many caregivers find the middle-of-the-night dose challenging. For medications taken three times a day, try to space the doses as evenly as practical during your waking hours whenever possible. If </w:t>
      </w:r>
      <w:del w:id="47" w:author="Editor" w:date="2026-07-30T12:01:00Z" w16du:dateUtc="2026-07-30T16:01:00Z">
        <w:r w:rsidDel="000D2213">
          <w:rPr>
            <w:rFonts w:ascii="Times New Roman" w:hAnsi="Times New Roman"/>
            <w:lang w:val="en-US"/>
          </w:rPr>
          <w:delText>you are</w:delText>
        </w:r>
      </w:del>
      <w:ins w:id="48" w:author="Editor" w:date="2026-07-30T12:01:00Z" w16du:dateUtc="2026-07-30T16:01:00Z">
        <w:r w:rsidR="000D2213">
          <w:rPr>
            <w:rFonts w:ascii="Times New Roman" w:hAnsi="Times New Roman"/>
            <w:lang w:val="en-US"/>
          </w:rPr>
          <w:t>you’re</w:t>
        </w:r>
      </w:ins>
      <w:r>
        <w:rPr>
          <w:rFonts w:ascii="Times New Roman" w:hAnsi="Times New Roman"/>
          <w:lang w:val="en-US"/>
        </w:rPr>
        <w:t xml:space="preserve"> unsure how to schedule the doses, ask your pharmacist or healthcare provider for advice.</w:t>
      </w:r>
    </w:p>
    <w:p w14:paraId="4DD40B1F" w14:textId="77777777" w:rsidR="00FD3765" w:rsidRDefault="00FD3765">
      <w:pPr>
        <w:pStyle w:val="Body"/>
        <w:bidi/>
        <w:jc w:val="right"/>
        <w:rPr>
          <w:rFonts w:ascii="Times New Roman" w:eastAsia="Times New Roman" w:hAnsi="Times New Roman" w:cs="Times New Roman"/>
          <w:rtl/>
          <w:lang w:val="ar-SA"/>
        </w:rPr>
      </w:pPr>
    </w:p>
    <w:p w14:paraId="5ABB8B36" w14:textId="77777777" w:rsidR="00FD3765" w:rsidRDefault="00000000">
      <w:pPr>
        <w:pStyle w:val="Body"/>
        <w:rPr>
          <w:rFonts w:ascii="Calibri Light" w:eastAsia="Calibri Light" w:hAnsi="Calibri Light" w:cs="Calibri Light"/>
        </w:rPr>
      </w:pPr>
      <w:r>
        <w:rPr>
          <w:rFonts w:ascii="Calibri Light" w:hAnsi="Calibri Light"/>
          <w:lang w:val="en-US"/>
        </w:rPr>
        <w:t>Taking amoxicillin with food reduces stomach upset, but it doesn't affect absorption (Medline Plus, 2026). If nausea hits you hard on an empty stomach, pair each dose with a small snack. What destroys effectiveness isn't occasional imperfection-it's patterns of inconsistency.</w:t>
      </w:r>
    </w:p>
    <w:p w14:paraId="67D8867C" w14:textId="77777777" w:rsidR="00FD3765" w:rsidRDefault="00FD3765">
      <w:pPr>
        <w:pStyle w:val="Body"/>
        <w:bidi/>
        <w:jc w:val="right"/>
        <w:rPr>
          <w:rFonts w:ascii="Times New Roman" w:eastAsia="Times New Roman" w:hAnsi="Times New Roman" w:cs="Times New Roman"/>
          <w:rtl/>
          <w:lang w:val="ar-SA"/>
        </w:rPr>
      </w:pPr>
    </w:p>
    <w:p w14:paraId="78AC2427" w14:textId="77777777" w:rsidR="00FD3765" w:rsidRDefault="00000000">
      <w:pPr>
        <w:pStyle w:val="Body"/>
        <w:jc w:val="center"/>
        <w:rPr>
          <w:rFonts w:ascii="Carlito" w:eastAsia="Carlito" w:hAnsi="Carlito" w:cs="Carlito"/>
          <w:b/>
          <w:bCs/>
          <w:sz w:val="32"/>
          <w:szCs w:val="32"/>
        </w:rPr>
      </w:pPr>
      <w:r>
        <w:rPr>
          <w:rFonts w:ascii="Carlito" w:hAnsi="Carlito"/>
          <w:b/>
          <w:bCs/>
          <w:sz w:val="32"/>
          <w:szCs w:val="32"/>
        </w:rPr>
        <w:t>• • •</w:t>
      </w:r>
    </w:p>
    <w:p w14:paraId="7EF3D597" w14:textId="77777777" w:rsidR="00FD3765" w:rsidRDefault="00FD3765">
      <w:pPr>
        <w:pStyle w:val="Body"/>
        <w:bidi/>
        <w:jc w:val="right"/>
        <w:rPr>
          <w:rFonts w:ascii="Times New Roman" w:eastAsia="Times New Roman" w:hAnsi="Times New Roman" w:cs="Times New Roman"/>
          <w:rtl/>
          <w:lang w:val="ar-SA"/>
        </w:rPr>
      </w:pPr>
    </w:p>
    <w:p w14:paraId="6B55F192" w14:textId="77777777" w:rsidR="00FD3765" w:rsidRDefault="00000000">
      <w:pPr>
        <w:pStyle w:val="Body"/>
        <w:jc w:val="center"/>
        <w:rPr>
          <w:rFonts w:ascii="Carlito" w:eastAsia="Carlito" w:hAnsi="Carlito" w:cs="Carlito"/>
          <w:b/>
          <w:bCs/>
          <w:sz w:val="36"/>
          <w:szCs w:val="36"/>
        </w:rPr>
      </w:pPr>
      <w:r>
        <w:rPr>
          <w:rFonts w:ascii="Carlito" w:hAnsi="Carlito"/>
          <w:b/>
          <w:bCs/>
          <w:sz w:val="36"/>
          <w:szCs w:val="36"/>
          <w:lang w:val="en-US"/>
        </w:rPr>
        <w:t>HANDLING MISSED DOSES AND OVERDOSES:</w:t>
      </w:r>
    </w:p>
    <w:p w14:paraId="5B2167A5" w14:textId="77777777" w:rsidR="00FD3765" w:rsidRDefault="00000000">
      <w:pPr>
        <w:pStyle w:val="Body"/>
        <w:jc w:val="center"/>
        <w:rPr>
          <w:rFonts w:ascii="Times New Roman" w:eastAsia="Times New Roman" w:hAnsi="Times New Roman" w:cs="Times New Roman"/>
          <w:b/>
          <w:bCs/>
          <w:sz w:val="36"/>
          <w:szCs w:val="36"/>
          <w:rtl/>
        </w:rPr>
      </w:pPr>
      <w:r>
        <w:rPr>
          <w:rFonts w:ascii="Carlito" w:hAnsi="Carlito"/>
          <w:b/>
          <w:bCs/>
          <w:sz w:val="36"/>
          <w:szCs w:val="36"/>
          <w:lang w:val="zh-TW" w:eastAsia="zh-TW"/>
        </w:rPr>
        <w:t>WHAT TO DO?</w:t>
      </w:r>
    </w:p>
    <w:p w14:paraId="2B921DA7" w14:textId="77777777" w:rsidR="00FD3765" w:rsidRDefault="00FD3765">
      <w:pPr>
        <w:pStyle w:val="Body"/>
        <w:jc w:val="center"/>
        <w:rPr>
          <w:rFonts w:ascii="Carlito" w:eastAsia="Carlito" w:hAnsi="Carlito" w:cs="Carlito"/>
          <w:b/>
          <w:bCs/>
          <w:sz w:val="36"/>
          <w:szCs w:val="36"/>
        </w:rPr>
      </w:pPr>
    </w:p>
    <w:p w14:paraId="1F885B0C"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Immediate Steps for Missed Doses</w:t>
      </w:r>
    </w:p>
    <w:p w14:paraId="4D19AADC" w14:textId="77777777" w:rsidR="00FD3765" w:rsidRDefault="00000000">
      <w:pPr>
        <w:pStyle w:val="Body"/>
        <w:rPr>
          <w:rFonts w:ascii="Calibri Light" w:eastAsia="Calibri Light" w:hAnsi="Calibri Light" w:cs="Calibri Light"/>
        </w:rPr>
      </w:pPr>
      <w:r>
        <w:rPr>
          <w:rFonts w:ascii="Calibri Light" w:hAnsi="Calibri Light"/>
          <w:lang w:val="en-US"/>
        </w:rPr>
        <w:t>Missing a dose doesn't mean your treatment has failed, but your response depends on timing. If you realize you forgot within a few hours of your usual time, take it right away and continue your normal schedule.</w:t>
      </w:r>
    </w:p>
    <w:p w14:paraId="6CBC890B" w14:textId="77777777" w:rsidR="00FD3765" w:rsidRDefault="00FD3765">
      <w:pPr>
        <w:pStyle w:val="Body"/>
        <w:bidi/>
        <w:jc w:val="right"/>
        <w:rPr>
          <w:rFonts w:ascii="Times New Roman" w:eastAsia="Times New Roman" w:hAnsi="Times New Roman" w:cs="Times New Roman"/>
          <w:rtl/>
          <w:lang w:val="ar-SA"/>
        </w:rPr>
      </w:pPr>
    </w:p>
    <w:p w14:paraId="17E26402" w14:textId="77777777" w:rsidR="00FD3765" w:rsidRDefault="00000000">
      <w:pPr>
        <w:pStyle w:val="Body"/>
        <w:rPr>
          <w:rFonts w:ascii="Calibri Light" w:eastAsia="Calibri Light" w:hAnsi="Calibri Light" w:cs="Calibri Light"/>
        </w:rPr>
      </w:pPr>
      <w:r>
        <w:rPr>
          <w:rFonts w:ascii="Calibri Light" w:hAnsi="Calibri Light"/>
          <w:lang w:val="en-US"/>
        </w:rPr>
        <w:t>Things get trickier when you're closer to your next dose. If only a couple of hours remain before you're due to take amoxicillin again, skip the missed dose entirely and resume your regular routine. Never double up to make up for what you missed-this raises your risk of side effects without improving how well the antibiotic works. Think of it like catching a bus: if you've missed one and the next is almost here, wait for the next rather than trying to chase down two at once.</w:t>
      </w:r>
    </w:p>
    <w:p w14:paraId="632361B0" w14:textId="77777777" w:rsidR="00FD3765" w:rsidRDefault="00FD3765">
      <w:pPr>
        <w:pStyle w:val="Body"/>
        <w:bidi/>
        <w:jc w:val="right"/>
        <w:rPr>
          <w:rFonts w:ascii="Times New Roman" w:eastAsia="Times New Roman" w:hAnsi="Times New Roman" w:cs="Times New Roman"/>
          <w:rtl/>
          <w:lang w:val="ar-SA"/>
        </w:rPr>
      </w:pPr>
    </w:p>
    <w:p w14:paraId="5F678948" w14:textId="77777777" w:rsidR="00FD3765" w:rsidRDefault="00000000">
      <w:pPr>
        <w:pStyle w:val="Body"/>
        <w:rPr>
          <w:rFonts w:ascii="Calibri Light" w:eastAsia="Calibri Light" w:hAnsi="Calibri Light" w:cs="Calibri Light"/>
        </w:rPr>
      </w:pPr>
      <w:r>
        <w:rPr>
          <w:rFonts w:ascii="Calibri Light" w:hAnsi="Calibri Light"/>
          <w:lang w:val="en-US"/>
        </w:rPr>
        <w:t>For those managing multiple medications or caring for a family member, set phone alarms or use a pillbox with daily compartments. These simple tools create visual cues that reduce missed doses in the first place. If you find yourself frequently forgetting, talk with your pharmacist about whether switching to a twice-daily formulation might work better for your routine. Staying consistent protects both your recovery and helps prevent antibiotic resistance from incomplete treatment.</w:t>
      </w:r>
    </w:p>
    <w:p w14:paraId="220A8206" w14:textId="77777777" w:rsidR="00FD3765" w:rsidRDefault="00FD3765">
      <w:pPr>
        <w:pStyle w:val="Body"/>
        <w:bidi/>
        <w:jc w:val="right"/>
        <w:rPr>
          <w:rFonts w:ascii="Times New Roman" w:eastAsia="Times New Roman" w:hAnsi="Times New Roman" w:cs="Times New Roman"/>
          <w:rtl/>
          <w:lang w:val="ar-SA"/>
        </w:rPr>
      </w:pPr>
    </w:p>
    <w:p w14:paraId="082AE51E"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Recognizing and Responding to Overdoses</w:t>
      </w:r>
    </w:p>
    <w:p w14:paraId="70A46791" w14:textId="0A354C2A" w:rsidR="00FD3765" w:rsidRDefault="00000000">
      <w:pPr>
        <w:pStyle w:val="Body"/>
        <w:rPr>
          <w:rFonts w:ascii="Calibri Light" w:eastAsia="Calibri Light" w:hAnsi="Calibri Light" w:cs="Calibri Light"/>
        </w:rPr>
      </w:pPr>
      <w:r>
        <w:rPr>
          <w:rFonts w:ascii="Calibri Light" w:hAnsi="Calibri Light"/>
          <w:lang w:val="en-US"/>
        </w:rPr>
        <w:t xml:space="preserve">Taking too much amoxicillin is less common than missing doses, but it </w:t>
      </w:r>
      <w:del w:id="49" w:author="Editor" w:date="2026-07-30T12:01:00Z" w16du:dateUtc="2026-07-30T16:01:00Z">
        <w:r w:rsidDel="000D2213">
          <w:rPr>
            <w:rFonts w:ascii="Calibri Light" w:hAnsi="Calibri Light"/>
            <w:lang w:val="en-US"/>
          </w:rPr>
          <w:delText xml:space="preserve">happensespecially </w:delText>
        </w:r>
      </w:del>
      <w:ins w:id="50" w:author="Editor" w:date="2026-07-30T12:01:00Z" w16du:dateUtc="2026-07-30T16:01:00Z">
        <w:r w:rsidR="000D2213">
          <w:rPr>
            <w:rFonts w:ascii="Calibri Light" w:hAnsi="Calibri Light"/>
            <w:lang w:val="en-US"/>
          </w:rPr>
          <w:t>happens especially</w:t>
        </w:r>
        <w:r w:rsidR="000D2213">
          <w:rPr>
            <w:rFonts w:ascii="Calibri Light" w:hAnsi="Calibri Light"/>
            <w:lang w:val="en-US"/>
          </w:rPr>
          <w:t xml:space="preserve"> </w:t>
        </w:r>
      </w:ins>
      <w:r>
        <w:rPr>
          <w:rFonts w:ascii="Calibri Light" w:hAnsi="Calibri Light"/>
          <w:lang w:val="en-US"/>
        </w:rPr>
        <w:t>among adults managing multiple medications, seniors with vision difficulties reading labels, or caregivers juggling prescriptions for several family members. While amoxicillin generally has a wide safety margin compared to many other medications, accidental overdoses can still occur. These typically happen when an individual inadvertently takes a double dose or misinterprets prescription instructions. Fortunately, most cases of amoxicillin overdose in adults result in mild gastrointestinal symptoms rather than serious complications, particularly when the excess amount is modest and medical attention is sought promptly.</w:t>
      </w:r>
    </w:p>
    <w:p w14:paraId="6E26244D" w14:textId="77777777" w:rsidR="00FD3765" w:rsidRDefault="00FD3765">
      <w:pPr>
        <w:pStyle w:val="Body"/>
        <w:bidi/>
        <w:jc w:val="right"/>
        <w:rPr>
          <w:rFonts w:ascii="Times New Roman" w:eastAsia="Times New Roman" w:hAnsi="Times New Roman" w:cs="Times New Roman"/>
          <w:rtl/>
          <w:lang w:val="ar-SA"/>
        </w:rPr>
      </w:pPr>
    </w:p>
    <w:p w14:paraId="484B9D47" w14:textId="77777777" w:rsidR="00FD3765" w:rsidRDefault="00000000">
      <w:pPr>
        <w:pStyle w:val="Body"/>
        <w:rPr>
          <w:rFonts w:ascii="Calibri Light" w:eastAsia="Calibri Light" w:hAnsi="Calibri Light" w:cs="Calibri Light"/>
        </w:rPr>
      </w:pPr>
      <w:r>
        <w:rPr>
          <w:rFonts w:ascii="Calibri Light" w:hAnsi="Calibri Light"/>
          <w:lang w:val="en-US"/>
        </w:rPr>
        <w:t>Watch for these signs of overdose: severe nausea, persistent vomiting, extreme diarrhea, confusion, or decreased urination. In rare cases involving massive doses, seizures or kidney problems can develop, particularly in people with preexisting kidney disease.</w:t>
      </w:r>
    </w:p>
    <w:p w14:paraId="17DD77A6" w14:textId="77777777" w:rsidR="00FD3765" w:rsidRDefault="00FD3765">
      <w:pPr>
        <w:pStyle w:val="Body"/>
        <w:bidi/>
        <w:jc w:val="right"/>
        <w:rPr>
          <w:rFonts w:ascii="Times New Roman" w:eastAsia="Times New Roman" w:hAnsi="Times New Roman" w:cs="Times New Roman"/>
          <w:rtl/>
          <w:lang w:val="ar-SA"/>
        </w:rPr>
      </w:pPr>
    </w:p>
    <w:p w14:paraId="2643E064" w14:textId="77777777" w:rsidR="00FD3765" w:rsidRDefault="00000000">
      <w:pPr>
        <w:pStyle w:val="Body"/>
        <w:rPr>
          <w:rFonts w:ascii="Calibri Light" w:eastAsia="Calibri Light" w:hAnsi="Calibri Light" w:cs="Calibri Light"/>
        </w:rPr>
      </w:pPr>
      <w:r>
        <w:rPr>
          <w:rFonts w:ascii="Calibri Light" w:hAnsi="Calibri Light"/>
          <w:lang w:val="en-US"/>
        </w:rPr>
        <w:t>If you or someone you're caring for takes significantly more than prescribed, don't wait to see what happens. Call Poison Control immediately at 1-800-222-1222 or head to the emergency department if symptoms are severe. Bring the prescription bottle so medical staff can see exactly what was taken and when. Emergency treatment typically involves monitoring vital signs, administering IV fluids to help flush the medication through the kidneys, and managing symptoms as they arise.</w:t>
      </w:r>
    </w:p>
    <w:p w14:paraId="150421F1" w14:textId="77777777" w:rsidR="00FD3765" w:rsidRDefault="00FD3765">
      <w:pPr>
        <w:pStyle w:val="Body"/>
        <w:bidi/>
        <w:jc w:val="right"/>
        <w:rPr>
          <w:rFonts w:ascii="Times New Roman" w:eastAsia="Times New Roman" w:hAnsi="Times New Roman" w:cs="Times New Roman"/>
          <w:rtl/>
          <w:lang w:val="ar-SA"/>
        </w:rPr>
      </w:pPr>
    </w:p>
    <w:p w14:paraId="5A96C436" w14:textId="77777777" w:rsidR="00FD3765" w:rsidRDefault="00000000">
      <w:pPr>
        <w:pStyle w:val="Body"/>
        <w:rPr>
          <w:rFonts w:ascii="Calibri Light" w:eastAsia="Calibri Light" w:hAnsi="Calibri Light" w:cs="Calibri Light"/>
        </w:rPr>
      </w:pPr>
      <w:r>
        <w:rPr>
          <w:rFonts w:ascii="Calibri Light" w:hAnsi="Calibri Light"/>
          <w:lang w:val="en-US"/>
        </w:rPr>
        <w:t>Most people recover fully without lasting effects, especially when overdoses are caught early. Taking substantially more than the prescribed dose or developing concerning symptoms after an overdose should prompt immediate medical advice or emergency evaluation, depending on the severity of the situation.</w:t>
      </w:r>
    </w:p>
    <w:p w14:paraId="64F22528" w14:textId="77777777" w:rsidR="00FD3765" w:rsidRDefault="00FD3765">
      <w:pPr>
        <w:pStyle w:val="Body"/>
        <w:bidi/>
        <w:jc w:val="right"/>
        <w:rPr>
          <w:rFonts w:ascii="Times New Roman" w:eastAsia="Times New Roman" w:hAnsi="Times New Roman" w:cs="Times New Roman"/>
          <w:rtl/>
          <w:lang w:val="ar-SA"/>
        </w:rPr>
      </w:pPr>
    </w:p>
    <w:p w14:paraId="38884BB2"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Special Considerations for Seniors</w:t>
      </w:r>
    </w:p>
    <w:p w14:paraId="5FCCAF2C" w14:textId="77777777" w:rsidR="00FD3765" w:rsidRDefault="00000000">
      <w:pPr>
        <w:pStyle w:val="Body"/>
        <w:rPr>
          <w:rFonts w:ascii="Calibri Light" w:eastAsia="Calibri Light" w:hAnsi="Calibri Light" w:cs="Calibri Light"/>
        </w:rPr>
      </w:pPr>
      <w:r>
        <w:rPr>
          <w:rFonts w:ascii="Calibri Light" w:hAnsi="Calibri Light"/>
          <w:lang w:val="en-US"/>
        </w:rPr>
        <w:t>Seniors face unique overdose risks that younger adults don't encounter. As we age, kidney function often declines, although the degree varies considerably between individuals. Because amoxicillin is eliminated primarily through the kidneys, reduced kidney function can cause the medication to remain in the body longer and may require dose adjustment. Add in common senior challenges like managing multiple medications, vision difficulties when reading labels, and memory lapses, and the risk of accidental overdose climbs significantly.</w:t>
      </w:r>
    </w:p>
    <w:p w14:paraId="4A691E13" w14:textId="77777777" w:rsidR="00FD3765" w:rsidRDefault="00FD3765">
      <w:pPr>
        <w:pStyle w:val="Body"/>
        <w:bidi/>
        <w:jc w:val="right"/>
        <w:rPr>
          <w:rFonts w:ascii="Times New Roman" w:eastAsia="Times New Roman" w:hAnsi="Times New Roman" w:cs="Times New Roman"/>
          <w:rtl/>
          <w:lang w:val="ar-SA"/>
        </w:rPr>
      </w:pPr>
    </w:p>
    <w:p w14:paraId="3DB398BE" w14:textId="77777777" w:rsidR="00FD3765" w:rsidRDefault="00000000">
      <w:pPr>
        <w:pStyle w:val="Body"/>
        <w:rPr>
          <w:rFonts w:ascii="Calibri Light" w:eastAsia="Calibri Light" w:hAnsi="Calibri Light" w:cs="Calibri Light"/>
          <w:sz w:val="24"/>
          <w:szCs w:val="24"/>
        </w:rPr>
      </w:pPr>
      <w:r>
        <w:rPr>
          <w:rFonts w:ascii="Calibri Light" w:hAnsi="Calibri Light"/>
          <w:sz w:val="24"/>
          <w:szCs w:val="24"/>
          <w:lang w:val="en-US"/>
        </w:rPr>
        <w:t>Why seniors are more vulnerable:</w:t>
      </w:r>
    </w:p>
    <w:p w14:paraId="2DF782B2" w14:textId="77777777" w:rsidR="00FD3765" w:rsidRDefault="00000000">
      <w:pPr>
        <w:pStyle w:val="ListParagraph"/>
        <w:numPr>
          <w:ilvl w:val="0"/>
          <w:numId w:val="4"/>
        </w:numPr>
        <w:rPr>
          <w:rFonts w:ascii="Calibri Light" w:hAnsi="Calibri Light"/>
        </w:rPr>
      </w:pPr>
      <w:r>
        <w:rPr>
          <w:rFonts w:ascii="Calibri Light" w:hAnsi="Calibri Light"/>
        </w:rPr>
        <w:t>Slower drug clearance: Reduced kidney function means the body can't eliminate amoxicillin as efficiently, increasing the chance of drug buildup.</w:t>
      </w:r>
    </w:p>
    <w:p w14:paraId="0B5DC00F" w14:textId="77777777" w:rsidR="00FD3765" w:rsidRDefault="00000000">
      <w:pPr>
        <w:pStyle w:val="ListParagraph"/>
        <w:numPr>
          <w:ilvl w:val="0"/>
          <w:numId w:val="4"/>
        </w:numPr>
        <w:rPr>
          <w:rFonts w:ascii="Calibri Light" w:hAnsi="Calibri Light"/>
        </w:rPr>
      </w:pPr>
      <w:r>
        <w:rPr>
          <w:rFonts w:ascii="Calibri Light" w:hAnsi="Calibri Light"/>
        </w:rPr>
        <w:t>Polypharmacy confusion: Juggling multiple medications makes it easier to accidentally double-dose or take the wrong pill.</w:t>
      </w:r>
    </w:p>
    <w:p w14:paraId="269DA750" w14:textId="77777777" w:rsidR="00FD3765" w:rsidRDefault="00000000">
      <w:pPr>
        <w:pStyle w:val="ListParagraph"/>
        <w:numPr>
          <w:ilvl w:val="0"/>
          <w:numId w:val="4"/>
        </w:numPr>
        <w:rPr>
          <w:rFonts w:ascii="Calibri Light" w:hAnsi="Calibri Light"/>
        </w:rPr>
      </w:pPr>
      <w:r>
        <w:rPr>
          <w:rFonts w:ascii="Calibri Light" w:hAnsi="Calibri Light"/>
        </w:rPr>
        <w:t>Vision and dexterity challenges: Small print on labels and hard-to-open bottles can lead to dosing errors.</w:t>
      </w:r>
    </w:p>
    <w:p w14:paraId="092873D2" w14:textId="77777777" w:rsidR="00FD3765" w:rsidRDefault="00000000">
      <w:pPr>
        <w:pStyle w:val="Body"/>
        <w:rPr>
          <w:rFonts w:ascii="Calibri Light" w:eastAsia="Calibri Light" w:hAnsi="Calibri Light" w:cs="Calibri Light"/>
          <w:sz w:val="24"/>
          <w:szCs w:val="24"/>
        </w:rPr>
      </w:pPr>
      <w:r>
        <w:rPr>
          <w:rFonts w:ascii="Calibri Light" w:hAnsi="Calibri Light"/>
          <w:sz w:val="24"/>
          <w:szCs w:val="24"/>
          <w:lang w:val="en-US"/>
        </w:rPr>
        <w:t>Warning signs in seniors to watch for:</w:t>
      </w:r>
    </w:p>
    <w:p w14:paraId="6FEFE4E7" w14:textId="77777777" w:rsidR="00FD3765" w:rsidRDefault="00000000">
      <w:pPr>
        <w:pStyle w:val="ListParagraph"/>
        <w:numPr>
          <w:ilvl w:val="0"/>
          <w:numId w:val="6"/>
        </w:numPr>
        <w:rPr>
          <w:rFonts w:ascii="Calibri Light" w:hAnsi="Calibri Light"/>
          <w:sz w:val="24"/>
          <w:szCs w:val="24"/>
        </w:rPr>
      </w:pPr>
      <w:r>
        <w:rPr>
          <w:rFonts w:ascii="Calibri Light" w:hAnsi="Calibri Light"/>
          <w:sz w:val="24"/>
          <w:szCs w:val="24"/>
        </w:rPr>
        <w:t>New or worsening confusion or disorientation</w:t>
      </w:r>
    </w:p>
    <w:p w14:paraId="612D52CC" w14:textId="77777777" w:rsidR="00FD3765" w:rsidRDefault="00000000">
      <w:pPr>
        <w:pStyle w:val="ListParagraph"/>
        <w:numPr>
          <w:ilvl w:val="0"/>
          <w:numId w:val="6"/>
        </w:numPr>
        <w:rPr>
          <w:rFonts w:ascii="Calibri Light" w:hAnsi="Calibri Light"/>
          <w:sz w:val="24"/>
          <w:szCs w:val="24"/>
        </w:rPr>
      </w:pPr>
      <w:r>
        <w:rPr>
          <w:rFonts w:ascii="Calibri Light" w:hAnsi="Calibri Light"/>
          <w:sz w:val="24"/>
          <w:szCs w:val="24"/>
        </w:rPr>
        <w:t>Sudden decrease in urination or dark, concentrated urine</w:t>
      </w:r>
    </w:p>
    <w:p w14:paraId="22CE5712" w14:textId="77777777" w:rsidR="00FD3765" w:rsidRDefault="00000000">
      <w:pPr>
        <w:pStyle w:val="ListParagraph"/>
        <w:numPr>
          <w:ilvl w:val="0"/>
          <w:numId w:val="6"/>
        </w:numPr>
        <w:rPr>
          <w:rFonts w:ascii="Calibri Light" w:hAnsi="Calibri Light"/>
          <w:sz w:val="24"/>
          <w:szCs w:val="24"/>
        </w:rPr>
      </w:pPr>
      <w:r>
        <w:rPr>
          <w:rFonts w:ascii="Calibri Light" w:hAnsi="Calibri Light"/>
          <w:sz w:val="24"/>
          <w:szCs w:val="24"/>
        </w:rPr>
        <w:t>Persistent nausea, vomiting, or diarrhea</w:t>
      </w:r>
    </w:p>
    <w:p w14:paraId="60EF03C9" w14:textId="77777777" w:rsidR="00FD3765" w:rsidRDefault="00000000">
      <w:pPr>
        <w:pStyle w:val="ListParagraph"/>
        <w:numPr>
          <w:ilvl w:val="0"/>
          <w:numId w:val="6"/>
        </w:numPr>
        <w:rPr>
          <w:rFonts w:ascii="Calibri Light" w:hAnsi="Calibri Light"/>
          <w:sz w:val="24"/>
          <w:szCs w:val="24"/>
        </w:rPr>
      </w:pPr>
      <w:r>
        <w:rPr>
          <w:rFonts w:ascii="Calibri Light" w:hAnsi="Calibri Light"/>
          <w:sz w:val="24"/>
          <w:szCs w:val="24"/>
        </w:rPr>
        <w:t>Unusual fatigue or weakness beyond typical side effects</w:t>
      </w:r>
    </w:p>
    <w:p w14:paraId="4C712357" w14:textId="77777777" w:rsidR="00FD3765" w:rsidRDefault="00FD3765">
      <w:pPr>
        <w:pStyle w:val="Body"/>
        <w:bidi/>
        <w:jc w:val="right"/>
        <w:rPr>
          <w:rFonts w:ascii="Times New Roman" w:eastAsia="Times New Roman" w:hAnsi="Times New Roman" w:cs="Times New Roman"/>
          <w:rtl/>
          <w:lang w:val="ar-SA"/>
        </w:rPr>
      </w:pPr>
    </w:p>
    <w:p w14:paraId="2B659AF8" w14:textId="77777777" w:rsidR="00FD3765" w:rsidRDefault="00000000">
      <w:pPr>
        <w:pStyle w:val="Body"/>
        <w:rPr>
          <w:rFonts w:ascii="Calibri Light" w:eastAsia="Calibri Light" w:hAnsi="Calibri Light" w:cs="Calibri Light"/>
        </w:rPr>
      </w:pPr>
      <w:r>
        <w:rPr>
          <w:rFonts w:ascii="Calibri Light" w:hAnsi="Calibri Light"/>
          <w:lang w:val="en-US"/>
        </w:rPr>
        <w:t>If you're caring for a senior taking amoxicillin, set up a simple system to prevent overdoses: use a labeled pill organizer, set phone alarms with clear medication names, and keep a written log of each dose taken. Consider asking the pharmacist for easy-open caps and large-print labels.</w:t>
      </w:r>
    </w:p>
    <w:p w14:paraId="73F6F82E" w14:textId="77777777" w:rsidR="00FD3765" w:rsidRDefault="00FD3765">
      <w:pPr>
        <w:pStyle w:val="Body"/>
        <w:bidi/>
        <w:jc w:val="right"/>
        <w:rPr>
          <w:rFonts w:ascii="Times New Roman" w:eastAsia="Times New Roman" w:hAnsi="Times New Roman" w:cs="Times New Roman"/>
          <w:rtl/>
          <w:lang w:val="ar-SA"/>
        </w:rPr>
      </w:pPr>
    </w:p>
    <w:p w14:paraId="649BDF9D" w14:textId="77777777" w:rsidR="00FD3765" w:rsidRDefault="00000000">
      <w:pPr>
        <w:pStyle w:val="Body"/>
        <w:rPr>
          <w:rFonts w:ascii="Calibri Light" w:eastAsia="Calibri Light" w:hAnsi="Calibri Light" w:cs="Calibri Light"/>
        </w:rPr>
      </w:pPr>
      <w:r>
        <w:rPr>
          <w:rFonts w:ascii="Calibri Light" w:hAnsi="Calibri Light"/>
          <w:lang w:val="en-US"/>
        </w:rPr>
        <w:t xml:space="preserve">In case of suspected overdose in a senior, act immediately-don't wait to see if symptoms develop. Call Poison Control (1-800-222-1222) or go to the emergency department, especially if the person has existing </w:t>
      </w:r>
      <w:r>
        <w:rPr>
          <w:rFonts w:ascii="Calibri Light" w:hAnsi="Calibri Light"/>
          <w:lang w:val="en-US"/>
        </w:rPr>
        <w:lastRenderedPageBreak/>
        <w:t>kidney disease, takes multiple medications, or shows any confusion or decreased urination. Bring all medication bottles and the dosing log if available.</w:t>
      </w:r>
    </w:p>
    <w:p w14:paraId="4ADE813F" w14:textId="77777777" w:rsidR="00FD3765" w:rsidRDefault="00FD3765">
      <w:pPr>
        <w:pStyle w:val="Body"/>
        <w:bidi/>
        <w:jc w:val="right"/>
        <w:rPr>
          <w:rFonts w:ascii="Times New Roman" w:eastAsia="Times New Roman" w:hAnsi="Times New Roman" w:cs="Times New Roman"/>
          <w:rtl/>
          <w:lang w:val="ar-SA"/>
        </w:rPr>
      </w:pPr>
    </w:p>
    <w:p w14:paraId="5511275A" w14:textId="77777777" w:rsidR="00FD3765" w:rsidRDefault="00000000">
      <w:pPr>
        <w:pStyle w:val="Body"/>
        <w:rPr>
          <w:rFonts w:ascii="Calibri Light" w:eastAsia="Calibri Light" w:hAnsi="Calibri Light" w:cs="Calibri Light"/>
        </w:rPr>
      </w:pPr>
      <w:r>
        <w:rPr>
          <w:rFonts w:ascii="Calibri Light" w:hAnsi="Calibri Light"/>
          <w:lang w:val="en-US"/>
        </w:rPr>
        <w:t>Early intervention is especially critical for seniors, as their bodies have less reserve to handle medication errors. With prompt care, most seniors recover fully, but prevention through careful medication management remains your best protection.</w:t>
      </w:r>
    </w:p>
    <w:p w14:paraId="0E1F7CE4" w14:textId="77777777" w:rsidR="00FD3765" w:rsidRDefault="00FD3765">
      <w:pPr>
        <w:pStyle w:val="Body"/>
        <w:rPr>
          <w:rFonts w:ascii="Calibri Light" w:eastAsia="Calibri Light" w:hAnsi="Calibri Light" w:cs="Calibri Light"/>
        </w:rPr>
      </w:pPr>
    </w:p>
    <w:p w14:paraId="6906FE75" w14:textId="77777777" w:rsidR="00FD3765" w:rsidRDefault="00FD3765">
      <w:pPr>
        <w:pStyle w:val="Body"/>
        <w:rPr>
          <w:rFonts w:ascii="Calibri Light" w:eastAsia="Calibri Light" w:hAnsi="Calibri Light" w:cs="Calibri Light"/>
        </w:rPr>
      </w:pPr>
    </w:p>
    <w:p w14:paraId="4C5CC138" w14:textId="77777777" w:rsidR="00FD3765" w:rsidRDefault="00FD3765">
      <w:pPr>
        <w:pStyle w:val="Body"/>
        <w:rPr>
          <w:rFonts w:ascii="Calibri Light" w:eastAsia="Calibri Light" w:hAnsi="Calibri Light" w:cs="Calibri Light"/>
        </w:rPr>
      </w:pPr>
    </w:p>
    <w:p w14:paraId="1D6D5EB5" w14:textId="77777777" w:rsidR="00FD3765" w:rsidRDefault="00000000">
      <w:pPr>
        <w:pStyle w:val="Body"/>
        <w:jc w:val="center"/>
        <w:rPr>
          <w:rFonts w:ascii="Times New Roman" w:eastAsia="Times New Roman" w:hAnsi="Times New Roman" w:cs="Times New Roman"/>
          <w:sz w:val="24"/>
          <w:szCs w:val="24"/>
          <w:rtl/>
        </w:rPr>
      </w:pPr>
      <w:r>
        <w:rPr>
          <w:rFonts w:ascii="Calibri Light" w:hAnsi="Calibri Light"/>
          <w:sz w:val="24"/>
          <w:szCs w:val="24"/>
        </w:rPr>
        <w:t>Chapter 4</w:t>
      </w:r>
    </w:p>
    <w:p w14:paraId="07D705AC" w14:textId="77777777" w:rsidR="00FD3765" w:rsidRDefault="00FD3765">
      <w:pPr>
        <w:pStyle w:val="Body"/>
        <w:jc w:val="center"/>
        <w:rPr>
          <w:rFonts w:ascii="Calibri Light" w:eastAsia="Calibri Light" w:hAnsi="Calibri Light" w:cs="Calibri Light"/>
          <w:sz w:val="24"/>
          <w:szCs w:val="24"/>
        </w:rPr>
      </w:pPr>
    </w:p>
    <w:p w14:paraId="5F0148A3" w14:textId="77777777" w:rsidR="00FD3765" w:rsidRDefault="00000000">
      <w:pPr>
        <w:pStyle w:val="Body"/>
        <w:jc w:val="center"/>
        <w:rPr>
          <w:rFonts w:ascii="Carlito" w:eastAsia="Carlito" w:hAnsi="Carlito" w:cs="Carlito"/>
          <w:b/>
          <w:bCs/>
          <w:sz w:val="36"/>
          <w:szCs w:val="36"/>
        </w:rPr>
      </w:pPr>
      <w:r>
        <w:rPr>
          <w:rFonts w:ascii="Carlito" w:hAnsi="Carlito"/>
          <w:b/>
          <w:bCs/>
          <w:sz w:val="36"/>
          <w:szCs w:val="36"/>
          <w:lang w:val="en-US"/>
        </w:rPr>
        <w:t>Giving Amoxicillin to Children: Safe</w:t>
      </w:r>
    </w:p>
    <w:p w14:paraId="4F4C750C" w14:textId="77777777" w:rsidR="00FD3765" w:rsidRDefault="00000000">
      <w:pPr>
        <w:pStyle w:val="Body"/>
        <w:jc w:val="center"/>
        <w:rPr>
          <w:rFonts w:ascii="Carlito" w:eastAsia="Carlito" w:hAnsi="Carlito" w:cs="Carlito"/>
          <w:b/>
          <w:bCs/>
          <w:sz w:val="36"/>
          <w:szCs w:val="36"/>
        </w:rPr>
      </w:pPr>
      <w:r>
        <w:rPr>
          <w:rFonts w:ascii="Carlito" w:hAnsi="Carlito"/>
          <w:b/>
          <w:bCs/>
          <w:sz w:val="36"/>
          <w:szCs w:val="36"/>
          <w:lang w:val="en-US"/>
        </w:rPr>
        <w:t>Dosing and Practical Administration</w:t>
      </w:r>
    </w:p>
    <w:p w14:paraId="43333369" w14:textId="77777777" w:rsidR="00FD3765" w:rsidRDefault="00000000">
      <w:pPr>
        <w:pStyle w:val="Body"/>
        <w:jc w:val="center"/>
        <w:rPr>
          <w:rFonts w:ascii="Times New Roman" w:eastAsia="Times New Roman" w:hAnsi="Times New Roman" w:cs="Times New Roman"/>
          <w:b/>
          <w:bCs/>
          <w:sz w:val="36"/>
          <w:szCs w:val="36"/>
          <w:rtl/>
        </w:rPr>
      </w:pPr>
      <w:r>
        <w:rPr>
          <w:rFonts w:ascii="Carlito" w:hAnsi="Carlito"/>
          <w:b/>
          <w:bCs/>
          <w:sz w:val="36"/>
          <w:szCs w:val="36"/>
        </w:rPr>
        <w:t>Tips</w:t>
      </w:r>
    </w:p>
    <w:p w14:paraId="1E482C1F" w14:textId="77777777" w:rsidR="00FD3765" w:rsidRDefault="00FD3765">
      <w:pPr>
        <w:pStyle w:val="Body"/>
        <w:jc w:val="center"/>
        <w:rPr>
          <w:rFonts w:ascii="Carlito" w:eastAsia="Carlito" w:hAnsi="Carlito" w:cs="Carlito"/>
          <w:b/>
          <w:bCs/>
          <w:sz w:val="36"/>
          <w:szCs w:val="36"/>
        </w:rPr>
      </w:pPr>
    </w:p>
    <w:p w14:paraId="51D16718" w14:textId="77777777" w:rsidR="00FD3765" w:rsidRDefault="00000000">
      <w:pPr>
        <w:pStyle w:val="Body"/>
        <w:jc w:val="center"/>
        <w:rPr>
          <w:rFonts w:ascii="Carlito" w:eastAsia="Carlito" w:hAnsi="Carlito" w:cs="Carlito"/>
          <w:b/>
          <w:bCs/>
          <w:sz w:val="32"/>
          <w:szCs w:val="32"/>
        </w:rPr>
      </w:pPr>
      <w:r>
        <w:rPr>
          <w:rFonts w:ascii="Carlito" w:hAnsi="Carlito"/>
          <w:b/>
          <w:bCs/>
          <w:sz w:val="32"/>
          <w:szCs w:val="32"/>
          <w:lang w:val="de-DE"/>
        </w:rPr>
        <w:t>UNDERSTANDING DOSAGES FOR DIFFERENT</w:t>
      </w:r>
    </w:p>
    <w:p w14:paraId="696CE8A5" w14:textId="77777777" w:rsidR="00FD3765" w:rsidRDefault="00000000">
      <w:pPr>
        <w:pStyle w:val="Body"/>
        <w:jc w:val="center"/>
        <w:rPr>
          <w:rFonts w:ascii="Times New Roman" w:eastAsia="Times New Roman" w:hAnsi="Times New Roman" w:cs="Times New Roman"/>
          <w:b/>
          <w:bCs/>
          <w:sz w:val="32"/>
          <w:szCs w:val="32"/>
          <w:rtl/>
        </w:rPr>
      </w:pPr>
      <w:r>
        <w:rPr>
          <w:rFonts w:ascii="Carlito" w:hAnsi="Carlito"/>
          <w:b/>
          <w:bCs/>
          <w:sz w:val="32"/>
          <w:szCs w:val="32"/>
          <w:lang w:val="en-US"/>
        </w:rPr>
        <w:t>AGES: WHAT PARENTS NEED TO KNOW</w:t>
      </w:r>
    </w:p>
    <w:p w14:paraId="1225F57C" w14:textId="77777777" w:rsidR="00FD3765" w:rsidRDefault="00FD3765">
      <w:pPr>
        <w:pStyle w:val="Body"/>
        <w:jc w:val="center"/>
        <w:rPr>
          <w:rFonts w:ascii="Carlito" w:eastAsia="Carlito" w:hAnsi="Carlito" w:cs="Carlito"/>
          <w:b/>
          <w:bCs/>
          <w:sz w:val="32"/>
          <w:szCs w:val="32"/>
        </w:rPr>
      </w:pPr>
    </w:p>
    <w:p w14:paraId="55474CF8" w14:textId="77777777" w:rsidR="00FD3765" w:rsidRDefault="00000000">
      <w:pPr>
        <w:pStyle w:val="Body"/>
        <w:rPr>
          <w:rFonts w:ascii="Times New Roman" w:eastAsia="Times New Roman" w:hAnsi="Times New Roman" w:cs="Times New Roman"/>
          <w:b/>
          <w:bCs/>
          <w:sz w:val="24"/>
          <w:szCs w:val="24"/>
          <w:rtl/>
        </w:rPr>
      </w:pPr>
      <w:r>
        <w:rPr>
          <w:rFonts w:ascii="Carlito" w:hAnsi="Carlito"/>
          <w:b/>
          <w:bCs/>
          <w:sz w:val="24"/>
          <w:szCs w:val="24"/>
          <w:lang w:val="en-US"/>
        </w:rPr>
        <w:t xml:space="preserve">Age-Based Dosage Guidelines </w:t>
      </w:r>
    </w:p>
    <w:p w14:paraId="2B60A567" w14:textId="77777777" w:rsidR="00FD3765" w:rsidRDefault="00000000">
      <w:pPr>
        <w:pStyle w:val="Body"/>
        <w:rPr>
          <w:rFonts w:ascii="Calibri Light" w:eastAsia="Calibri Light" w:hAnsi="Calibri Light" w:cs="Calibri Light"/>
        </w:rPr>
      </w:pPr>
      <w:r>
        <w:rPr>
          <w:rFonts w:ascii="Calibri Light" w:hAnsi="Calibri Light"/>
          <w:lang w:val="en-US"/>
        </w:rPr>
        <w:t>Pediatricians calculate amoxicillin doses based on your child's weight, not</w:t>
      </w:r>
      <w:r>
        <w:rPr>
          <w:rFonts w:ascii="Times New Roman" w:hAnsi="Times New Roman"/>
          <w:rtl/>
          <w:lang w:val="ar-SA"/>
        </w:rPr>
        <w:t xml:space="preserve"> </w:t>
      </w:r>
      <w:r>
        <w:rPr>
          <w:rFonts w:ascii="Calibri Light" w:hAnsi="Calibri Light"/>
          <w:lang w:val="en-US"/>
        </w:rPr>
        <w:t>just their age. Pediatricians calculate amoxicillin doses based on your child's weight rather than age. For infants under three months, dosing requires special medical supervision and typically ranges from 20 to 30 mg per kilogram (about 9 to 14 mg per pound) of body weight per day, divided into carefully timed doses. Toddlers and preschoolers usually receive 25 to 50 mg per kilogram (approximately 11 to 23 mg per pound) per day, divided into two or three doses depending on the type and severity of the infection. Although healthcare providers calculate doses using kilograms—the medical standard—many parents know their child's weight in pounds. To convert pounds to kilograms, divide the weight in pounds by 2.2. For example, a child who weighs 22 pounds weighs approximately 10 kilograms.</w:t>
      </w:r>
    </w:p>
    <w:p w14:paraId="35B63C0E" w14:textId="77777777" w:rsidR="00FD3765" w:rsidRDefault="00FD3765">
      <w:pPr>
        <w:pStyle w:val="Body"/>
        <w:bidi/>
        <w:jc w:val="right"/>
        <w:rPr>
          <w:rFonts w:ascii="Times New Roman" w:eastAsia="Times New Roman" w:hAnsi="Times New Roman" w:cs="Times New Roman"/>
          <w:rtl/>
          <w:lang w:val="ar-SA"/>
        </w:rPr>
      </w:pPr>
    </w:p>
    <w:p w14:paraId="2B2AC48C" w14:textId="77777777" w:rsidR="00FD3765" w:rsidRDefault="00000000">
      <w:pPr>
        <w:pStyle w:val="Body"/>
        <w:rPr>
          <w:rFonts w:ascii="Calibri Light" w:eastAsia="Calibri Light" w:hAnsi="Calibri Light" w:cs="Calibri Light"/>
        </w:rPr>
      </w:pPr>
      <w:r>
        <w:rPr>
          <w:rFonts w:ascii="Calibri Light" w:hAnsi="Calibri Light"/>
          <w:lang w:val="en-US"/>
        </w:rPr>
        <w:lastRenderedPageBreak/>
        <w:t>Never use leftover amoxicillin from a previous illness or share prescriptions</w:t>
      </w:r>
      <w:r>
        <w:rPr>
          <w:rFonts w:ascii="Times New Roman" w:hAnsi="Times New Roman"/>
          <w:rtl/>
          <w:lang w:val="ar-SA"/>
        </w:rPr>
        <w:t xml:space="preserve"> </w:t>
      </w:r>
      <w:r>
        <w:rPr>
          <w:rFonts w:ascii="Calibri Light" w:hAnsi="Calibri Light"/>
          <w:lang w:val="en-US"/>
        </w:rPr>
        <w:t>between siblings. Each infection demands a specific dose tailored to your child's</w:t>
      </w:r>
      <w:r>
        <w:rPr>
          <w:rFonts w:ascii="Times New Roman" w:hAnsi="Times New Roman"/>
          <w:rtl/>
          <w:lang w:val="ar-SA"/>
        </w:rPr>
        <w:t xml:space="preserve"> </w:t>
      </w:r>
      <w:r>
        <w:rPr>
          <w:rFonts w:ascii="Calibri Light" w:hAnsi="Calibri Light"/>
          <w:lang w:val="en-US"/>
        </w:rPr>
        <w:t>current weight and condition. Using outdated or incorrectly dosed medication</w:t>
      </w:r>
      <w:r>
        <w:rPr>
          <w:rFonts w:ascii="Times New Roman" w:hAnsi="Times New Roman"/>
          <w:rtl/>
          <w:lang w:val="ar-SA"/>
        </w:rPr>
        <w:t xml:space="preserve"> </w:t>
      </w:r>
      <w:r>
        <w:rPr>
          <w:rFonts w:ascii="Calibri Light" w:hAnsi="Calibri Light"/>
          <w:lang w:val="en-US"/>
        </w:rPr>
        <w:t>can lead to treatment failure or increase the risk of antibiotic resistance.</w:t>
      </w:r>
    </w:p>
    <w:p w14:paraId="22C2F212" w14:textId="77777777" w:rsidR="00FD3765" w:rsidRDefault="00FD3765">
      <w:pPr>
        <w:pStyle w:val="Body"/>
        <w:bidi/>
        <w:jc w:val="right"/>
        <w:rPr>
          <w:rFonts w:ascii="Times New Roman" w:eastAsia="Times New Roman" w:hAnsi="Times New Roman" w:cs="Times New Roman"/>
          <w:rtl/>
          <w:lang w:val="ar-SA"/>
        </w:rPr>
      </w:pPr>
    </w:p>
    <w:p w14:paraId="2BCD73C2" w14:textId="342D3989" w:rsidR="00FD3765" w:rsidRDefault="00000000">
      <w:pPr>
        <w:pStyle w:val="Body"/>
        <w:rPr>
          <w:rFonts w:ascii="Calibri Light" w:eastAsia="Calibri Light" w:hAnsi="Calibri Light" w:cs="Calibri Light"/>
        </w:rPr>
      </w:pPr>
      <w:r>
        <w:rPr>
          <w:rFonts w:ascii="Calibri Light" w:hAnsi="Calibri Light"/>
          <w:lang w:val="en-US"/>
        </w:rPr>
        <w:t>Older children often receive doses closer to adult amounts, but their</w:t>
      </w:r>
      <w:r>
        <w:rPr>
          <w:rFonts w:ascii="Times New Roman" w:hAnsi="Times New Roman"/>
          <w:rtl/>
          <w:lang w:val="ar-SA"/>
        </w:rPr>
        <w:t xml:space="preserve"> </w:t>
      </w:r>
      <w:r>
        <w:rPr>
          <w:rFonts w:ascii="Calibri Light" w:hAnsi="Calibri Light"/>
          <w:lang w:val="en-US"/>
        </w:rPr>
        <w:t>pediatrician will adjust based on factors like kidney function and overall health.</w:t>
      </w:r>
      <w:r>
        <w:rPr>
          <w:rFonts w:ascii="Times New Roman" w:hAnsi="Times New Roman"/>
          <w:rtl/>
          <w:lang w:val="ar-SA"/>
        </w:rPr>
        <w:t xml:space="preserve"> </w:t>
      </w:r>
      <w:r>
        <w:rPr>
          <w:rFonts w:ascii="Calibri Light" w:hAnsi="Calibri Light"/>
          <w:lang w:val="en-US"/>
        </w:rPr>
        <w:t>Always confirm the exact milligrams per dose, how many times per day, and for</w:t>
      </w:r>
      <w:r>
        <w:rPr>
          <w:rFonts w:ascii="Times New Roman" w:hAnsi="Times New Roman"/>
          <w:rtl/>
          <w:lang w:val="ar-SA"/>
        </w:rPr>
        <w:t xml:space="preserve"> </w:t>
      </w:r>
      <w:r>
        <w:rPr>
          <w:rFonts w:ascii="Calibri Light" w:hAnsi="Calibri Light"/>
          <w:lang w:val="en-US"/>
        </w:rPr>
        <w:t>how many days. Write it down at the pharmacy if you need to</w:t>
      </w:r>
      <w:ins w:id="51" w:author="Editor" w:date="2026-07-30T12:02:00Z" w16du:dateUtc="2026-07-30T16:02:00Z">
        <w:r w:rsidR="000D2213">
          <w:rPr>
            <w:rFonts w:ascii="Calibri Light" w:hAnsi="Calibri Light"/>
            <w:lang w:val="en-US"/>
          </w:rPr>
          <w:t xml:space="preserve"> since </w:t>
        </w:r>
      </w:ins>
      <w:del w:id="52" w:author="Editor" w:date="2026-07-30T12:02:00Z" w16du:dateUtc="2026-07-30T16:02:00Z">
        <w:r w:rsidDel="000D2213">
          <w:rPr>
            <w:rFonts w:ascii="Calibri Light" w:hAnsi="Calibri Light"/>
            <w:lang w:val="en-US"/>
          </w:rPr>
          <w:delText>-</w:delText>
        </w:r>
      </w:del>
      <w:r>
        <w:rPr>
          <w:rFonts w:ascii="Calibri Light" w:hAnsi="Calibri Light"/>
          <w:lang w:val="en-US"/>
        </w:rPr>
        <w:t>there's no shame</w:t>
      </w:r>
      <w:r>
        <w:rPr>
          <w:rFonts w:ascii="Times New Roman" w:hAnsi="Times New Roman"/>
          <w:rtl/>
          <w:lang w:val="ar-SA"/>
        </w:rPr>
        <w:t xml:space="preserve"> </w:t>
      </w:r>
      <w:r>
        <w:rPr>
          <w:rFonts w:ascii="Calibri Light" w:hAnsi="Calibri Light"/>
          <w:lang w:val="en-US"/>
        </w:rPr>
        <w:t>in double-checking when your child's health is on the line.</w:t>
      </w:r>
    </w:p>
    <w:p w14:paraId="03DE9D71" w14:textId="77777777" w:rsidR="00FD3765" w:rsidRDefault="00FD3765">
      <w:pPr>
        <w:pStyle w:val="Body"/>
        <w:bidi/>
        <w:jc w:val="right"/>
        <w:rPr>
          <w:rFonts w:ascii="Times New Roman" w:eastAsia="Times New Roman" w:hAnsi="Times New Roman" w:cs="Times New Roman"/>
          <w:rtl/>
          <w:lang w:val="ar-SA"/>
        </w:rPr>
      </w:pPr>
    </w:p>
    <w:p w14:paraId="0E4AA1DD"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Practical Dosage Tips</w:t>
      </w:r>
    </w:p>
    <w:p w14:paraId="60305C65" w14:textId="77777777" w:rsidR="00FD3765" w:rsidRDefault="00000000">
      <w:pPr>
        <w:pStyle w:val="Body"/>
        <w:rPr>
          <w:rFonts w:ascii="Calibri Light" w:eastAsia="Calibri Light" w:hAnsi="Calibri Light" w:cs="Calibri Light"/>
        </w:rPr>
      </w:pPr>
      <w:r>
        <w:rPr>
          <w:rFonts w:ascii="Calibri Light" w:hAnsi="Calibri Light"/>
          <w:lang w:val="en-US"/>
        </w:rPr>
        <w:t>Accurate measurement is where theory meets practice. You've got the</w:t>
      </w:r>
      <w:r>
        <w:rPr>
          <w:rFonts w:ascii="Times New Roman" w:hAnsi="Times New Roman"/>
          <w:rtl/>
          <w:lang w:val="ar-SA"/>
        </w:rPr>
        <w:t xml:space="preserve"> </w:t>
      </w:r>
      <w:r>
        <w:rPr>
          <w:rFonts w:ascii="Calibri Light" w:hAnsi="Calibri Light"/>
          <w:lang w:val="en-US"/>
        </w:rPr>
        <w:t>prescription, you understand the dose-now you need to deliver exactly the right</w:t>
      </w:r>
      <w:r>
        <w:rPr>
          <w:rFonts w:ascii="Times New Roman" w:hAnsi="Times New Roman"/>
          <w:rtl/>
          <w:lang w:val="ar-SA"/>
        </w:rPr>
        <w:t xml:space="preserve"> </w:t>
      </w:r>
      <w:r>
        <w:rPr>
          <w:rFonts w:ascii="Calibri Light" w:hAnsi="Calibri Light"/>
          <w:lang w:val="en-US"/>
        </w:rPr>
        <w:t>amount into your child's body. This is not a step to approximate.</w:t>
      </w:r>
    </w:p>
    <w:p w14:paraId="3A5588FA" w14:textId="77777777" w:rsidR="00FD3765" w:rsidRDefault="00FD3765">
      <w:pPr>
        <w:pStyle w:val="Body"/>
        <w:bidi/>
        <w:jc w:val="right"/>
        <w:rPr>
          <w:rFonts w:ascii="Times New Roman" w:eastAsia="Times New Roman" w:hAnsi="Times New Roman" w:cs="Times New Roman"/>
          <w:rtl/>
          <w:lang w:val="ar-SA"/>
        </w:rPr>
      </w:pPr>
    </w:p>
    <w:p w14:paraId="7E74A314" w14:textId="569C78CF" w:rsidR="00FD3765" w:rsidRDefault="00000000">
      <w:pPr>
        <w:pStyle w:val="Body"/>
        <w:rPr>
          <w:rFonts w:ascii="Calibri Light" w:eastAsia="Calibri Light" w:hAnsi="Calibri Light" w:cs="Calibri Light"/>
        </w:rPr>
      </w:pPr>
      <w:r>
        <w:rPr>
          <w:rFonts w:ascii="Calibri Light" w:hAnsi="Calibri Light"/>
          <w:lang w:val="en-US"/>
        </w:rPr>
        <w:t>Pharmacies provide oral syringes marked in milliliters, and these are your most</w:t>
      </w:r>
      <w:r>
        <w:rPr>
          <w:rFonts w:ascii="Times New Roman" w:hAnsi="Times New Roman"/>
          <w:rtl/>
          <w:lang w:val="ar-SA"/>
        </w:rPr>
        <w:t xml:space="preserve"> </w:t>
      </w:r>
      <w:r>
        <w:rPr>
          <w:rFonts w:ascii="Calibri Light" w:hAnsi="Calibri Light"/>
          <w:lang w:val="en-US"/>
        </w:rPr>
        <w:t>reliable tool. Household teaspoons vary wildly in size; studies compiled by the</w:t>
      </w:r>
      <w:r>
        <w:rPr>
          <w:rFonts w:ascii="Times New Roman" w:hAnsi="Times New Roman"/>
          <w:rtl/>
          <w:lang w:val="ar-SA"/>
        </w:rPr>
        <w:t xml:space="preserve"> </w:t>
      </w:r>
      <w:r>
        <w:rPr>
          <w:rFonts w:ascii="Calibri Light" w:hAnsi="Calibri Light"/>
          <w:lang w:val="en-US"/>
        </w:rPr>
        <w:t>Institute for Safe Medication Practices show they can hold anywhere from three</w:t>
      </w:r>
      <w:r>
        <w:rPr>
          <w:rFonts w:ascii="Times New Roman" w:hAnsi="Times New Roman"/>
          <w:rtl/>
          <w:lang w:val="ar-SA"/>
        </w:rPr>
        <w:t xml:space="preserve"> </w:t>
      </w:r>
      <w:r>
        <w:rPr>
          <w:rFonts w:ascii="Calibri Light" w:hAnsi="Calibri Light"/>
          <w:lang w:val="en-US"/>
        </w:rPr>
        <w:t>to seven milliliters when a standard teaspoon should measure five. Kitchen</w:t>
      </w:r>
      <w:r>
        <w:rPr>
          <w:rFonts w:ascii="Times New Roman" w:hAnsi="Times New Roman"/>
          <w:rtl/>
          <w:lang w:val="ar-SA"/>
        </w:rPr>
        <w:t xml:space="preserve"> </w:t>
      </w:r>
      <w:r>
        <w:rPr>
          <w:rFonts w:ascii="Calibri Light" w:hAnsi="Calibri Light"/>
          <w:lang w:val="en-US"/>
        </w:rPr>
        <w:t>spoons introduce unpredictable error every single time you pour. Hold the</w:t>
      </w:r>
      <w:r>
        <w:rPr>
          <w:rFonts w:ascii="Times New Roman" w:hAnsi="Times New Roman"/>
          <w:rtl/>
          <w:lang w:val="ar-SA"/>
        </w:rPr>
        <w:t xml:space="preserve"> </w:t>
      </w:r>
      <w:r>
        <w:rPr>
          <w:rFonts w:ascii="Calibri Light" w:hAnsi="Calibri Light"/>
          <w:lang w:val="en-US"/>
        </w:rPr>
        <w:t>syringe at eye level when drawing liquid from the bottle. The bottom of the</w:t>
      </w:r>
      <w:r>
        <w:rPr>
          <w:rFonts w:ascii="Times New Roman" w:hAnsi="Times New Roman"/>
          <w:rtl/>
          <w:lang w:val="ar-SA"/>
        </w:rPr>
        <w:t xml:space="preserve"> </w:t>
      </w:r>
      <w:r>
        <w:rPr>
          <w:rFonts w:ascii="Calibri Light" w:hAnsi="Calibri Light"/>
          <w:lang w:val="en-US"/>
        </w:rPr>
        <w:t>curved liquid surface-the meniscus-should align precisely with the dose line.</w:t>
      </w:r>
      <w:r>
        <w:rPr>
          <w:rFonts w:ascii="Times New Roman" w:hAnsi="Times New Roman"/>
          <w:rtl/>
          <w:lang w:val="ar-SA"/>
        </w:rPr>
        <w:t xml:space="preserve"> </w:t>
      </w:r>
      <w:r>
        <w:rPr>
          <w:rFonts w:ascii="Calibri Light" w:hAnsi="Calibri Light"/>
          <w:lang w:val="en-US"/>
        </w:rPr>
        <w:t>Tilt too far in dim light</w:t>
      </w:r>
      <w:ins w:id="53" w:author="Editor" w:date="2026-07-30T12:07:00Z" w16du:dateUtc="2026-07-30T16:07:00Z">
        <w:r w:rsidR="00F37D9E">
          <w:rPr>
            <w:rFonts w:ascii="Calibri Light" w:hAnsi="Calibri Light"/>
            <w:lang w:val="en-US"/>
          </w:rPr>
          <w:t>,</w:t>
        </w:r>
      </w:ins>
      <w:r>
        <w:rPr>
          <w:rFonts w:ascii="Calibri Light" w:hAnsi="Calibri Light"/>
          <w:lang w:val="en-US"/>
        </w:rPr>
        <w:t xml:space="preserve"> and you might be off by half a milliliter, which matters</w:t>
      </w:r>
      <w:r>
        <w:rPr>
          <w:rFonts w:ascii="Times New Roman" w:hAnsi="Times New Roman"/>
          <w:rtl/>
          <w:lang w:val="ar-SA"/>
        </w:rPr>
        <w:t xml:space="preserve"> </w:t>
      </w:r>
      <w:r>
        <w:rPr>
          <w:rFonts w:ascii="Calibri Light" w:hAnsi="Calibri Light"/>
          <w:lang w:val="en-US"/>
        </w:rPr>
        <w:t>enormously for a twenty-pound toddler</w:t>
      </w:r>
      <w:del w:id="54" w:author="Editor" w:date="2026-07-30T12:02:00Z" w16du:dateUtc="2026-07-30T16:02:00Z">
        <w:r w:rsidDel="000D2213">
          <w:rPr>
            <w:rFonts w:ascii="Calibri Light" w:hAnsi="Calibri Light"/>
            <w:lang w:val="en-US"/>
          </w:rPr>
          <w:delText>.</w:delText>
        </w:r>
      </w:del>
      <w:r>
        <w:rPr>
          <w:rFonts w:ascii="Calibri Light" w:hAnsi="Calibri Light"/>
          <w:lang w:val="en-US"/>
        </w:rPr>
        <w:t xml:space="preserve"> (Institute for Safe Medication</w:t>
      </w:r>
      <w:r>
        <w:rPr>
          <w:rFonts w:ascii="Times New Roman" w:hAnsi="Times New Roman"/>
          <w:rtl/>
          <w:lang w:val="ar-SA"/>
        </w:rPr>
        <w:t xml:space="preserve"> </w:t>
      </w:r>
      <w:r>
        <w:rPr>
          <w:rFonts w:ascii="Calibri Light" w:hAnsi="Calibri Light"/>
          <w:lang w:val="en-US"/>
        </w:rPr>
        <w:t>Practices, 2024)</w:t>
      </w:r>
      <w:ins w:id="55" w:author="Editor" w:date="2026-07-30T12:02:00Z" w16du:dateUtc="2026-07-30T16:02:00Z">
        <w:r w:rsidR="000D2213">
          <w:rPr>
            <w:rFonts w:ascii="Calibri Light" w:hAnsi="Calibri Light"/>
            <w:lang w:val="en-US"/>
          </w:rPr>
          <w:t>.</w:t>
        </w:r>
      </w:ins>
    </w:p>
    <w:p w14:paraId="5BA12250" w14:textId="77777777" w:rsidR="00FD3765" w:rsidRDefault="00FD3765">
      <w:pPr>
        <w:pStyle w:val="Body"/>
        <w:bidi/>
        <w:jc w:val="right"/>
        <w:rPr>
          <w:rFonts w:ascii="Times New Roman" w:eastAsia="Times New Roman" w:hAnsi="Times New Roman" w:cs="Times New Roman"/>
          <w:rtl/>
          <w:lang w:val="ar-SA"/>
        </w:rPr>
      </w:pPr>
    </w:p>
    <w:p w14:paraId="4FAE2E34" w14:textId="77777777" w:rsidR="00FD3765" w:rsidRDefault="00000000">
      <w:pPr>
        <w:pStyle w:val="Body"/>
        <w:rPr>
          <w:rFonts w:ascii="Calibri Light" w:eastAsia="Calibri Light" w:hAnsi="Calibri Light" w:cs="Calibri Light"/>
        </w:rPr>
      </w:pPr>
      <w:r>
        <w:rPr>
          <w:rFonts w:ascii="Calibri Light" w:hAnsi="Calibri Light"/>
          <w:lang w:val="en-US"/>
        </w:rPr>
        <w:t>If your child refuses the syringe, try placing the tip along the inside of their</w:t>
      </w:r>
      <w:r>
        <w:rPr>
          <w:rFonts w:ascii="Times New Roman" w:hAnsi="Times New Roman"/>
          <w:rtl/>
          <w:lang w:val="ar-SA"/>
        </w:rPr>
        <w:t xml:space="preserve"> </w:t>
      </w:r>
      <w:r>
        <w:rPr>
          <w:rFonts w:ascii="Calibri Light" w:hAnsi="Calibri Light"/>
          <w:lang w:val="en-US"/>
        </w:rPr>
        <w:t>cheek rather than shooting it straight back toward the throat. This reduces</w:t>
      </w:r>
      <w:r>
        <w:rPr>
          <w:rFonts w:ascii="Times New Roman" w:hAnsi="Times New Roman"/>
          <w:rtl/>
          <w:lang w:val="ar-SA"/>
        </w:rPr>
        <w:t xml:space="preserve"> </w:t>
      </w:r>
      <w:r>
        <w:rPr>
          <w:rFonts w:ascii="Calibri Light" w:hAnsi="Calibri Light"/>
          <w:lang w:val="en-US"/>
        </w:rPr>
        <w:t>gagging and gives them more control over swallowing.</w:t>
      </w:r>
    </w:p>
    <w:p w14:paraId="682F643E" w14:textId="77777777" w:rsidR="00FD3765" w:rsidRDefault="00FD3765">
      <w:pPr>
        <w:pStyle w:val="Body"/>
        <w:bidi/>
        <w:jc w:val="right"/>
        <w:rPr>
          <w:rFonts w:ascii="Times New Roman" w:eastAsia="Times New Roman" w:hAnsi="Times New Roman" w:cs="Times New Roman"/>
          <w:rtl/>
          <w:lang w:val="ar-SA"/>
        </w:rPr>
      </w:pPr>
    </w:p>
    <w:p w14:paraId="7D25992D" w14:textId="1FC68392" w:rsidR="00FD3765" w:rsidRDefault="00000000">
      <w:pPr>
        <w:pStyle w:val="Default"/>
        <w:suppressAutoHyphens/>
        <w:spacing w:before="0" w:line="240" w:lineRule="auto"/>
        <w:rPr>
          <w:rFonts w:ascii="Calibri Light" w:eastAsia="Calibri Light" w:hAnsi="Calibri Light" w:cs="Calibri Light"/>
        </w:rPr>
      </w:pPr>
      <w:r>
        <w:rPr>
          <w:rFonts w:ascii="Times New Roman" w:hAnsi="Times New Roman"/>
        </w:rPr>
        <w:t xml:space="preserve">Some parents mix the dose with a small amount of applesauce or yogurt to make it easier for their child to take. Use only a small amount so your child receives the full dose, and avoid mixing it into a full serving of food or drink. Never mix the medication into a full bottle or sippy cup. If your child </w:t>
      </w:r>
      <w:commentRangeStart w:id="56"/>
      <w:del w:id="57" w:author="Editor" w:date="2026-07-30T12:07:00Z" w16du:dateUtc="2026-07-30T16:07:00Z">
        <w:r w:rsidDel="00F37D9E">
          <w:rPr>
            <w:rFonts w:ascii="Times New Roman" w:hAnsi="Times New Roman"/>
          </w:rPr>
          <w:delText>does not</w:delText>
        </w:r>
      </w:del>
      <w:ins w:id="58" w:author="Editor" w:date="2026-07-30T12:07:00Z" w16du:dateUtc="2026-07-30T16:07:00Z">
        <w:r w:rsidR="00F37D9E">
          <w:rPr>
            <w:rFonts w:ascii="Times New Roman" w:hAnsi="Times New Roman"/>
          </w:rPr>
          <w:t>doesn’t</w:t>
        </w:r>
      </w:ins>
      <w:r>
        <w:rPr>
          <w:rFonts w:ascii="Times New Roman" w:hAnsi="Times New Roman"/>
        </w:rPr>
        <w:t xml:space="preserve"> finish it, </w:t>
      </w:r>
      <w:del w:id="59" w:author="Editor" w:date="2026-07-30T12:07:00Z" w16du:dateUtc="2026-07-30T16:07:00Z">
        <w:r w:rsidDel="00F37D9E">
          <w:rPr>
            <w:rFonts w:ascii="Times New Roman" w:hAnsi="Times New Roman"/>
          </w:rPr>
          <w:delText>you will</w:delText>
        </w:r>
      </w:del>
      <w:ins w:id="60" w:author="Editor" w:date="2026-07-30T12:07:00Z" w16du:dateUtc="2026-07-30T16:07:00Z">
        <w:r w:rsidR="00F37D9E">
          <w:rPr>
            <w:rFonts w:ascii="Times New Roman" w:hAnsi="Times New Roman"/>
          </w:rPr>
          <w:t>you won’t</w:t>
        </w:r>
      </w:ins>
      <w:del w:id="61" w:author="Editor" w:date="2026-07-30T12:07:00Z" w16du:dateUtc="2026-07-30T16:07:00Z">
        <w:r w:rsidDel="00F37D9E">
          <w:rPr>
            <w:rFonts w:ascii="Times New Roman" w:hAnsi="Times New Roman"/>
          </w:rPr>
          <w:delText xml:space="preserve"> not</w:delText>
        </w:r>
      </w:del>
      <w:r>
        <w:rPr>
          <w:rFonts w:ascii="Times New Roman" w:hAnsi="Times New Roman"/>
        </w:rPr>
        <w:t xml:space="preserve"> </w:t>
      </w:r>
      <w:commentRangeEnd w:id="56"/>
      <w:r w:rsidR="00F37D9E">
        <w:rPr>
          <w:rStyle w:val="CommentReference"/>
          <w:rFonts w:ascii="Times New Roman" w:hAnsi="Times New Roman"/>
          <w:sz w:val="24"/>
          <w:szCs w:val="24"/>
        </w:rPr>
        <w:commentReference w:id="56"/>
      </w:r>
      <w:r>
        <w:rPr>
          <w:rFonts w:ascii="Times New Roman" w:hAnsi="Times New Roman"/>
        </w:rPr>
        <w:t>know how much of the antibiotic they actually received.</w:t>
      </w:r>
    </w:p>
    <w:p w14:paraId="267260D0" w14:textId="77777777" w:rsidR="00FD3765" w:rsidRDefault="00FD3765">
      <w:pPr>
        <w:pStyle w:val="Body"/>
        <w:bidi/>
        <w:jc w:val="right"/>
        <w:rPr>
          <w:rFonts w:ascii="Times New Roman" w:eastAsia="Times New Roman" w:hAnsi="Times New Roman" w:cs="Times New Roman"/>
          <w:rtl/>
          <w:lang w:val="ar-SA"/>
        </w:rPr>
      </w:pPr>
    </w:p>
    <w:p w14:paraId="0CF8E302" w14:textId="77777777" w:rsidR="00FD3765" w:rsidRDefault="00000000">
      <w:pPr>
        <w:pStyle w:val="Body"/>
        <w:rPr>
          <w:rFonts w:ascii="Calibri Light" w:eastAsia="Calibri Light" w:hAnsi="Calibri Light" w:cs="Calibri Light"/>
        </w:rPr>
      </w:pPr>
      <w:r>
        <w:rPr>
          <w:rFonts w:ascii="Calibri Light" w:hAnsi="Calibri Light"/>
          <w:lang w:val="en-US"/>
        </w:rPr>
        <w:t>For children who spit or immediately vomit after a dose, contact your</w:t>
      </w:r>
      <w:r>
        <w:rPr>
          <w:rFonts w:ascii="Times New Roman" w:hAnsi="Times New Roman"/>
          <w:rtl/>
          <w:lang w:val="ar-SA"/>
        </w:rPr>
        <w:t xml:space="preserve"> </w:t>
      </w:r>
      <w:r>
        <w:rPr>
          <w:rFonts w:ascii="Calibri Light" w:hAnsi="Calibri Light"/>
          <w:lang w:val="en-US"/>
        </w:rPr>
        <w:t>pediatrician before repeating. Giving a second dose might lead to overdosing if</w:t>
      </w:r>
      <w:r>
        <w:rPr>
          <w:rFonts w:ascii="Times New Roman" w:hAnsi="Times New Roman"/>
          <w:rtl/>
          <w:lang w:val="ar-SA"/>
        </w:rPr>
        <w:t xml:space="preserve"> </w:t>
      </w:r>
      <w:r>
        <w:rPr>
          <w:rFonts w:ascii="Calibri Light" w:hAnsi="Calibri Light"/>
          <w:lang w:val="en-US"/>
        </w:rPr>
        <w:t>they absorbed more than you think.</w:t>
      </w:r>
    </w:p>
    <w:p w14:paraId="4329763A" w14:textId="77777777" w:rsidR="00FD3765" w:rsidRDefault="00FD3765">
      <w:pPr>
        <w:pStyle w:val="Body"/>
        <w:bidi/>
        <w:jc w:val="right"/>
        <w:rPr>
          <w:rFonts w:ascii="Times New Roman" w:eastAsia="Times New Roman" w:hAnsi="Times New Roman" w:cs="Times New Roman"/>
          <w:rtl/>
          <w:lang w:val="ar-SA"/>
        </w:rPr>
      </w:pPr>
    </w:p>
    <w:p w14:paraId="28A9793F"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Safety Precautions and Adjustments</w:t>
      </w:r>
    </w:p>
    <w:p w14:paraId="089D2821" w14:textId="77777777" w:rsidR="00FD3765" w:rsidRDefault="00000000">
      <w:pPr>
        <w:pStyle w:val="Body"/>
        <w:rPr>
          <w:rFonts w:ascii="Calibri Light" w:eastAsia="Calibri Light" w:hAnsi="Calibri Light" w:cs="Calibri Light"/>
        </w:rPr>
      </w:pPr>
      <w:r>
        <w:rPr>
          <w:rFonts w:ascii="Calibri Light" w:hAnsi="Calibri Light"/>
          <w:lang w:val="en-US"/>
        </w:rPr>
        <w:t>Even the most precisely measured dose won't help if your child shouldn't be</w:t>
      </w:r>
      <w:r>
        <w:rPr>
          <w:rFonts w:ascii="Times New Roman" w:hAnsi="Times New Roman"/>
          <w:rtl/>
          <w:lang w:val="ar-SA"/>
        </w:rPr>
        <w:t xml:space="preserve"> </w:t>
      </w:r>
      <w:r>
        <w:rPr>
          <w:rFonts w:ascii="Calibri Light" w:hAnsi="Calibri Light"/>
          <w:lang w:val="en-US"/>
        </w:rPr>
        <w:t>taking the medication in the first place. About ten percent of children carry a</w:t>
      </w:r>
      <w:r>
        <w:rPr>
          <w:rFonts w:ascii="Times New Roman" w:hAnsi="Times New Roman"/>
          <w:rtl/>
          <w:lang w:val="ar-SA"/>
        </w:rPr>
        <w:t xml:space="preserve"> </w:t>
      </w:r>
      <w:r>
        <w:rPr>
          <w:rFonts w:ascii="Calibri Light" w:hAnsi="Calibri Light"/>
          <w:lang w:val="en-US"/>
        </w:rPr>
        <w:t xml:space="preserve">penicillin allergy label in their medical records, but here's </w:t>
      </w:r>
      <w:r>
        <w:rPr>
          <w:rFonts w:ascii="Calibri Light" w:hAnsi="Calibri Light"/>
          <w:lang w:val="en-US"/>
        </w:rPr>
        <w:lastRenderedPageBreak/>
        <w:t>the reassuring part:</w:t>
      </w:r>
      <w:r>
        <w:rPr>
          <w:rFonts w:ascii="Times New Roman" w:hAnsi="Times New Roman"/>
          <w:rtl/>
          <w:lang w:val="ar-SA"/>
        </w:rPr>
        <w:t xml:space="preserve"> </w:t>
      </w:r>
      <w:commentRangeStart w:id="62"/>
      <w:r>
        <w:rPr>
          <w:rFonts w:ascii="Calibri Light" w:hAnsi="Calibri Light"/>
          <w:lang w:val="en-US"/>
        </w:rPr>
        <w:t>research shows that up to ninety percent of those labeled as allergic are not truly</w:t>
      </w:r>
      <w:r>
        <w:rPr>
          <w:rFonts w:ascii="Times New Roman" w:hAnsi="Times New Roman"/>
          <w:rtl/>
          <w:lang w:val="ar-SA"/>
        </w:rPr>
        <w:t xml:space="preserve"> </w:t>
      </w:r>
      <w:r>
        <w:rPr>
          <w:rFonts w:ascii="Calibri Light" w:hAnsi="Calibri Light"/>
          <w:lang w:val="en-US"/>
        </w:rPr>
        <w:t>allergic, and many children outgrow genuine penicillin allergies within ten years.</w:t>
      </w:r>
      <w:commentRangeEnd w:id="62"/>
      <w:r w:rsidR="00F37D9E">
        <w:rPr>
          <w:rStyle w:val="CommentReference"/>
          <w:rFonts w:ascii="Calibri Light" w:eastAsia="Calibri Light" w:hAnsi="Calibri Light" w:cs="Calibri Light"/>
          <w:sz w:val="22"/>
          <w:szCs w:val="22"/>
        </w:rPr>
        <w:commentReference w:id="62"/>
      </w:r>
    </w:p>
    <w:p w14:paraId="10191CFC" w14:textId="77777777" w:rsidR="00FD3765" w:rsidRDefault="00FD3765">
      <w:pPr>
        <w:pStyle w:val="Body"/>
        <w:bidi/>
        <w:jc w:val="right"/>
        <w:rPr>
          <w:rFonts w:ascii="Times New Roman" w:eastAsia="Times New Roman" w:hAnsi="Times New Roman" w:cs="Times New Roman"/>
          <w:rtl/>
          <w:lang w:val="ar-SA"/>
        </w:rPr>
      </w:pPr>
    </w:p>
    <w:p w14:paraId="2E799C5B" w14:textId="77777777" w:rsidR="00FD3765" w:rsidRDefault="00000000">
      <w:pPr>
        <w:pStyle w:val="Body"/>
        <w:rPr>
          <w:rFonts w:ascii="Calibri Light" w:eastAsia="Calibri Light" w:hAnsi="Calibri Light" w:cs="Calibri Light"/>
        </w:rPr>
      </w:pPr>
      <w:r>
        <w:rPr>
          <w:rFonts w:ascii="Calibri Light" w:hAnsi="Calibri Light"/>
          <w:lang w:val="en-US"/>
        </w:rPr>
        <w:t>If your child has never taken amoxicillin before, watch closely during the first</w:t>
      </w:r>
      <w:r>
        <w:rPr>
          <w:rFonts w:ascii="Times New Roman" w:hAnsi="Times New Roman"/>
          <w:rtl/>
          <w:lang w:val="ar-SA"/>
        </w:rPr>
        <w:t xml:space="preserve"> </w:t>
      </w:r>
      <w:r>
        <w:rPr>
          <w:rFonts w:ascii="Calibri Light" w:hAnsi="Calibri Light"/>
          <w:lang w:val="en-US"/>
        </w:rPr>
        <w:t>dose. True allergic reactions-hives, facial swelling, difficulty breathing-require</w:t>
      </w:r>
      <w:r>
        <w:rPr>
          <w:rFonts w:ascii="Times New Roman" w:hAnsi="Times New Roman"/>
          <w:rtl/>
          <w:lang w:val="ar-SA"/>
        </w:rPr>
        <w:t xml:space="preserve"> </w:t>
      </w:r>
      <w:r>
        <w:rPr>
          <w:rFonts w:ascii="Calibri Light" w:hAnsi="Calibri Light"/>
          <w:lang w:val="en-US"/>
        </w:rPr>
        <w:t>immediate medical attention. Stop the medication and call emergency services if</w:t>
      </w:r>
      <w:r>
        <w:rPr>
          <w:rFonts w:ascii="Times New Roman" w:hAnsi="Times New Roman"/>
          <w:rtl/>
          <w:lang w:val="ar-SA"/>
        </w:rPr>
        <w:t xml:space="preserve"> </w:t>
      </w:r>
      <w:r>
        <w:rPr>
          <w:rFonts w:ascii="Calibri Light" w:hAnsi="Calibri Light"/>
          <w:lang w:val="en-US"/>
        </w:rPr>
        <w:t>breathing becomes labored or their lips turn blue.</w:t>
      </w:r>
    </w:p>
    <w:p w14:paraId="0A701A5D" w14:textId="77777777" w:rsidR="00FD3765" w:rsidRDefault="00FD3765">
      <w:pPr>
        <w:pStyle w:val="Body"/>
        <w:bidi/>
        <w:jc w:val="right"/>
        <w:rPr>
          <w:rFonts w:ascii="Times New Roman" w:eastAsia="Times New Roman" w:hAnsi="Times New Roman" w:cs="Times New Roman"/>
          <w:rtl/>
          <w:lang w:val="ar-SA"/>
        </w:rPr>
      </w:pPr>
    </w:p>
    <w:p w14:paraId="09B02A52" w14:textId="77777777" w:rsidR="00FD3765" w:rsidRDefault="00000000">
      <w:pPr>
        <w:pStyle w:val="Body"/>
        <w:rPr>
          <w:rFonts w:ascii="Calibri Light" w:eastAsia="Calibri Light" w:hAnsi="Calibri Light" w:cs="Calibri Light"/>
        </w:rPr>
      </w:pPr>
      <w:r>
        <w:rPr>
          <w:rFonts w:ascii="Calibri Light" w:hAnsi="Calibri Light"/>
          <w:lang w:val="en-US"/>
        </w:rPr>
        <w:t>A mild rash that appears several days into treatment may not be an allergy at all;</w:t>
      </w:r>
      <w:r>
        <w:rPr>
          <w:rFonts w:ascii="Times New Roman" w:hAnsi="Times New Roman"/>
          <w:rtl/>
          <w:lang w:val="ar-SA"/>
        </w:rPr>
        <w:t xml:space="preserve"> </w:t>
      </w:r>
      <w:r>
        <w:rPr>
          <w:rFonts w:ascii="Calibri Light" w:hAnsi="Calibri Light"/>
          <w:lang w:val="en-US"/>
        </w:rPr>
        <w:t>some viral infections cause rashes that coincide with antibiotic use. Your</w:t>
      </w:r>
      <w:r>
        <w:rPr>
          <w:rFonts w:ascii="Times New Roman" w:hAnsi="Times New Roman"/>
          <w:rtl/>
          <w:lang w:val="ar-SA"/>
        </w:rPr>
        <w:t xml:space="preserve"> </w:t>
      </w:r>
      <w:r>
        <w:rPr>
          <w:rFonts w:ascii="Calibri Light" w:hAnsi="Calibri Light"/>
          <w:lang w:val="en-US"/>
        </w:rPr>
        <w:t>pediatrician can help distinguish between the two. Drug interactions in</w:t>
      </w:r>
      <w:r>
        <w:rPr>
          <w:rFonts w:ascii="Times New Roman" w:hAnsi="Times New Roman"/>
          <w:rtl/>
          <w:lang w:val="ar-SA"/>
        </w:rPr>
        <w:t xml:space="preserve"> </w:t>
      </w:r>
      <w:r>
        <w:rPr>
          <w:rFonts w:ascii="Calibri Light" w:hAnsi="Calibri Light"/>
          <w:lang w:val="en-US"/>
        </w:rPr>
        <w:t>children are less common than in adults, but they still deserve your attention.</w:t>
      </w:r>
      <w:r>
        <w:rPr>
          <w:rFonts w:ascii="Times New Roman" w:hAnsi="Times New Roman"/>
          <w:rtl/>
          <w:lang w:val="ar-SA"/>
        </w:rPr>
        <w:t xml:space="preserve"> </w:t>
      </w:r>
      <w:r>
        <w:rPr>
          <w:rFonts w:ascii="Calibri Light" w:hAnsi="Calibri Light"/>
          <w:lang w:val="en-US"/>
        </w:rPr>
        <w:t>Certain seizure medications can interact with amoxicillin. Always provide your</w:t>
      </w:r>
      <w:r>
        <w:rPr>
          <w:rFonts w:ascii="Times New Roman" w:hAnsi="Times New Roman"/>
          <w:rtl/>
          <w:lang w:val="ar-SA"/>
        </w:rPr>
        <w:t xml:space="preserve"> </w:t>
      </w:r>
      <w:r>
        <w:rPr>
          <w:rFonts w:ascii="Calibri Light" w:hAnsi="Calibri Light"/>
          <w:lang w:val="en-US"/>
        </w:rPr>
        <w:t>doctor with a complete list of your child's current medications, including</w:t>
      </w:r>
      <w:r>
        <w:rPr>
          <w:rFonts w:ascii="Times New Roman" w:hAnsi="Times New Roman"/>
          <w:rtl/>
          <w:lang w:val="ar-SA"/>
        </w:rPr>
        <w:t xml:space="preserve"> </w:t>
      </w:r>
      <w:r>
        <w:rPr>
          <w:rFonts w:ascii="Calibri Light" w:hAnsi="Calibri Light"/>
          <w:lang w:val="en-US"/>
        </w:rPr>
        <w:t>vitamins and supplements.</w:t>
      </w:r>
    </w:p>
    <w:p w14:paraId="465438AC" w14:textId="77777777" w:rsidR="00FD3765" w:rsidRDefault="00FD3765">
      <w:pPr>
        <w:pStyle w:val="Body"/>
        <w:rPr>
          <w:rFonts w:ascii="Calibri Light" w:eastAsia="Calibri Light" w:hAnsi="Calibri Light" w:cs="Calibri Light"/>
        </w:rPr>
      </w:pPr>
    </w:p>
    <w:p w14:paraId="280EF0C2" w14:textId="77777777" w:rsidR="00FD3765" w:rsidRDefault="00FD3765">
      <w:pPr>
        <w:pStyle w:val="Body"/>
        <w:bidi/>
        <w:jc w:val="right"/>
        <w:rPr>
          <w:rFonts w:ascii="Times New Roman" w:eastAsia="Times New Roman" w:hAnsi="Times New Roman" w:cs="Times New Roman"/>
          <w:rtl/>
          <w:lang w:val="ar-SA"/>
        </w:rPr>
      </w:pPr>
    </w:p>
    <w:p w14:paraId="603706E2" w14:textId="77777777" w:rsidR="00FD3765" w:rsidRDefault="00000000">
      <w:pPr>
        <w:pStyle w:val="Body"/>
        <w:rPr>
          <w:rFonts w:ascii="Calibri Light" w:eastAsia="Calibri Light" w:hAnsi="Calibri Light" w:cs="Calibri Light"/>
        </w:rPr>
      </w:pPr>
      <w:r>
        <w:rPr>
          <w:rFonts w:ascii="Calibri Light" w:hAnsi="Calibri Light"/>
          <w:lang w:val="en-US"/>
        </w:rPr>
        <w:t>Consult a healthcare professional if your child's symptoms worsen after forty-eight</w:t>
      </w:r>
      <w:r>
        <w:rPr>
          <w:rFonts w:ascii="Times New Roman" w:hAnsi="Times New Roman"/>
          <w:rtl/>
          <w:lang w:val="ar-SA"/>
        </w:rPr>
        <w:t xml:space="preserve"> </w:t>
      </w:r>
      <w:r>
        <w:rPr>
          <w:rFonts w:ascii="Calibri Light" w:hAnsi="Calibri Light"/>
          <w:lang w:val="en-US"/>
        </w:rPr>
        <w:t>hours, if new symptoms develop, or if you notice unusual behavior or</w:t>
      </w:r>
      <w:r>
        <w:rPr>
          <w:rFonts w:ascii="Times New Roman" w:hAnsi="Times New Roman"/>
          <w:rtl/>
          <w:lang w:val="ar-SA"/>
        </w:rPr>
        <w:t xml:space="preserve"> </w:t>
      </w:r>
      <w:r>
        <w:rPr>
          <w:rFonts w:ascii="Calibri Light" w:hAnsi="Calibri Light"/>
          <w:lang w:val="en-US"/>
        </w:rPr>
        <w:t>severe stomach pain. Trust your instincts-you know your child best.</w:t>
      </w:r>
    </w:p>
    <w:p w14:paraId="3A100616" w14:textId="77777777" w:rsidR="00FD3765" w:rsidRDefault="00FD3765">
      <w:pPr>
        <w:pStyle w:val="Body"/>
        <w:bidi/>
        <w:jc w:val="right"/>
        <w:rPr>
          <w:rFonts w:ascii="Times New Roman" w:eastAsia="Times New Roman" w:hAnsi="Times New Roman" w:cs="Times New Roman"/>
          <w:rtl/>
          <w:lang w:val="ar-SA"/>
        </w:rPr>
      </w:pPr>
    </w:p>
    <w:p w14:paraId="13C648BF" w14:textId="77777777" w:rsidR="00FD3765" w:rsidRDefault="00000000">
      <w:pPr>
        <w:pStyle w:val="Body"/>
        <w:jc w:val="center"/>
        <w:rPr>
          <w:rFonts w:ascii="Carlito" w:eastAsia="Carlito" w:hAnsi="Carlito" w:cs="Carlito"/>
          <w:b/>
          <w:bCs/>
          <w:sz w:val="32"/>
          <w:szCs w:val="32"/>
        </w:rPr>
      </w:pPr>
      <w:r>
        <w:rPr>
          <w:rFonts w:ascii="Carlito" w:hAnsi="Carlito"/>
          <w:b/>
          <w:bCs/>
          <w:sz w:val="32"/>
          <w:szCs w:val="32"/>
        </w:rPr>
        <w:t>• • •</w:t>
      </w:r>
    </w:p>
    <w:p w14:paraId="38E17731" w14:textId="77777777" w:rsidR="00FD3765" w:rsidRDefault="00FD3765">
      <w:pPr>
        <w:pStyle w:val="Body"/>
        <w:bidi/>
        <w:jc w:val="right"/>
        <w:rPr>
          <w:rFonts w:ascii="Times New Roman" w:eastAsia="Times New Roman" w:hAnsi="Times New Roman" w:cs="Times New Roman"/>
          <w:rtl/>
          <w:lang w:val="ar-SA"/>
        </w:rPr>
      </w:pPr>
    </w:p>
    <w:p w14:paraId="3CA6684B" w14:textId="77777777" w:rsidR="00FD3765" w:rsidRDefault="00000000">
      <w:pPr>
        <w:pStyle w:val="Body"/>
        <w:jc w:val="center"/>
        <w:rPr>
          <w:rFonts w:ascii="Carlito" w:eastAsia="Carlito" w:hAnsi="Carlito" w:cs="Carlito"/>
          <w:b/>
          <w:bCs/>
          <w:sz w:val="32"/>
          <w:szCs w:val="32"/>
        </w:rPr>
      </w:pPr>
      <w:r>
        <w:rPr>
          <w:rFonts w:ascii="Carlito" w:hAnsi="Carlito"/>
          <w:b/>
          <w:bCs/>
          <w:sz w:val="32"/>
          <w:szCs w:val="32"/>
          <w:lang w:val="de-DE"/>
        </w:rPr>
        <w:t>PRACTICAL TIPS FOR ADMINISTERING</w:t>
      </w:r>
    </w:p>
    <w:p w14:paraId="56FBE8C0" w14:textId="77777777" w:rsidR="00FD3765" w:rsidRDefault="00000000">
      <w:pPr>
        <w:pStyle w:val="Body"/>
        <w:jc w:val="center"/>
        <w:rPr>
          <w:rFonts w:ascii="Carlito" w:eastAsia="Carlito" w:hAnsi="Carlito" w:cs="Carlito"/>
          <w:b/>
          <w:bCs/>
          <w:sz w:val="32"/>
          <w:szCs w:val="32"/>
        </w:rPr>
      </w:pPr>
      <w:r>
        <w:rPr>
          <w:rFonts w:ascii="Carlito" w:hAnsi="Carlito"/>
          <w:b/>
          <w:bCs/>
          <w:sz w:val="32"/>
          <w:szCs w:val="32"/>
          <w:lang w:val="en-US"/>
        </w:rPr>
        <w:t>MEDICINE: MAKING IT EASIER FOR YOU AND</w:t>
      </w:r>
    </w:p>
    <w:p w14:paraId="191CEFFC" w14:textId="77777777" w:rsidR="00FD3765" w:rsidRDefault="00000000">
      <w:pPr>
        <w:pStyle w:val="Body"/>
        <w:jc w:val="center"/>
        <w:rPr>
          <w:rFonts w:ascii="Times New Roman" w:eastAsia="Times New Roman" w:hAnsi="Times New Roman" w:cs="Times New Roman"/>
          <w:b/>
          <w:bCs/>
          <w:sz w:val="32"/>
          <w:szCs w:val="32"/>
          <w:rtl/>
        </w:rPr>
      </w:pPr>
      <w:r>
        <w:rPr>
          <w:rFonts w:ascii="Carlito" w:hAnsi="Carlito"/>
          <w:b/>
          <w:bCs/>
          <w:sz w:val="32"/>
          <w:szCs w:val="32"/>
          <w:lang w:val="de-DE"/>
        </w:rPr>
        <w:t>YOUR CHILD</w:t>
      </w:r>
    </w:p>
    <w:p w14:paraId="062F4F0C" w14:textId="77777777" w:rsidR="00FD3765" w:rsidRDefault="00FD3765">
      <w:pPr>
        <w:pStyle w:val="Body"/>
        <w:jc w:val="center"/>
        <w:rPr>
          <w:rFonts w:ascii="Carlito" w:eastAsia="Carlito" w:hAnsi="Carlito" w:cs="Carlito"/>
          <w:b/>
          <w:bCs/>
          <w:sz w:val="32"/>
          <w:szCs w:val="32"/>
        </w:rPr>
      </w:pPr>
    </w:p>
    <w:p w14:paraId="5FF8312F"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Creating a Routine</w:t>
      </w:r>
    </w:p>
    <w:p w14:paraId="4F83D042" w14:textId="77777777" w:rsidR="00FD3765" w:rsidRDefault="00000000">
      <w:pPr>
        <w:pStyle w:val="Body"/>
        <w:rPr>
          <w:rFonts w:ascii="Calibri Light" w:eastAsia="Calibri Light" w:hAnsi="Calibri Light" w:cs="Calibri Light"/>
        </w:rPr>
      </w:pPr>
      <w:r>
        <w:rPr>
          <w:rFonts w:ascii="Calibri Light" w:hAnsi="Calibri Light"/>
          <w:lang w:val="en-US"/>
        </w:rPr>
        <w:t>Consistency matters more than perfection. Amoxicillin loses effectiveness when</w:t>
      </w:r>
      <w:r>
        <w:rPr>
          <w:rFonts w:ascii="Times New Roman" w:hAnsi="Times New Roman"/>
          <w:rtl/>
          <w:lang w:val="ar-SA"/>
        </w:rPr>
        <w:t xml:space="preserve"> </w:t>
      </w:r>
      <w:r>
        <w:rPr>
          <w:rFonts w:ascii="Calibri Light" w:hAnsi="Calibri Light"/>
          <w:lang w:val="en-US"/>
        </w:rPr>
        <w:t>doses are skipped or delayed. The antibiotic maintains steady levels in your</w:t>
      </w:r>
      <w:r>
        <w:rPr>
          <w:rFonts w:ascii="Times New Roman" w:hAnsi="Times New Roman"/>
          <w:rtl/>
          <w:lang w:val="ar-SA"/>
        </w:rPr>
        <w:t xml:space="preserve"> </w:t>
      </w:r>
      <w:r>
        <w:rPr>
          <w:rFonts w:ascii="Calibri Light" w:hAnsi="Calibri Light"/>
          <w:lang w:val="en-US"/>
        </w:rPr>
        <w:t>child's bloodstream, and gaps allow bacteria to recover. Sporadic dosing doesn't</w:t>
      </w:r>
      <w:r>
        <w:rPr>
          <w:rFonts w:ascii="Times New Roman" w:hAnsi="Times New Roman"/>
          <w:rtl/>
          <w:lang w:val="ar-SA"/>
        </w:rPr>
        <w:t xml:space="preserve"> </w:t>
      </w:r>
      <w:r>
        <w:rPr>
          <w:rFonts w:ascii="Calibri Light" w:hAnsi="Calibri Light"/>
          <w:lang w:val="en-US"/>
        </w:rPr>
        <w:t>just slow recovery-it trains bacteria to survive, contributing to antibiotic</w:t>
      </w:r>
      <w:r>
        <w:rPr>
          <w:rFonts w:ascii="Times New Roman" w:hAnsi="Times New Roman"/>
          <w:rtl/>
          <w:lang w:val="ar-SA"/>
        </w:rPr>
        <w:t xml:space="preserve"> </w:t>
      </w:r>
      <w:r>
        <w:rPr>
          <w:rFonts w:ascii="Calibri Light" w:hAnsi="Calibri Light"/>
          <w:lang w:val="it-IT"/>
        </w:rPr>
        <w:t>resistance.</w:t>
      </w:r>
    </w:p>
    <w:p w14:paraId="0ED95B4E" w14:textId="77777777" w:rsidR="00FD3765" w:rsidRDefault="00FD3765">
      <w:pPr>
        <w:pStyle w:val="Body"/>
        <w:bidi/>
        <w:jc w:val="right"/>
        <w:rPr>
          <w:rFonts w:ascii="Times New Roman" w:eastAsia="Times New Roman" w:hAnsi="Times New Roman" w:cs="Times New Roman"/>
          <w:rtl/>
          <w:lang w:val="ar-SA"/>
        </w:rPr>
      </w:pPr>
    </w:p>
    <w:p w14:paraId="43908552" w14:textId="77777777" w:rsidR="00FD3765" w:rsidRDefault="00000000">
      <w:pPr>
        <w:pStyle w:val="Body"/>
        <w:rPr>
          <w:rFonts w:ascii="Calibri Light" w:eastAsia="Calibri Light" w:hAnsi="Calibri Light" w:cs="Calibri Light"/>
        </w:rPr>
      </w:pPr>
      <w:r>
        <w:rPr>
          <w:rFonts w:ascii="Calibri Light" w:hAnsi="Calibri Light"/>
          <w:lang w:val="en-US"/>
        </w:rPr>
        <w:t>Anchoring medication to daily habits reduces forgotten doses. Morning doses</w:t>
      </w:r>
      <w:r>
        <w:rPr>
          <w:rFonts w:ascii="Times New Roman" w:hAnsi="Times New Roman"/>
          <w:rtl/>
          <w:lang w:val="ar-SA"/>
        </w:rPr>
        <w:t xml:space="preserve"> </w:t>
      </w:r>
      <w:r>
        <w:rPr>
          <w:rFonts w:ascii="Calibri Light" w:hAnsi="Calibri Light"/>
          <w:lang w:val="en-US"/>
        </w:rPr>
        <w:t>pair naturally with breakfast. Evening doses fit seamlessly after tooth-brushing</w:t>
      </w:r>
      <w:r>
        <w:rPr>
          <w:rFonts w:ascii="Times New Roman" w:hAnsi="Times New Roman"/>
          <w:rtl/>
          <w:lang w:val="ar-SA"/>
        </w:rPr>
        <w:t xml:space="preserve"> </w:t>
      </w:r>
      <w:r>
        <w:rPr>
          <w:rFonts w:ascii="Calibri Light" w:hAnsi="Calibri Light"/>
          <w:lang w:val="en-US"/>
        </w:rPr>
        <w:t xml:space="preserve">or before bedtime. When the prescription </w:t>
      </w:r>
      <w:r>
        <w:rPr>
          <w:rFonts w:ascii="Calibri Light" w:hAnsi="Calibri Light"/>
          <w:lang w:val="en-US"/>
        </w:rPr>
        <w:lastRenderedPageBreak/>
        <w:t>specifies three daily doses, consider</w:t>
      </w:r>
      <w:r>
        <w:rPr>
          <w:rFonts w:ascii="Times New Roman" w:hAnsi="Times New Roman"/>
          <w:rtl/>
          <w:lang w:val="ar-SA"/>
        </w:rPr>
        <w:t xml:space="preserve"> </w:t>
      </w:r>
      <w:r>
        <w:rPr>
          <w:rFonts w:ascii="Calibri Light" w:hAnsi="Calibri Light"/>
          <w:lang w:val="en-US"/>
        </w:rPr>
        <w:t>breakfast, after-school snack, and bedtime. Your child's schedule dictates the</w:t>
      </w:r>
      <w:r>
        <w:rPr>
          <w:rFonts w:ascii="Times New Roman" w:hAnsi="Times New Roman"/>
          <w:rtl/>
          <w:lang w:val="ar-SA"/>
        </w:rPr>
        <w:t xml:space="preserve"> </w:t>
      </w:r>
      <w:r>
        <w:rPr>
          <w:rFonts w:ascii="Calibri Light" w:hAnsi="Calibri Light"/>
          <w:lang w:val="en-US"/>
        </w:rPr>
        <w:t>anchor points.</w:t>
      </w:r>
    </w:p>
    <w:p w14:paraId="1A57674B" w14:textId="77777777" w:rsidR="00FD3765" w:rsidRDefault="00FD3765">
      <w:pPr>
        <w:pStyle w:val="Body"/>
        <w:bidi/>
        <w:jc w:val="right"/>
        <w:rPr>
          <w:rFonts w:ascii="Times New Roman" w:eastAsia="Times New Roman" w:hAnsi="Times New Roman" w:cs="Times New Roman"/>
          <w:rtl/>
          <w:lang w:val="ar-SA"/>
        </w:rPr>
      </w:pPr>
    </w:p>
    <w:p w14:paraId="26226D2F" w14:textId="77777777" w:rsidR="00FD3765" w:rsidRDefault="00000000">
      <w:pPr>
        <w:pStyle w:val="Body"/>
        <w:rPr>
          <w:rFonts w:ascii="Calibri Light" w:eastAsia="Calibri Light" w:hAnsi="Calibri Light" w:cs="Calibri Light"/>
        </w:rPr>
      </w:pPr>
      <w:r>
        <w:rPr>
          <w:rFonts w:ascii="Calibri Light" w:hAnsi="Calibri Light"/>
          <w:lang w:val="en-US"/>
        </w:rPr>
        <w:t>Phone alarms help you stay on schedule-just choose a gentle ringtone rather</w:t>
      </w:r>
      <w:r>
        <w:rPr>
          <w:rFonts w:ascii="Times New Roman" w:hAnsi="Times New Roman"/>
          <w:rtl/>
          <w:lang w:val="ar-SA"/>
        </w:rPr>
        <w:t xml:space="preserve"> </w:t>
      </w:r>
      <w:r>
        <w:rPr>
          <w:rFonts w:ascii="Calibri Light" w:hAnsi="Calibri Light"/>
          <w:lang w:val="en-US"/>
        </w:rPr>
        <w:t>than a jarring beep that startles younger children. Visual timers offer another</w:t>
      </w:r>
      <w:r>
        <w:rPr>
          <w:rFonts w:ascii="Times New Roman" w:hAnsi="Times New Roman"/>
          <w:rtl/>
          <w:lang w:val="ar-SA"/>
        </w:rPr>
        <w:t xml:space="preserve"> </w:t>
      </w:r>
      <w:r>
        <w:rPr>
          <w:rFonts w:ascii="Calibri Light" w:hAnsi="Calibri Light"/>
          <w:lang w:val="en-US"/>
        </w:rPr>
        <w:t>layer of support, giving kids a concrete countdown they can see. Medication</w:t>
      </w:r>
      <w:r>
        <w:rPr>
          <w:rFonts w:ascii="Times New Roman" w:hAnsi="Times New Roman"/>
          <w:rtl/>
          <w:lang w:val="ar-SA"/>
        </w:rPr>
        <w:t xml:space="preserve"> </w:t>
      </w:r>
      <w:r>
        <w:rPr>
          <w:rFonts w:ascii="Calibri Light" w:hAnsi="Calibri Light"/>
          <w:lang w:val="en-US"/>
        </w:rPr>
        <w:t>charts posted on the refrigerator transform abstract obligations into visible</w:t>
      </w:r>
      <w:r>
        <w:rPr>
          <w:rFonts w:ascii="Times New Roman" w:hAnsi="Times New Roman"/>
          <w:rtl/>
          <w:lang w:val="ar-SA"/>
        </w:rPr>
        <w:t xml:space="preserve"> </w:t>
      </w:r>
      <w:r>
        <w:rPr>
          <w:rFonts w:ascii="Calibri Light" w:hAnsi="Calibri Light"/>
          <w:lang w:val="en-US"/>
        </w:rPr>
        <w:t>progress-each sticker or checkmark becomes a small victory. Some families</w:t>
      </w:r>
      <w:r>
        <w:rPr>
          <w:rFonts w:ascii="Times New Roman" w:hAnsi="Times New Roman"/>
          <w:rtl/>
          <w:lang w:val="ar-SA"/>
        </w:rPr>
        <w:t xml:space="preserve"> </w:t>
      </w:r>
      <w:r>
        <w:rPr>
          <w:rFonts w:ascii="Calibri Light" w:hAnsi="Calibri Light"/>
          <w:lang w:val="en-US"/>
        </w:rPr>
        <w:t>photograph the medicine bottle next to the digital clock, creating a concrete</w:t>
      </w:r>
      <w:r>
        <w:rPr>
          <w:rFonts w:ascii="Times New Roman" w:hAnsi="Times New Roman"/>
          <w:rtl/>
          <w:lang w:val="ar-SA"/>
        </w:rPr>
        <w:t xml:space="preserve"> </w:t>
      </w:r>
      <w:r>
        <w:rPr>
          <w:rFonts w:ascii="Calibri Light" w:hAnsi="Calibri Light"/>
          <w:lang w:val="pt-PT"/>
        </w:rPr>
        <w:t>reference.</w:t>
      </w:r>
    </w:p>
    <w:p w14:paraId="11C35BC0" w14:textId="77777777" w:rsidR="00FD3765" w:rsidRDefault="00FD3765">
      <w:pPr>
        <w:pStyle w:val="Body"/>
        <w:bidi/>
        <w:jc w:val="right"/>
        <w:rPr>
          <w:rFonts w:ascii="Times New Roman" w:eastAsia="Times New Roman" w:hAnsi="Times New Roman" w:cs="Times New Roman"/>
          <w:rtl/>
          <w:lang w:val="ar-SA"/>
        </w:rPr>
      </w:pPr>
    </w:p>
    <w:p w14:paraId="0EA386A8" w14:textId="46A39A58" w:rsidR="00FD3765" w:rsidRDefault="00000000">
      <w:pPr>
        <w:pStyle w:val="Body"/>
        <w:rPr>
          <w:rFonts w:ascii="Calibri Light" w:eastAsia="Calibri Light" w:hAnsi="Calibri Light" w:cs="Calibri Light"/>
        </w:rPr>
      </w:pPr>
      <w:r>
        <w:rPr>
          <w:rFonts w:ascii="Calibri Light" w:hAnsi="Calibri Light"/>
          <w:lang w:val="en-US"/>
        </w:rPr>
        <w:t>Predictability breeds cooperation. When Tuesday's dose arrives at seven-fifteen</w:t>
      </w:r>
      <w:r>
        <w:rPr>
          <w:rFonts w:ascii="Times New Roman" w:hAnsi="Times New Roman"/>
          <w:rtl/>
          <w:lang w:val="ar-SA"/>
        </w:rPr>
        <w:t xml:space="preserve"> </w:t>
      </w:r>
      <w:r>
        <w:rPr>
          <w:rFonts w:ascii="Calibri Light" w:hAnsi="Calibri Light"/>
          <w:lang w:val="en-US"/>
        </w:rPr>
        <w:t>one day and nine-thirty the next, children resist more. They sense chaos.</w:t>
      </w:r>
      <w:r>
        <w:rPr>
          <w:rFonts w:ascii="Times New Roman" w:hAnsi="Times New Roman"/>
          <w:rtl/>
          <w:lang w:val="ar-SA"/>
        </w:rPr>
        <w:t xml:space="preserve"> </w:t>
      </w:r>
      <w:r>
        <w:rPr>
          <w:rFonts w:ascii="Calibri Light" w:hAnsi="Calibri Light"/>
          <w:lang w:val="en-US"/>
        </w:rPr>
        <w:t>Establishing a consistent window-even allowing thirty minutes of flexibility</w:t>
      </w:r>
      <w:ins w:id="63" w:author="Editor" w:date="2026-07-30T12:08:00Z" w16du:dateUtc="2026-07-30T16:08:00Z">
        <w:r w:rsidR="00F37D9E">
          <w:rPr>
            <w:rFonts w:ascii="Calibri Light" w:hAnsi="Calibri Light"/>
            <w:lang w:val="en-US"/>
          </w:rPr>
          <w:t xml:space="preserve"> </w:t>
        </w:r>
      </w:ins>
      <w:r>
        <w:rPr>
          <w:rFonts w:ascii="Calibri Light" w:hAnsi="Calibri Light"/>
          <w:lang w:val="en-US"/>
        </w:rPr>
        <w:t>helps</w:t>
      </w:r>
      <w:r>
        <w:rPr>
          <w:rFonts w:ascii="Times New Roman" w:hAnsi="Times New Roman"/>
          <w:rtl/>
          <w:lang w:val="ar-SA"/>
        </w:rPr>
        <w:t xml:space="preserve"> </w:t>
      </w:r>
      <w:r>
        <w:rPr>
          <w:rFonts w:ascii="Calibri Light" w:hAnsi="Calibri Light"/>
          <w:lang w:val="en-US"/>
        </w:rPr>
        <w:t>your child anticipate and accept the routine. Forgetting happens, so set</w:t>
      </w:r>
      <w:r>
        <w:rPr>
          <w:rFonts w:ascii="Times New Roman" w:hAnsi="Times New Roman"/>
          <w:rtl/>
          <w:lang w:val="ar-SA"/>
        </w:rPr>
        <w:t xml:space="preserve"> </w:t>
      </w:r>
      <w:r>
        <w:rPr>
          <w:rFonts w:ascii="Calibri Light" w:hAnsi="Calibri Light"/>
          <w:lang w:val="en-US"/>
        </w:rPr>
        <w:t>the alarm fifteen minutes early to account for distractions, spills, or resistance.</w:t>
      </w:r>
    </w:p>
    <w:p w14:paraId="32718D76" w14:textId="77777777" w:rsidR="00FD3765" w:rsidRDefault="00FD3765">
      <w:pPr>
        <w:pStyle w:val="Body"/>
        <w:bidi/>
        <w:jc w:val="right"/>
        <w:rPr>
          <w:rFonts w:ascii="Times New Roman" w:eastAsia="Times New Roman" w:hAnsi="Times New Roman" w:cs="Times New Roman"/>
          <w:rtl/>
          <w:lang w:val="ar-SA"/>
        </w:rPr>
      </w:pPr>
    </w:p>
    <w:p w14:paraId="494CA4B5"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Using Child-Friendly Tools</w:t>
      </w:r>
    </w:p>
    <w:p w14:paraId="1C57A07A" w14:textId="77777777" w:rsidR="00FD3765" w:rsidRDefault="00000000">
      <w:pPr>
        <w:pStyle w:val="Body"/>
        <w:rPr>
          <w:rFonts w:ascii="Calibri Light" w:eastAsia="Calibri Light" w:hAnsi="Calibri Light" w:cs="Calibri Light"/>
        </w:rPr>
      </w:pPr>
      <w:r>
        <w:rPr>
          <w:rFonts w:ascii="Calibri Light" w:hAnsi="Calibri Light"/>
          <w:lang w:val="en-US"/>
        </w:rPr>
        <w:t>The right tool can transform medication time from a battle into a collaborative</w:t>
      </w:r>
      <w:r>
        <w:rPr>
          <w:rFonts w:ascii="Times New Roman" w:hAnsi="Times New Roman"/>
          <w:rtl/>
          <w:lang w:val="ar-SA"/>
        </w:rPr>
        <w:t xml:space="preserve"> </w:t>
      </w:r>
      <w:r>
        <w:rPr>
          <w:rFonts w:ascii="Calibri Light" w:hAnsi="Calibri Light"/>
          <w:lang w:val="en-US"/>
        </w:rPr>
        <w:t>moment. For infants and toddlers, a dosing syringe with clear measurement</w:t>
      </w:r>
      <w:r>
        <w:rPr>
          <w:rFonts w:ascii="Times New Roman" w:hAnsi="Times New Roman"/>
          <w:rtl/>
          <w:lang w:val="ar-SA"/>
        </w:rPr>
        <w:t xml:space="preserve"> </w:t>
      </w:r>
      <w:r>
        <w:rPr>
          <w:rFonts w:ascii="Calibri Light" w:hAnsi="Calibri Light"/>
          <w:lang w:val="en-US"/>
        </w:rPr>
        <w:t>markings gives you precision and control-simply place the tip inside your baby's</w:t>
      </w:r>
      <w:r>
        <w:rPr>
          <w:rFonts w:ascii="Times New Roman" w:hAnsi="Times New Roman"/>
          <w:rtl/>
          <w:lang w:val="ar-SA"/>
        </w:rPr>
        <w:t xml:space="preserve"> </w:t>
      </w:r>
      <w:r>
        <w:rPr>
          <w:rFonts w:ascii="Calibri Light" w:hAnsi="Calibri Light"/>
          <w:lang w:val="en-US"/>
        </w:rPr>
        <w:t>cheek and dispense slowly, allowing them to swallow naturally between small</w:t>
      </w:r>
      <w:r>
        <w:rPr>
          <w:rFonts w:ascii="Times New Roman" w:hAnsi="Times New Roman"/>
          <w:rtl/>
          <w:lang w:val="ar-SA"/>
        </w:rPr>
        <w:t xml:space="preserve"> </w:t>
      </w:r>
      <w:r>
        <w:rPr>
          <w:rFonts w:ascii="Calibri Light" w:hAnsi="Calibri Light"/>
          <w:lang w:val="en-US"/>
        </w:rPr>
        <w:t>amounts. Medicine pacifiers work beautifully for babies who resist the syringe,</w:t>
      </w:r>
      <w:r>
        <w:rPr>
          <w:rFonts w:ascii="Times New Roman" w:hAnsi="Times New Roman"/>
          <w:rtl/>
          <w:lang w:val="ar-SA"/>
        </w:rPr>
        <w:t xml:space="preserve"> </w:t>
      </w:r>
      <w:r>
        <w:rPr>
          <w:rFonts w:ascii="Calibri Light" w:hAnsi="Calibri Light"/>
          <w:lang w:val="en-US"/>
        </w:rPr>
        <w:t>letting them receive their dose while enjoying the comfort of sucking.</w:t>
      </w:r>
    </w:p>
    <w:p w14:paraId="68B4314C" w14:textId="77777777" w:rsidR="00FD3765" w:rsidRDefault="00FD3765">
      <w:pPr>
        <w:pStyle w:val="Body"/>
        <w:bidi/>
        <w:jc w:val="right"/>
        <w:rPr>
          <w:rFonts w:ascii="Times New Roman" w:eastAsia="Times New Roman" w:hAnsi="Times New Roman" w:cs="Times New Roman"/>
          <w:rtl/>
          <w:lang w:val="ar-SA"/>
        </w:rPr>
      </w:pPr>
    </w:p>
    <w:p w14:paraId="63D42DAA" w14:textId="77777777" w:rsidR="00FD3765" w:rsidRDefault="00000000">
      <w:pPr>
        <w:pStyle w:val="Body"/>
        <w:rPr>
          <w:rFonts w:ascii="Calibri Light" w:eastAsia="Calibri Light" w:hAnsi="Calibri Light" w:cs="Calibri Light"/>
        </w:rPr>
      </w:pPr>
      <w:r>
        <w:rPr>
          <w:rFonts w:ascii="Calibri Light" w:hAnsi="Calibri Light"/>
          <w:lang w:val="en-US"/>
        </w:rPr>
        <w:t>Older toddlers often respond well to dosing cups with measurement lines,</w:t>
      </w:r>
      <w:r>
        <w:rPr>
          <w:rFonts w:ascii="Times New Roman" w:hAnsi="Times New Roman"/>
          <w:rtl/>
          <w:lang w:val="ar-SA"/>
        </w:rPr>
        <w:t xml:space="preserve"> </w:t>
      </w:r>
      <w:r>
        <w:rPr>
          <w:rFonts w:ascii="Calibri Light" w:hAnsi="Calibri Light"/>
          <w:lang w:val="en-US"/>
        </w:rPr>
        <w:t>especially if they're decorated with favorite characters or bright colors that feel</w:t>
      </w:r>
      <w:r>
        <w:rPr>
          <w:rFonts w:ascii="Times New Roman" w:hAnsi="Times New Roman"/>
          <w:rtl/>
          <w:lang w:val="ar-SA"/>
        </w:rPr>
        <w:t xml:space="preserve"> </w:t>
      </w:r>
      <w:r>
        <w:rPr>
          <w:rFonts w:ascii="Calibri Light" w:hAnsi="Calibri Light"/>
          <w:lang w:val="en-US"/>
        </w:rPr>
        <w:t>fun rather than clinical.</w:t>
      </w:r>
    </w:p>
    <w:p w14:paraId="5DE8B2AA" w14:textId="77777777" w:rsidR="00FD3765" w:rsidRDefault="00FD3765">
      <w:pPr>
        <w:pStyle w:val="Body"/>
        <w:bidi/>
        <w:jc w:val="right"/>
        <w:rPr>
          <w:rFonts w:ascii="Times New Roman" w:eastAsia="Times New Roman" w:hAnsi="Times New Roman" w:cs="Times New Roman"/>
          <w:rtl/>
          <w:lang w:val="ar-SA"/>
        </w:rPr>
      </w:pPr>
    </w:p>
    <w:p w14:paraId="431B10C7" w14:textId="77777777" w:rsidR="00FD3765" w:rsidRDefault="00000000">
      <w:pPr>
        <w:pStyle w:val="Body"/>
        <w:rPr>
          <w:rFonts w:ascii="Calibri Light" w:eastAsia="Calibri Light" w:hAnsi="Calibri Light" w:cs="Calibri Light"/>
        </w:rPr>
      </w:pPr>
      <w:r>
        <w:rPr>
          <w:rFonts w:ascii="Calibri Light" w:hAnsi="Calibri Light"/>
          <w:lang w:val="en-US"/>
        </w:rPr>
        <w:t>For children who've graduated from bottles but still struggle with cooperation,</w:t>
      </w:r>
      <w:r>
        <w:rPr>
          <w:rFonts w:ascii="Times New Roman" w:hAnsi="Times New Roman"/>
          <w:rtl/>
          <w:lang w:val="ar-SA"/>
        </w:rPr>
        <w:t xml:space="preserve"> </w:t>
      </w:r>
      <w:r>
        <w:rPr>
          <w:rFonts w:ascii="Calibri Light" w:hAnsi="Calibri Light"/>
          <w:lang w:val="en-US"/>
        </w:rPr>
        <w:t>consider a medicine spoon with a built-in reservoir that prevents spills. Some</w:t>
      </w:r>
      <w:r>
        <w:rPr>
          <w:rFonts w:ascii="Times New Roman" w:hAnsi="Times New Roman"/>
          <w:rtl/>
          <w:lang w:val="ar-SA"/>
        </w:rPr>
        <w:t xml:space="preserve"> </w:t>
      </w:r>
      <w:r>
        <w:rPr>
          <w:rFonts w:ascii="Calibri Light" w:hAnsi="Calibri Light"/>
          <w:lang w:val="en-US"/>
        </w:rPr>
        <w:t>families find success with small disposable cups that let kids "take charge" of</w:t>
      </w:r>
      <w:r>
        <w:rPr>
          <w:rFonts w:ascii="Times New Roman" w:hAnsi="Times New Roman"/>
          <w:rtl/>
          <w:lang w:val="ar-SA"/>
        </w:rPr>
        <w:t xml:space="preserve"> </w:t>
      </w:r>
      <w:r>
        <w:rPr>
          <w:rFonts w:ascii="Calibri Light" w:hAnsi="Calibri Light"/>
          <w:lang w:val="en-US"/>
        </w:rPr>
        <w:t>drinking their medicine, fostering a sense of independence. The key is matching</w:t>
      </w:r>
      <w:r>
        <w:rPr>
          <w:rFonts w:ascii="Times New Roman" w:hAnsi="Times New Roman"/>
          <w:rtl/>
          <w:lang w:val="ar-SA"/>
        </w:rPr>
        <w:t xml:space="preserve"> </w:t>
      </w:r>
      <w:r>
        <w:rPr>
          <w:rFonts w:ascii="Calibri Light" w:hAnsi="Calibri Light"/>
          <w:lang w:val="en-US"/>
        </w:rPr>
        <w:t>the tool to your child's developmental stage and temperament. A two-year-old</w:t>
      </w:r>
      <w:r>
        <w:rPr>
          <w:rFonts w:ascii="Times New Roman" w:hAnsi="Times New Roman"/>
          <w:rtl/>
          <w:lang w:val="ar-SA"/>
        </w:rPr>
        <w:t xml:space="preserve"> </w:t>
      </w:r>
      <w:r>
        <w:rPr>
          <w:rFonts w:ascii="Calibri Light" w:hAnsi="Calibri Light"/>
          <w:lang w:val="en-US"/>
        </w:rPr>
        <w:t>who loves to imitate grown-ups might prefer a tiny cup, while a cautious infant</w:t>
      </w:r>
      <w:r>
        <w:rPr>
          <w:rFonts w:ascii="Times New Roman" w:hAnsi="Times New Roman"/>
          <w:rtl/>
          <w:lang w:val="ar-SA"/>
        </w:rPr>
        <w:t xml:space="preserve"> </w:t>
      </w:r>
      <w:r>
        <w:rPr>
          <w:rFonts w:ascii="Calibri Light" w:hAnsi="Calibri Light"/>
          <w:lang w:val="en-US"/>
        </w:rPr>
        <w:t>needs the gentle control of a syringe.</w:t>
      </w:r>
    </w:p>
    <w:p w14:paraId="005F8727" w14:textId="77777777" w:rsidR="00FD3765" w:rsidRDefault="00FD3765">
      <w:pPr>
        <w:pStyle w:val="Body"/>
        <w:bidi/>
        <w:jc w:val="right"/>
        <w:rPr>
          <w:rFonts w:ascii="Times New Roman" w:eastAsia="Times New Roman" w:hAnsi="Times New Roman" w:cs="Times New Roman"/>
          <w:rtl/>
          <w:lang w:val="ar-SA"/>
        </w:rPr>
      </w:pPr>
    </w:p>
    <w:p w14:paraId="6BD08303" w14:textId="77777777" w:rsidR="00FD3765" w:rsidRDefault="00000000">
      <w:pPr>
        <w:pStyle w:val="Body"/>
        <w:rPr>
          <w:rFonts w:ascii="Calibri Light" w:eastAsia="Calibri Light" w:hAnsi="Calibri Light" w:cs="Calibri Light"/>
        </w:rPr>
      </w:pPr>
      <w:r>
        <w:rPr>
          <w:rFonts w:ascii="Calibri Light" w:hAnsi="Calibri Light"/>
          <w:lang w:val="en-US"/>
        </w:rPr>
        <w:t>Always rinse tools thoroughly after each use and store them in a clean, dry</w:t>
      </w:r>
      <w:r>
        <w:rPr>
          <w:rFonts w:ascii="Times New Roman" w:hAnsi="Times New Roman"/>
          <w:rtl/>
          <w:lang w:val="ar-SA"/>
        </w:rPr>
        <w:t xml:space="preserve"> </w:t>
      </w:r>
      <w:r>
        <w:rPr>
          <w:rFonts w:ascii="Calibri Light" w:hAnsi="Calibri Light"/>
          <w:lang w:val="en-US"/>
        </w:rPr>
        <w:t>place. Inspect dosing syringes and cups regularly and replace them if they become worn, cracked, damaged, or if the measurement markings are no longer clear. When</w:t>
      </w:r>
      <w:r>
        <w:rPr>
          <w:rFonts w:ascii="Times New Roman" w:hAnsi="Times New Roman"/>
          <w:rtl/>
          <w:lang w:val="ar-SA"/>
        </w:rPr>
        <w:t xml:space="preserve"> </w:t>
      </w:r>
      <w:r>
        <w:rPr>
          <w:rFonts w:ascii="Calibri Light" w:hAnsi="Calibri Light"/>
          <w:lang w:val="en-US"/>
        </w:rPr>
        <w:t>selecting a new tool, ask your pharmacist for recommendations-they often have</w:t>
      </w:r>
      <w:r>
        <w:rPr>
          <w:rFonts w:ascii="Times New Roman" w:hAnsi="Times New Roman"/>
          <w:rtl/>
          <w:lang w:val="ar-SA"/>
        </w:rPr>
        <w:t xml:space="preserve"> </w:t>
      </w:r>
      <w:r>
        <w:rPr>
          <w:rFonts w:ascii="Calibri Light" w:hAnsi="Calibri Light"/>
          <w:lang w:val="en-US"/>
        </w:rPr>
        <w:t>samples or can demonstrate proper technique, ensuring you feel confident</w:t>
      </w:r>
      <w:r>
        <w:rPr>
          <w:rFonts w:ascii="Times New Roman" w:hAnsi="Times New Roman"/>
          <w:rtl/>
          <w:lang w:val="ar-SA"/>
        </w:rPr>
        <w:t xml:space="preserve"> </w:t>
      </w:r>
      <w:r>
        <w:rPr>
          <w:rFonts w:ascii="Calibri Light" w:hAnsi="Calibri Light"/>
          <w:lang w:val="en-US"/>
        </w:rPr>
        <w:t>before your first dose at home.</w:t>
      </w:r>
    </w:p>
    <w:p w14:paraId="393EEB80" w14:textId="77777777" w:rsidR="00FD3765" w:rsidRDefault="00FD3765">
      <w:pPr>
        <w:pStyle w:val="Body"/>
        <w:bidi/>
        <w:jc w:val="right"/>
        <w:rPr>
          <w:rFonts w:ascii="Times New Roman" w:eastAsia="Times New Roman" w:hAnsi="Times New Roman" w:cs="Times New Roman"/>
          <w:rtl/>
          <w:lang w:val="ar-SA"/>
        </w:rPr>
      </w:pPr>
    </w:p>
    <w:p w14:paraId="3DDD5475"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lastRenderedPageBreak/>
        <w:t>Incorporating Play and Distraction</w:t>
      </w:r>
    </w:p>
    <w:p w14:paraId="6EFDE6DD" w14:textId="166C0774" w:rsidR="00FD3765" w:rsidRDefault="00000000">
      <w:pPr>
        <w:pStyle w:val="Body"/>
        <w:rPr>
          <w:rFonts w:ascii="Calibri Light" w:eastAsia="Calibri Light" w:hAnsi="Calibri Light" w:cs="Calibri Light"/>
        </w:rPr>
      </w:pPr>
      <w:r>
        <w:rPr>
          <w:rFonts w:ascii="Calibri Light" w:hAnsi="Calibri Light"/>
          <w:lang w:val="en-US"/>
        </w:rPr>
        <w:t>Turning medication time into a positive experience can transform resistance</w:t>
      </w:r>
      <w:r>
        <w:rPr>
          <w:rFonts w:ascii="Times New Roman" w:hAnsi="Times New Roman"/>
          <w:rtl/>
          <w:lang w:val="ar-SA"/>
        </w:rPr>
        <w:t xml:space="preserve"> </w:t>
      </w:r>
      <w:r>
        <w:rPr>
          <w:rFonts w:ascii="Calibri Light" w:hAnsi="Calibri Light"/>
          <w:lang w:val="en-US"/>
        </w:rPr>
        <w:t xml:space="preserve">into cooperation. One powerful approach is to use distraction through </w:t>
      </w:r>
      <w:del w:id="64" w:author="Editor" w:date="2026-07-30T12:08:00Z" w16du:dateUtc="2026-07-30T16:08:00Z">
        <w:r w:rsidDel="00F37D9E">
          <w:rPr>
            <w:rFonts w:ascii="Calibri Light" w:hAnsi="Calibri Light"/>
            <w:lang w:val="en-US"/>
          </w:rPr>
          <w:delText>playbring</w:delText>
        </w:r>
        <w:r w:rsidDel="00F37D9E">
          <w:rPr>
            <w:rFonts w:ascii="Times New Roman" w:hAnsi="Times New Roman"/>
            <w:rtl/>
            <w:lang w:val="ar-SA"/>
          </w:rPr>
          <w:delText xml:space="preserve"> </w:delText>
        </w:r>
      </w:del>
      <w:ins w:id="65" w:author="Editor" w:date="2026-07-30T12:08:00Z" w16du:dateUtc="2026-07-30T16:08:00Z">
        <w:r w:rsidR="00F37D9E">
          <w:rPr>
            <w:rFonts w:ascii="Calibri Light" w:hAnsi="Calibri Light"/>
            <w:lang w:val="en-US"/>
          </w:rPr>
          <w:t>play: bring</w:t>
        </w:r>
        <w:r w:rsidR="00F37D9E">
          <w:rPr>
            <w:rFonts w:ascii="Times New Roman" w:hAnsi="Times New Roman"/>
            <w:rtl/>
            <w:lang w:val="ar-SA"/>
          </w:rPr>
          <w:t xml:space="preserve"> </w:t>
        </w:r>
      </w:ins>
      <w:r>
        <w:rPr>
          <w:rFonts w:ascii="Calibri Light" w:hAnsi="Calibri Light"/>
          <w:lang w:val="en-US"/>
        </w:rPr>
        <w:t>out a favorite toy, start a quick game, or create a silly ritual that happens</w:t>
      </w:r>
      <w:r>
        <w:rPr>
          <w:rFonts w:ascii="Times New Roman" w:hAnsi="Times New Roman"/>
          <w:rtl/>
          <w:lang w:val="ar-SA"/>
        </w:rPr>
        <w:t xml:space="preserve"> </w:t>
      </w:r>
      <w:r>
        <w:rPr>
          <w:rFonts w:ascii="Calibri Light" w:hAnsi="Calibri Light"/>
          <w:lang w:val="en-US"/>
        </w:rPr>
        <w:t>only during medicine time. When your child's mind is engaged with something</w:t>
      </w:r>
      <w:r>
        <w:rPr>
          <w:rFonts w:ascii="Times New Roman" w:hAnsi="Times New Roman"/>
          <w:rtl/>
          <w:lang w:val="ar-SA"/>
        </w:rPr>
        <w:t xml:space="preserve"> </w:t>
      </w:r>
      <w:r>
        <w:rPr>
          <w:rFonts w:ascii="Calibri Light" w:hAnsi="Calibri Light"/>
          <w:lang w:val="en-US"/>
        </w:rPr>
        <w:t>fun, the medicine becomes a background detail rather than the main event.</w:t>
      </w:r>
    </w:p>
    <w:p w14:paraId="1D8EAEBD" w14:textId="77777777" w:rsidR="00FD3765" w:rsidRDefault="00FD3765">
      <w:pPr>
        <w:pStyle w:val="Body"/>
        <w:bidi/>
        <w:jc w:val="right"/>
        <w:rPr>
          <w:rFonts w:ascii="Times New Roman" w:eastAsia="Times New Roman" w:hAnsi="Times New Roman" w:cs="Times New Roman"/>
          <w:rtl/>
          <w:lang w:val="ar-SA"/>
        </w:rPr>
      </w:pPr>
    </w:p>
    <w:p w14:paraId="05D24548" w14:textId="77777777" w:rsidR="00FD3765" w:rsidRDefault="00000000">
      <w:pPr>
        <w:pStyle w:val="Body"/>
        <w:rPr>
          <w:rFonts w:ascii="Calibri Light" w:eastAsia="Calibri Light" w:hAnsi="Calibri Light" w:cs="Calibri Light"/>
        </w:rPr>
      </w:pPr>
      <w:r>
        <w:rPr>
          <w:rFonts w:ascii="Calibri Light" w:hAnsi="Calibri Light"/>
          <w:lang w:val="en-US"/>
        </w:rPr>
        <w:t>Storytelling works wonders. Create a narrative where the medicine is a</w:t>
      </w:r>
      <w:r>
        <w:rPr>
          <w:rFonts w:ascii="Times New Roman" w:hAnsi="Times New Roman"/>
          <w:rtl/>
          <w:lang w:val="ar-SA"/>
        </w:rPr>
        <w:t xml:space="preserve"> </w:t>
      </w:r>
      <w:r>
        <w:rPr>
          <w:rFonts w:ascii="Calibri Light" w:hAnsi="Calibri Light"/>
          <w:lang w:val="en-US"/>
        </w:rPr>
        <w:t>"superhero potion" that fights the "bad guy germs," or let your child's stuffed</w:t>
      </w:r>
      <w:r>
        <w:rPr>
          <w:rFonts w:ascii="Times New Roman" w:hAnsi="Times New Roman"/>
          <w:rtl/>
          <w:lang w:val="ar-SA"/>
        </w:rPr>
        <w:t xml:space="preserve"> </w:t>
      </w:r>
      <w:r>
        <w:rPr>
          <w:rFonts w:ascii="Calibri Light" w:hAnsi="Calibri Light"/>
          <w:lang w:val="en-US"/>
        </w:rPr>
        <w:t>animals take their medicine first. Young children respond beautifully to</w:t>
      </w:r>
      <w:r>
        <w:rPr>
          <w:rFonts w:ascii="Times New Roman" w:hAnsi="Times New Roman"/>
          <w:rtl/>
          <w:lang w:val="ar-SA"/>
        </w:rPr>
        <w:t xml:space="preserve"> </w:t>
      </w:r>
      <w:r>
        <w:rPr>
          <w:rFonts w:ascii="Calibri Light" w:hAnsi="Calibri Light"/>
          <w:lang w:val="en-US"/>
        </w:rPr>
        <w:t>imaginative scenarios that reframe the experience from something scary to</w:t>
      </w:r>
      <w:r>
        <w:rPr>
          <w:rFonts w:ascii="Times New Roman" w:hAnsi="Times New Roman"/>
          <w:rtl/>
          <w:lang w:val="ar-SA"/>
        </w:rPr>
        <w:t xml:space="preserve"> </w:t>
      </w:r>
      <w:r>
        <w:rPr>
          <w:rFonts w:ascii="Calibri Light" w:hAnsi="Calibri Light"/>
          <w:lang w:val="en-US"/>
        </w:rPr>
        <w:t>something empowering.</w:t>
      </w:r>
    </w:p>
    <w:p w14:paraId="6EB88C9B" w14:textId="77777777" w:rsidR="00FD3765" w:rsidRDefault="00FD3765">
      <w:pPr>
        <w:pStyle w:val="Body"/>
        <w:bidi/>
        <w:jc w:val="right"/>
        <w:rPr>
          <w:rFonts w:ascii="Times New Roman" w:eastAsia="Times New Roman" w:hAnsi="Times New Roman" w:cs="Times New Roman"/>
          <w:rtl/>
          <w:lang w:val="ar-SA"/>
        </w:rPr>
      </w:pPr>
    </w:p>
    <w:p w14:paraId="38F71204" w14:textId="77777777" w:rsidR="00FD3765" w:rsidRDefault="00000000">
      <w:pPr>
        <w:pStyle w:val="Body"/>
        <w:rPr>
          <w:rFonts w:ascii="Calibri Light" w:eastAsia="Calibri Light" w:hAnsi="Calibri Light" w:cs="Calibri Light"/>
        </w:rPr>
      </w:pPr>
      <w:r>
        <w:rPr>
          <w:rFonts w:ascii="Calibri Light" w:hAnsi="Calibri Light"/>
          <w:lang w:val="en-US"/>
        </w:rPr>
        <w:t>Positive reinforcement anchors good behavior. After each successful dose, offer</w:t>
      </w:r>
      <w:r>
        <w:rPr>
          <w:rFonts w:ascii="Times New Roman" w:hAnsi="Times New Roman"/>
          <w:rtl/>
          <w:lang w:val="ar-SA"/>
        </w:rPr>
        <w:t xml:space="preserve"> </w:t>
      </w:r>
      <w:r>
        <w:rPr>
          <w:rFonts w:ascii="Calibri Light" w:hAnsi="Calibri Light"/>
          <w:lang w:val="en-US"/>
        </w:rPr>
        <w:t xml:space="preserve">specific praise: "You were so brave!" or "I love how you opened your </w:t>
      </w:r>
      <w:commentRangeStart w:id="66"/>
      <w:r>
        <w:rPr>
          <w:rFonts w:ascii="Calibri Light" w:hAnsi="Calibri Light"/>
          <w:lang w:val="en-US"/>
        </w:rPr>
        <w:t>mouth</w:t>
      </w:r>
      <w:commentRangeEnd w:id="66"/>
      <w:r w:rsidR="00F37D9E">
        <w:rPr>
          <w:rStyle w:val="CommentReference"/>
          <w:rFonts w:ascii="Times New Roman" w:hAnsi="Times New Roman"/>
          <w:sz w:val="22"/>
          <w:szCs w:val="22"/>
          <w:rtl/>
          <w:lang w:val="ar-SA"/>
        </w:rPr>
        <w:commentReference w:id="66"/>
      </w:r>
      <w:r>
        <w:rPr>
          <w:rFonts w:ascii="Times New Roman" w:hAnsi="Times New Roman"/>
          <w:rtl/>
          <w:lang w:val="ar-SA"/>
        </w:rPr>
        <w:t xml:space="preserve"> </w:t>
      </w:r>
      <w:r>
        <w:rPr>
          <w:rFonts w:ascii="Calibri Light" w:hAnsi="Calibri Light"/>
          <w:lang w:val="en-US"/>
        </w:rPr>
        <w:t>right away!" Some families use sticker charts or small rewards, but the real magic</w:t>
      </w:r>
      <w:r>
        <w:rPr>
          <w:rFonts w:ascii="Times New Roman" w:hAnsi="Times New Roman"/>
          <w:rtl/>
          <w:lang w:val="ar-SA"/>
        </w:rPr>
        <w:t xml:space="preserve"> </w:t>
      </w:r>
      <w:r>
        <w:rPr>
          <w:rFonts w:ascii="Calibri Light" w:hAnsi="Calibri Light"/>
          <w:lang w:val="en-US"/>
        </w:rPr>
        <w:t>lies in your enthusiastic acknowledgment of their cooperation. Children</w:t>
      </w:r>
      <w:r>
        <w:rPr>
          <w:rFonts w:ascii="Times New Roman" w:hAnsi="Times New Roman"/>
          <w:rtl/>
          <w:lang w:val="ar-SA"/>
        </w:rPr>
        <w:t xml:space="preserve"> </w:t>
      </w:r>
      <w:r>
        <w:rPr>
          <w:rFonts w:ascii="Calibri Light" w:hAnsi="Calibri Light"/>
          <w:lang w:val="en-US"/>
        </w:rPr>
        <w:t>naturally want to please the adults they trust.</w:t>
      </w:r>
    </w:p>
    <w:p w14:paraId="797AF918" w14:textId="77777777" w:rsidR="00FD3765" w:rsidRDefault="00FD3765">
      <w:pPr>
        <w:pStyle w:val="Body"/>
        <w:bidi/>
        <w:jc w:val="right"/>
        <w:rPr>
          <w:rFonts w:ascii="Times New Roman" w:eastAsia="Times New Roman" w:hAnsi="Times New Roman" w:cs="Times New Roman"/>
          <w:rtl/>
          <w:lang w:val="ar-SA"/>
        </w:rPr>
      </w:pPr>
    </w:p>
    <w:p w14:paraId="7DB2FF28" w14:textId="77777777" w:rsidR="00FD3765" w:rsidRDefault="00000000">
      <w:pPr>
        <w:pStyle w:val="Body"/>
        <w:rPr>
          <w:rFonts w:ascii="Calibri Light" w:eastAsia="Calibri Light" w:hAnsi="Calibri Light" w:cs="Calibri Light"/>
        </w:rPr>
      </w:pPr>
      <w:r>
        <w:rPr>
          <w:rFonts w:ascii="Calibri Light" w:hAnsi="Calibri Light"/>
          <w:lang w:val="en-US"/>
        </w:rPr>
        <w:t>Make the process interactive whenever possible. Let your child choose between</w:t>
      </w:r>
      <w:r>
        <w:rPr>
          <w:rFonts w:ascii="Times New Roman" w:hAnsi="Times New Roman"/>
          <w:rtl/>
          <w:lang w:val="ar-SA"/>
        </w:rPr>
        <w:t xml:space="preserve"> </w:t>
      </w:r>
      <w:r>
        <w:rPr>
          <w:rFonts w:ascii="Calibri Light" w:hAnsi="Calibri Light"/>
          <w:lang w:val="en-US"/>
        </w:rPr>
        <w:t>taking medicine before or after brushing teeth, or allow them to hold the cup</w:t>
      </w:r>
      <w:r>
        <w:rPr>
          <w:rFonts w:ascii="Times New Roman" w:hAnsi="Times New Roman"/>
          <w:rtl/>
          <w:lang w:val="ar-SA"/>
        </w:rPr>
        <w:t xml:space="preserve"> </w:t>
      </w:r>
      <w:r>
        <w:rPr>
          <w:rFonts w:ascii="Calibri Light" w:hAnsi="Calibri Light"/>
          <w:lang w:val="en-US"/>
        </w:rPr>
        <w:t>themselves (with your help). These small choices give them a sense of control,</w:t>
      </w:r>
      <w:r>
        <w:rPr>
          <w:rFonts w:ascii="Times New Roman" w:hAnsi="Times New Roman"/>
          <w:rtl/>
          <w:lang w:val="ar-SA"/>
        </w:rPr>
        <w:t xml:space="preserve"> </w:t>
      </w:r>
      <w:r>
        <w:rPr>
          <w:rFonts w:ascii="Calibri Light" w:hAnsi="Calibri Light"/>
          <w:lang w:val="en-US"/>
        </w:rPr>
        <w:t>reducing the feeling of being forced into something unpleasant and building</w:t>
      </w:r>
      <w:r>
        <w:rPr>
          <w:rFonts w:ascii="Times New Roman" w:hAnsi="Times New Roman"/>
          <w:rtl/>
          <w:lang w:val="ar-SA"/>
        </w:rPr>
        <w:t xml:space="preserve"> </w:t>
      </w:r>
      <w:r>
        <w:rPr>
          <w:rFonts w:ascii="Calibri Light" w:hAnsi="Calibri Light"/>
          <w:lang w:val="en-US"/>
        </w:rPr>
        <w:t>trust for future medication experiences.</w:t>
      </w:r>
    </w:p>
    <w:p w14:paraId="56F3A208" w14:textId="77777777" w:rsidR="00FD3765" w:rsidRDefault="00FD3765">
      <w:pPr>
        <w:pStyle w:val="Body"/>
        <w:bidi/>
        <w:jc w:val="right"/>
        <w:rPr>
          <w:rFonts w:ascii="Times New Roman" w:eastAsia="Times New Roman" w:hAnsi="Times New Roman" w:cs="Times New Roman"/>
          <w:rtl/>
          <w:lang w:val="ar-SA"/>
        </w:rPr>
      </w:pPr>
    </w:p>
    <w:p w14:paraId="5B9BFA86"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Handling Resistance Gracefully</w:t>
      </w:r>
    </w:p>
    <w:p w14:paraId="09E6DCEC" w14:textId="77777777" w:rsidR="00FD3765" w:rsidRDefault="00000000">
      <w:pPr>
        <w:pStyle w:val="Body"/>
        <w:rPr>
          <w:rFonts w:ascii="Calibri Light" w:eastAsia="Calibri Light" w:hAnsi="Calibri Light" w:cs="Calibri Light"/>
        </w:rPr>
      </w:pPr>
      <w:r>
        <w:rPr>
          <w:rFonts w:ascii="Calibri Light" w:hAnsi="Calibri Light"/>
          <w:lang w:val="en-US"/>
        </w:rPr>
        <w:t>When your child clamps their mouth shut or spits medicine across the kitchen</w:t>
      </w:r>
      <w:r>
        <w:rPr>
          <w:rFonts w:ascii="Times New Roman" w:hAnsi="Times New Roman"/>
          <w:rtl/>
          <w:lang w:val="ar-SA"/>
        </w:rPr>
        <w:t xml:space="preserve"> </w:t>
      </w:r>
      <w:r>
        <w:rPr>
          <w:rFonts w:ascii="Calibri Light" w:hAnsi="Calibri Light"/>
          <w:lang w:val="en-US"/>
        </w:rPr>
        <w:t>counter, take a breath. Your calm sets the tone. Children read emotional cues</w:t>
      </w:r>
      <w:r>
        <w:rPr>
          <w:rFonts w:ascii="Times New Roman" w:hAnsi="Times New Roman"/>
          <w:rtl/>
          <w:lang w:val="ar-SA"/>
        </w:rPr>
        <w:t xml:space="preserve"> </w:t>
      </w:r>
      <w:r>
        <w:rPr>
          <w:rFonts w:ascii="Calibri Light" w:hAnsi="Calibri Light"/>
          <w:lang w:val="en-US"/>
        </w:rPr>
        <w:t>faster than words, so frustration or anxiety will only escalate their resistance.</w:t>
      </w:r>
      <w:r>
        <w:rPr>
          <w:rFonts w:ascii="Times New Roman" w:hAnsi="Times New Roman"/>
          <w:rtl/>
          <w:lang w:val="ar-SA"/>
        </w:rPr>
        <w:t xml:space="preserve"> </w:t>
      </w:r>
      <w:r>
        <w:rPr>
          <w:rFonts w:ascii="Calibri Light" w:hAnsi="Calibri Light"/>
          <w:lang w:val="en-US"/>
        </w:rPr>
        <w:t>Step back for a moment if you need to-there is no prize for forcing medicine</w:t>
      </w:r>
      <w:r>
        <w:rPr>
          <w:rFonts w:ascii="Times New Roman" w:hAnsi="Times New Roman"/>
          <w:rtl/>
          <w:lang w:val="ar-SA"/>
        </w:rPr>
        <w:t xml:space="preserve"> </w:t>
      </w:r>
      <w:r>
        <w:rPr>
          <w:rFonts w:ascii="Calibri Light" w:hAnsi="Calibri Light"/>
          <w:lang w:val="en-US"/>
        </w:rPr>
        <w:t>quickly.</w:t>
      </w:r>
    </w:p>
    <w:p w14:paraId="78B5EEF8" w14:textId="77777777" w:rsidR="00FD3765" w:rsidRDefault="00FD3765">
      <w:pPr>
        <w:pStyle w:val="Body"/>
        <w:bidi/>
        <w:jc w:val="right"/>
        <w:rPr>
          <w:rFonts w:ascii="Times New Roman" w:eastAsia="Times New Roman" w:hAnsi="Times New Roman" w:cs="Times New Roman"/>
          <w:rtl/>
          <w:lang w:val="ar-SA"/>
        </w:rPr>
      </w:pPr>
    </w:p>
    <w:p w14:paraId="769DAADC" w14:textId="77777777" w:rsidR="00FD3765" w:rsidRDefault="00000000">
      <w:pPr>
        <w:pStyle w:val="Body"/>
        <w:rPr>
          <w:rFonts w:ascii="Calibri Light" w:eastAsia="Calibri Light" w:hAnsi="Calibri Light" w:cs="Calibri Light"/>
        </w:rPr>
      </w:pPr>
      <w:r>
        <w:rPr>
          <w:rFonts w:ascii="Calibri Light" w:hAnsi="Calibri Light"/>
          <w:lang w:val="en-US"/>
        </w:rPr>
        <w:t>Try gentle persuasion instead of force. Kneel to their eye level and explain</w:t>
      </w:r>
      <w:r>
        <w:rPr>
          <w:rFonts w:ascii="Times New Roman" w:hAnsi="Times New Roman"/>
          <w:rtl/>
          <w:lang w:val="ar-SA"/>
        </w:rPr>
        <w:t xml:space="preserve"> </w:t>
      </w:r>
      <w:r>
        <w:rPr>
          <w:rFonts w:ascii="Calibri Light" w:hAnsi="Calibri Light"/>
          <w:lang w:val="en-US"/>
        </w:rPr>
        <w:t>simply:</w:t>
      </w:r>
    </w:p>
    <w:p w14:paraId="19B0A30D" w14:textId="77777777" w:rsidR="00FD3765" w:rsidRDefault="00FD3765">
      <w:pPr>
        <w:pStyle w:val="Body"/>
        <w:bidi/>
        <w:jc w:val="right"/>
        <w:rPr>
          <w:rFonts w:ascii="Times New Roman" w:eastAsia="Times New Roman" w:hAnsi="Times New Roman" w:cs="Times New Roman"/>
          <w:rtl/>
          <w:lang w:val="ar-SA"/>
        </w:rPr>
      </w:pPr>
    </w:p>
    <w:p w14:paraId="286BD735" w14:textId="77777777" w:rsidR="00FD3765" w:rsidRDefault="00000000">
      <w:pPr>
        <w:pStyle w:val="Body"/>
        <w:jc w:val="center"/>
        <w:rPr>
          <w:rFonts w:ascii="Carlito" w:eastAsia="Carlito" w:hAnsi="Carlito" w:cs="Carlito"/>
          <w:b/>
          <w:bCs/>
          <w:sz w:val="32"/>
          <w:szCs w:val="32"/>
        </w:rPr>
      </w:pPr>
      <w:r>
        <w:rPr>
          <w:rFonts w:ascii="Carlito" w:hAnsi="Carlito"/>
          <w:b/>
          <w:bCs/>
          <w:sz w:val="32"/>
          <w:szCs w:val="32"/>
        </w:rPr>
        <w:t>• • •</w:t>
      </w:r>
    </w:p>
    <w:p w14:paraId="4C2BC98B" w14:textId="77777777" w:rsidR="00FD3765" w:rsidRDefault="00FD3765">
      <w:pPr>
        <w:pStyle w:val="Body"/>
        <w:bidi/>
        <w:jc w:val="right"/>
        <w:rPr>
          <w:rFonts w:ascii="Times New Roman" w:eastAsia="Times New Roman" w:hAnsi="Times New Roman" w:cs="Times New Roman"/>
          <w:rtl/>
          <w:lang w:val="ar-SA"/>
        </w:rPr>
      </w:pPr>
    </w:p>
    <w:p w14:paraId="46DFC9AA" w14:textId="77777777" w:rsidR="00FD3765" w:rsidRDefault="00000000">
      <w:pPr>
        <w:pStyle w:val="Body"/>
        <w:jc w:val="center"/>
        <w:rPr>
          <w:rFonts w:ascii="Carlito" w:eastAsia="Carlito" w:hAnsi="Carlito" w:cs="Carlito"/>
          <w:b/>
          <w:bCs/>
          <w:sz w:val="36"/>
          <w:szCs w:val="36"/>
        </w:rPr>
      </w:pPr>
      <w:r>
        <w:rPr>
          <w:rFonts w:ascii="Carlito" w:hAnsi="Carlito"/>
          <w:b/>
          <w:bCs/>
          <w:sz w:val="36"/>
          <w:szCs w:val="36"/>
          <w:lang w:val="en-US"/>
        </w:rPr>
        <w:t>HANDLING COMMON CHALLENGES: SPIT-UPS,</w:t>
      </w:r>
    </w:p>
    <w:p w14:paraId="12485561" w14:textId="77777777" w:rsidR="00FD3765" w:rsidRDefault="00000000">
      <w:pPr>
        <w:pStyle w:val="Body"/>
        <w:jc w:val="center"/>
        <w:rPr>
          <w:rFonts w:ascii="Times New Roman" w:eastAsia="Times New Roman" w:hAnsi="Times New Roman" w:cs="Times New Roman"/>
          <w:b/>
          <w:bCs/>
          <w:sz w:val="36"/>
          <w:szCs w:val="36"/>
          <w:rtl/>
        </w:rPr>
      </w:pPr>
      <w:r>
        <w:rPr>
          <w:rFonts w:ascii="Carlito" w:hAnsi="Carlito"/>
          <w:b/>
          <w:bCs/>
          <w:sz w:val="36"/>
          <w:szCs w:val="36"/>
          <w:lang w:val="en-US"/>
        </w:rPr>
        <w:t>MISSED DOSES, AND MEDICATION REFUSAL</w:t>
      </w:r>
    </w:p>
    <w:p w14:paraId="7C001CD0" w14:textId="77777777" w:rsidR="00FD3765" w:rsidRDefault="00FD3765">
      <w:pPr>
        <w:pStyle w:val="Body"/>
        <w:jc w:val="center"/>
        <w:rPr>
          <w:rFonts w:ascii="Carlito" w:eastAsia="Carlito" w:hAnsi="Carlito" w:cs="Carlito"/>
          <w:b/>
          <w:bCs/>
          <w:sz w:val="36"/>
          <w:szCs w:val="36"/>
        </w:rPr>
      </w:pPr>
    </w:p>
    <w:p w14:paraId="2B5E48B5" w14:textId="77777777" w:rsidR="00FD3765" w:rsidRDefault="00000000">
      <w:pPr>
        <w:pStyle w:val="Body"/>
        <w:rPr>
          <w:rFonts w:ascii="Carlito" w:eastAsia="Carlito" w:hAnsi="Carlito" w:cs="Carlito"/>
          <w:b/>
          <w:bCs/>
          <w:sz w:val="24"/>
          <w:szCs w:val="24"/>
        </w:rPr>
      </w:pPr>
      <w:r>
        <w:rPr>
          <w:rFonts w:ascii="Carlito" w:hAnsi="Carlito"/>
          <w:b/>
          <w:bCs/>
          <w:sz w:val="24"/>
          <w:szCs w:val="24"/>
          <w:lang w:val="de-DE"/>
        </w:rPr>
        <w:t>Managing Medicine Spit-Ups</w:t>
      </w:r>
    </w:p>
    <w:p w14:paraId="5B180605" w14:textId="60674AF9" w:rsidR="00FD3765" w:rsidRDefault="00000000">
      <w:pPr>
        <w:pStyle w:val="Body"/>
        <w:rPr>
          <w:rFonts w:ascii="Calibri Light" w:eastAsia="Calibri Light" w:hAnsi="Calibri Light" w:cs="Calibri Light"/>
        </w:rPr>
      </w:pPr>
      <w:r>
        <w:rPr>
          <w:rFonts w:ascii="Calibri Light" w:hAnsi="Calibri Light"/>
          <w:lang w:val="en-US"/>
        </w:rPr>
        <w:t>When medicine lands on your child's shirt instead of in their stomach, don't</w:t>
      </w:r>
      <w:r>
        <w:rPr>
          <w:rFonts w:ascii="Times New Roman" w:hAnsi="Times New Roman"/>
          <w:rtl/>
          <w:lang w:val="ar-SA"/>
        </w:rPr>
        <w:t xml:space="preserve"> </w:t>
      </w:r>
      <w:r>
        <w:rPr>
          <w:rFonts w:ascii="Calibri Light" w:hAnsi="Calibri Light"/>
          <w:lang w:val="en-US"/>
        </w:rPr>
        <w:t>panic. Most pediatricians recommend redosing only if the spit-up happens</w:t>
      </w:r>
      <w:r>
        <w:rPr>
          <w:rFonts w:ascii="Times New Roman" w:hAnsi="Times New Roman"/>
          <w:rtl/>
          <w:lang w:val="ar-SA"/>
        </w:rPr>
        <w:t xml:space="preserve"> </w:t>
      </w:r>
      <w:r>
        <w:rPr>
          <w:rFonts w:ascii="Calibri Light" w:hAnsi="Calibri Light"/>
          <w:lang w:val="en-US"/>
        </w:rPr>
        <w:t>within fifteen minutes and you can see most of the liquid on clothing, skin, or</w:t>
      </w:r>
      <w:r>
        <w:rPr>
          <w:rFonts w:ascii="Times New Roman" w:hAnsi="Times New Roman"/>
          <w:rtl/>
          <w:lang w:val="ar-SA"/>
        </w:rPr>
        <w:t xml:space="preserve"> </w:t>
      </w:r>
      <w:r>
        <w:rPr>
          <w:rFonts w:ascii="Calibri Light" w:hAnsi="Calibri Light"/>
          <w:lang w:val="en-US"/>
        </w:rPr>
        <w:t xml:space="preserve">the floor (Garnemark et al., 2025). </w:t>
      </w:r>
      <w:del w:id="67" w:author="Editor" w:date="2026-07-30T12:09:00Z" w16du:dateUtc="2026-07-30T16:09:00Z">
        <w:r w:rsidDel="00F37D9E">
          <w:rPr>
            <w:rFonts w:ascii="Calibri Light" w:hAnsi="Calibri Light"/>
            <w:lang w:val="en-US"/>
          </w:rPr>
          <w:delText>(Garnemark et al., 2025)</w:delText>
        </w:r>
      </w:del>
    </w:p>
    <w:p w14:paraId="43ABC57C" w14:textId="77777777" w:rsidR="00FD3765" w:rsidRDefault="00FD3765">
      <w:pPr>
        <w:pStyle w:val="Body"/>
        <w:bidi/>
        <w:jc w:val="right"/>
        <w:rPr>
          <w:rFonts w:ascii="Times New Roman" w:eastAsia="Times New Roman" w:hAnsi="Times New Roman" w:cs="Times New Roman"/>
          <w:rtl/>
          <w:lang w:val="ar-SA"/>
        </w:rPr>
      </w:pPr>
    </w:p>
    <w:p w14:paraId="2FC3ED74" w14:textId="77777777" w:rsidR="00FD3765" w:rsidRDefault="00000000">
      <w:pPr>
        <w:pStyle w:val="Body"/>
        <w:rPr>
          <w:rFonts w:ascii="Calibri Light" w:eastAsia="Calibri Light" w:hAnsi="Calibri Light" w:cs="Calibri Light"/>
        </w:rPr>
      </w:pPr>
      <w:r>
        <w:rPr>
          <w:rFonts w:ascii="Calibri Light" w:hAnsi="Calibri Light"/>
          <w:lang w:val="en-US"/>
        </w:rPr>
        <w:t>Absorption has likely begun after thirty minutes, as your child's stomach</w:t>
      </w:r>
      <w:r>
        <w:rPr>
          <w:rFonts w:ascii="Times New Roman" w:hAnsi="Times New Roman"/>
          <w:rtl/>
          <w:lang w:val="ar-SA"/>
        </w:rPr>
        <w:t xml:space="preserve"> </w:t>
      </w:r>
      <w:r>
        <w:rPr>
          <w:rFonts w:ascii="Calibri Light" w:hAnsi="Calibri Light"/>
          <w:lang w:val="en-US"/>
        </w:rPr>
        <w:t>processes quickly. Skip the extra dose and maintain the regular dosing schedule.</w:t>
      </w:r>
    </w:p>
    <w:p w14:paraId="0A7958F4" w14:textId="77777777" w:rsidR="00FD3765" w:rsidRDefault="00FD3765">
      <w:pPr>
        <w:pStyle w:val="Body"/>
        <w:bidi/>
        <w:jc w:val="right"/>
        <w:rPr>
          <w:rFonts w:ascii="Times New Roman" w:eastAsia="Times New Roman" w:hAnsi="Times New Roman" w:cs="Times New Roman"/>
          <w:rtl/>
          <w:lang w:val="ar-SA"/>
        </w:rPr>
      </w:pPr>
    </w:p>
    <w:p w14:paraId="6C564C00" w14:textId="77777777" w:rsidR="00FD3765" w:rsidRDefault="00000000">
      <w:pPr>
        <w:pStyle w:val="Body"/>
        <w:rPr>
          <w:rFonts w:ascii="Calibri Light" w:eastAsia="Calibri Light" w:hAnsi="Calibri Light" w:cs="Calibri Light"/>
        </w:rPr>
      </w:pPr>
      <w:r>
        <w:rPr>
          <w:rFonts w:ascii="Calibri Light" w:hAnsi="Calibri Light"/>
          <w:lang w:val="en-US"/>
        </w:rPr>
        <w:t>Correct positioning matters. Hold infants semi-upright at a forty-five-degree</w:t>
      </w:r>
      <w:r>
        <w:rPr>
          <w:rFonts w:ascii="Times New Roman" w:hAnsi="Times New Roman"/>
          <w:rtl/>
          <w:lang w:val="ar-SA"/>
        </w:rPr>
        <w:t xml:space="preserve"> </w:t>
      </w:r>
      <w:r>
        <w:rPr>
          <w:rFonts w:ascii="Calibri Light" w:hAnsi="Calibri Light"/>
          <w:lang w:val="en-US"/>
        </w:rPr>
        <w:t>angle, supporting their head gently. For toddlers, let them sit in a chair with feet</w:t>
      </w:r>
      <w:r>
        <w:rPr>
          <w:rFonts w:ascii="Times New Roman" w:hAnsi="Times New Roman"/>
          <w:rtl/>
          <w:lang w:val="ar-SA"/>
        </w:rPr>
        <w:t xml:space="preserve"> </w:t>
      </w:r>
      <w:r>
        <w:rPr>
          <w:rFonts w:ascii="Calibri Light" w:hAnsi="Calibri Light"/>
          <w:lang w:val="en-US"/>
        </w:rPr>
        <w:t>flat on the floor-this posture reduces gagging reflexes and gives them a sense of</w:t>
      </w:r>
      <w:r>
        <w:rPr>
          <w:rFonts w:ascii="Times New Roman" w:hAnsi="Times New Roman"/>
          <w:rtl/>
          <w:lang w:val="ar-SA"/>
        </w:rPr>
        <w:t xml:space="preserve"> </w:t>
      </w:r>
      <w:r>
        <w:rPr>
          <w:rFonts w:ascii="Calibri Light" w:hAnsi="Calibri Light"/>
          <w:lang w:val="en-US"/>
        </w:rPr>
        <w:t>control. Never lay them flat during administration. Gravity works against you,</w:t>
      </w:r>
      <w:r>
        <w:rPr>
          <w:rFonts w:ascii="Times New Roman" w:hAnsi="Times New Roman"/>
          <w:rtl/>
          <w:lang w:val="ar-SA"/>
        </w:rPr>
        <w:t xml:space="preserve"> </w:t>
      </w:r>
      <w:r>
        <w:rPr>
          <w:rFonts w:ascii="Calibri Light" w:hAnsi="Calibri Light"/>
          <w:lang w:val="en-US"/>
        </w:rPr>
        <w:t>and the medicine pools at the back of the throat, triggering immediate rejection.</w:t>
      </w:r>
    </w:p>
    <w:p w14:paraId="45AE8127" w14:textId="77777777" w:rsidR="00FD3765" w:rsidRDefault="00FD3765">
      <w:pPr>
        <w:pStyle w:val="Body"/>
        <w:bidi/>
        <w:jc w:val="right"/>
        <w:rPr>
          <w:rFonts w:ascii="Times New Roman" w:eastAsia="Times New Roman" w:hAnsi="Times New Roman" w:cs="Times New Roman"/>
          <w:rtl/>
          <w:lang w:val="ar-SA"/>
        </w:rPr>
      </w:pPr>
    </w:p>
    <w:p w14:paraId="529D9766" w14:textId="77777777" w:rsidR="00FD3765" w:rsidRDefault="00000000">
      <w:pPr>
        <w:pStyle w:val="Body"/>
        <w:rPr>
          <w:rFonts w:ascii="Calibri Light" w:eastAsia="Calibri Light" w:hAnsi="Calibri Light" w:cs="Calibri Light"/>
        </w:rPr>
      </w:pPr>
      <w:r>
        <w:rPr>
          <w:rFonts w:ascii="Calibri Light" w:hAnsi="Calibri Light"/>
          <w:lang w:val="en-US"/>
        </w:rPr>
        <w:t>Flavor masking transforms stubborn situations. Ask your pharmacist about</w:t>
      </w:r>
      <w:r>
        <w:rPr>
          <w:rFonts w:ascii="Times New Roman" w:hAnsi="Times New Roman"/>
          <w:rtl/>
          <w:lang w:val="ar-SA"/>
        </w:rPr>
        <w:t xml:space="preserve"> </w:t>
      </w:r>
      <w:r>
        <w:rPr>
          <w:rFonts w:ascii="Calibri Light" w:hAnsi="Calibri Light"/>
          <w:lang w:val="en-US"/>
        </w:rPr>
        <w:t>flavoring options like bubble gum, grape, or watermelon; many pharmacies</w:t>
      </w:r>
      <w:r>
        <w:rPr>
          <w:rFonts w:ascii="Times New Roman" w:hAnsi="Times New Roman"/>
          <w:rtl/>
          <w:lang w:val="ar-SA"/>
        </w:rPr>
        <w:t xml:space="preserve"> </w:t>
      </w:r>
      <w:r>
        <w:rPr>
          <w:rFonts w:ascii="Calibri Light" w:hAnsi="Calibri Light"/>
          <w:lang w:val="en-US"/>
        </w:rPr>
        <w:t>offer this service. At home, follow liquid amoxicillin with a spoonful of</w:t>
      </w:r>
      <w:r>
        <w:rPr>
          <w:rFonts w:ascii="Times New Roman" w:hAnsi="Times New Roman"/>
          <w:rtl/>
          <w:lang w:val="ar-SA"/>
        </w:rPr>
        <w:t xml:space="preserve"> </w:t>
      </w:r>
      <w:r>
        <w:rPr>
          <w:rFonts w:ascii="Calibri Light" w:hAnsi="Calibri Light"/>
          <w:lang w:val="en-US"/>
        </w:rPr>
        <w:t>applesauce, yogurt, or chocolate syrup as an immediate chaser. The strong</w:t>
      </w:r>
      <w:r>
        <w:rPr>
          <w:rFonts w:ascii="Times New Roman" w:hAnsi="Times New Roman"/>
          <w:rtl/>
          <w:lang w:val="ar-SA"/>
        </w:rPr>
        <w:t xml:space="preserve"> </w:t>
      </w:r>
      <w:r>
        <w:rPr>
          <w:rFonts w:ascii="Calibri Light" w:hAnsi="Calibri Light"/>
          <w:lang w:val="en-US"/>
        </w:rPr>
        <w:t>flavor erases the chalky aftertaste that many children despise.</w:t>
      </w:r>
    </w:p>
    <w:p w14:paraId="02C602EB" w14:textId="77777777" w:rsidR="00FD3765" w:rsidRDefault="00000000">
      <w:pPr>
        <w:pStyle w:val="Body"/>
        <w:rPr>
          <w:rFonts w:ascii="Calibri Light" w:eastAsia="Calibri Light" w:hAnsi="Calibri Light" w:cs="Calibri Light"/>
        </w:rPr>
      </w:pPr>
      <w:r>
        <w:rPr>
          <w:rFonts w:ascii="Calibri Light" w:hAnsi="Calibri Light"/>
          <w:lang w:val="en-US"/>
        </w:rPr>
        <w:t>One trick that may surprise parents is that cold medicine can taste milder. If the product label allows refrigeration, chilling the amoxicillin suspension may make it more palatable for some children, although individual preferences vary.</w:t>
      </w:r>
    </w:p>
    <w:p w14:paraId="016AA334" w14:textId="77777777" w:rsidR="00FD3765" w:rsidRDefault="00FD3765">
      <w:pPr>
        <w:pStyle w:val="Body"/>
        <w:rPr>
          <w:rFonts w:ascii="Calibri Light" w:eastAsia="Calibri Light" w:hAnsi="Calibri Light" w:cs="Calibri Light"/>
        </w:rPr>
      </w:pPr>
    </w:p>
    <w:p w14:paraId="7303AD59" w14:textId="77777777" w:rsidR="00FD3765" w:rsidRDefault="00FD3765">
      <w:pPr>
        <w:pStyle w:val="Body"/>
        <w:bidi/>
        <w:jc w:val="right"/>
        <w:rPr>
          <w:rFonts w:ascii="Times New Roman" w:eastAsia="Times New Roman" w:hAnsi="Times New Roman" w:cs="Times New Roman"/>
          <w:rtl/>
          <w:lang w:val="ar-SA"/>
        </w:rPr>
      </w:pPr>
    </w:p>
    <w:p w14:paraId="6F1E2DA7"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Dealing with Missed Doses</w:t>
      </w:r>
    </w:p>
    <w:p w14:paraId="73CA5647" w14:textId="77777777" w:rsidR="00FD3765" w:rsidRDefault="00000000">
      <w:pPr>
        <w:pStyle w:val="Body"/>
        <w:rPr>
          <w:rFonts w:ascii="Calibri Light" w:eastAsia="Calibri Light" w:hAnsi="Calibri Light" w:cs="Calibri Light"/>
        </w:rPr>
      </w:pPr>
      <w:r>
        <w:rPr>
          <w:rFonts w:ascii="Calibri Light" w:hAnsi="Calibri Light"/>
          <w:lang w:val="en-US"/>
        </w:rPr>
        <w:t>Missing a dose doesn't unravel everything. If you realize the mistake and are less</w:t>
      </w:r>
      <w:r>
        <w:rPr>
          <w:rFonts w:ascii="Times New Roman" w:hAnsi="Times New Roman"/>
          <w:rtl/>
          <w:lang w:val="ar-SA"/>
        </w:rPr>
        <w:t xml:space="preserve"> </w:t>
      </w:r>
      <w:r>
        <w:rPr>
          <w:rFonts w:ascii="Calibri Light" w:hAnsi="Calibri Light"/>
          <w:lang w:val="en-US"/>
        </w:rPr>
        <w:t>than halfway to the next scheduled dose, give the dose immediately. Then</w:t>
      </w:r>
      <w:r>
        <w:rPr>
          <w:rFonts w:ascii="Times New Roman" w:hAnsi="Times New Roman"/>
          <w:rtl/>
          <w:lang w:val="ar-SA"/>
        </w:rPr>
        <w:t xml:space="preserve"> </w:t>
      </w:r>
      <w:r>
        <w:rPr>
          <w:rFonts w:ascii="Calibri Light" w:hAnsi="Calibri Light"/>
          <w:lang w:val="en-US"/>
        </w:rPr>
        <w:t>resume your normal schedule.</w:t>
      </w:r>
    </w:p>
    <w:p w14:paraId="345CD050" w14:textId="77777777" w:rsidR="00FD3765" w:rsidRDefault="00FD3765">
      <w:pPr>
        <w:pStyle w:val="Body"/>
        <w:bidi/>
        <w:jc w:val="right"/>
        <w:rPr>
          <w:rFonts w:ascii="Times New Roman" w:eastAsia="Times New Roman" w:hAnsi="Times New Roman" w:cs="Times New Roman"/>
          <w:rtl/>
          <w:lang w:val="ar-SA"/>
        </w:rPr>
      </w:pPr>
    </w:p>
    <w:p w14:paraId="67B063E7" w14:textId="77777777" w:rsidR="00FD3765" w:rsidRDefault="00000000">
      <w:pPr>
        <w:pStyle w:val="Body"/>
        <w:rPr>
          <w:rFonts w:ascii="Calibri Light" w:eastAsia="Calibri Light" w:hAnsi="Calibri Light" w:cs="Calibri Light"/>
        </w:rPr>
      </w:pPr>
      <w:r>
        <w:rPr>
          <w:rFonts w:ascii="Calibri Light" w:hAnsi="Calibri Light"/>
          <w:lang w:val="en-US"/>
        </w:rPr>
        <w:t>If you're past that halfway mark, skip it entirely. Never double up to</w:t>
      </w:r>
      <w:r>
        <w:rPr>
          <w:rFonts w:ascii="Times New Roman" w:hAnsi="Times New Roman"/>
          <w:rtl/>
          <w:lang w:val="ar-SA"/>
        </w:rPr>
        <w:t xml:space="preserve"> </w:t>
      </w:r>
      <w:r>
        <w:rPr>
          <w:rFonts w:ascii="Calibri Light" w:hAnsi="Calibri Light"/>
          <w:lang w:val="en-US"/>
        </w:rPr>
        <w:t>compensate-flooding your child's system with twice the medication doesn't</w:t>
      </w:r>
      <w:r>
        <w:rPr>
          <w:rFonts w:ascii="Times New Roman" w:hAnsi="Times New Roman"/>
          <w:rtl/>
          <w:lang w:val="ar-SA"/>
        </w:rPr>
        <w:t xml:space="preserve"> </w:t>
      </w:r>
      <w:r>
        <w:rPr>
          <w:rFonts w:ascii="Calibri Light" w:hAnsi="Calibri Light"/>
          <w:lang w:val="en-US"/>
        </w:rPr>
        <w:t>accelerate healing; it raises the risk of side effects like diarrhea and rashes</w:t>
      </w:r>
      <w:r>
        <w:rPr>
          <w:rFonts w:ascii="Times New Roman" w:hAnsi="Times New Roman"/>
          <w:rtl/>
          <w:lang w:val="ar-SA"/>
        </w:rPr>
        <w:t xml:space="preserve"> </w:t>
      </w:r>
      <w:r>
        <w:rPr>
          <w:rFonts w:ascii="Calibri Light" w:hAnsi="Calibri Light"/>
          <w:lang w:val="en-US"/>
        </w:rPr>
        <w:t>without improving effectiveness. Bacteria don't respect our guilt; they respond</w:t>
      </w:r>
      <w:r>
        <w:rPr>
          <w:rFonts w:ascii="Times New Roman" w:hAnsi="Times New Roman"/>
          <w:rtl/>
          <w:lang w:val="ar-SA"/>
        </w:rPr>
        <w:t xml:space="preserve"> </w:t>
      </w:r>
      <w:r>
        <w:rPr>
          <w:rFonts w:ascii="Calibri Light" w:hAnsi="Calibri Light"/>
          <w:lang w:val="en-US"/>
        </w:rPr>
        <w:t>to steady, predictable antibiotic levels.</w:t>
      </w:r>
    </w:p>
    <w:p w14:paraId="74F582C3" w14:textId="77777777" w:rsidR="00FD3765" w:rsidRDefault="00FD3765">
      <w:pPr>
        <w:pStyle w:val="Body"/>
        <w:bidi/>
        <w:jc w:val="right"/>
        <w:rPr>
          <w:rFonts w:ascii="Times New Roman" w:eastAsia="Times New Roman" w:hAnsi="Times New Roman" w:cs="Times New Roman"/>
          <w:rtl/>
          <w:lang w:val="ar-SA"/>
        </w:rPr>
      </w:pPr>
    </w:p>
    <w:p w14:paraId="09A6579F" w14:textId="77777777" w:rsidR="00FD3765" w:rsidRDefault="00000000">
      <w:pPr>
        <w:pStyle w:val="Body"/>
        <w:rPr>
          <w:rFonts w:ascii="Calibri Light" w:eastAsia="Calibri Light" w:hAnsi="Calibri Light" w:cs="Calibri Light"/>
        </w:rPr>
      </w:pPr>
      <w:r>
        <w:rPr>
          <w:rFonts w:ascii="Calibri Light" w:hAnsi="Calibri Light"/>
          <w:lang w:val="en-US"/>
        </w:rPr>
        <w:t>Prevention beats correction. Use whatever system matches your actual life, not</w:t>
      </w:r>
      <w:r>
        <w:rPr>
          <w:rFonts w:ascii="Times New Roman" w:hAnsi="Times New Roman"/>
          <w:rtl/>
          <w:lang w:val="ar-SA"/>
        </w:rPr>
        <w:t xml:space="preserve"> </w:t>
      </w:r>
      <w:r>
        <w:rPr>
          <w:rFonts w:ascii="Calibri Light" w:hAnsi="Calibri Light"/>
          <w:lang w:val="en-US"/>
        </w:rPr>
        <w:t>the life you wish you had. Phone alarms work for some families. Others swear</w:t>
      </w:r>
      <w:r>
        <w:rPr>
          <w:rFonts w:ascii="Times New Roman" w:hAnsi="Times New Roman"/>
          <w:rtl/>
          <w:lang w:val="ar-SA"/>
        </w:rPr>
        <w:t xml:space="preserve"> </w:t>
      </w:r>
      <w:r>
        <w:rPr>
          <w:rFonts w:ascii="Calibri Light" w:hAnsi="Calibri Light"/>
          <w:lang w:val="en-US"/>
        </w:rPr>
        <w:t>by medication charts taped to the fridge or dosing syringes left next to the</w:t>
      </w:r>
      <w:r>
        <w:rPr>
          <w:rFonts w:ascii="Times New Roman" w:hAnsi="Times New Roman"/>
          <w:rtl/>
          <w:lang w:val="ar-SA"/>
        </w:rPr>
        <w:t xml:space="preserve"> </w:t>
      </w:r>
      <w:r>
        <w:rPr>
          <w:rFonts w:ascii="Calibri Light" w:hAnsi="Calibri Light"/>
          <w:lang w:val="en-US"/>
        </w:rPr>
        <w:t>breakfast table as visual cues. Link doses to reliable daily rituals-morning teeth</w:t>
      </w:r>
      <w:r>
        <w:rPr>
          <w:rFonts w:ascii="Times New Roman" w:hAnsi="Times New Roman"/>
          <w:rtl/>
          <w:lang w:val="ar-SA"/>
        </w:rPr>
        <w:t xml:space="preserve"> </w:t>
      </w:r>
      <w:r>
        <w:rPr>
          <w:rFonts w:ascii="Calibri Light" w:hAnsi="Calibri Light"/>
          <w:lang w:val="en-US"/>
        </w:rPr>
        <w:lastRenderedPageBreak/>
        <w:t>brushing, afternoon snack time, bedtime stories. The best tracking system is the</w:t>
      </w:r>
      <w:r>
        <w:rPr>
          <w:rFonts w:ascii="Times New Roman" w:hAnsi="Times New Roman"/>
          <w:rtl/>
          <w:lang w:val="ar-SA"/>
        </w:rPr>
        <w:t xml:space="preserve"> </w:t>
      </w:r>
      <w:r>
        <w:rPr>
          <w:rFonts w:ascii="Calibri Light" w:hAnsi="Calibri Light"/>
          <w:lang w:val="en-US"/>
        </w:rPr>
        <w:t>one you'll actually use, not the most elaborate one you'll abandon by day three.</w:t>
      </w:r>
    </w:p>
    <w:p w14:paraId="4D7C2E13" w14:textId="77777777" w:rsidR="00FD3765" w:rsidRDefault="00000000">
      <w:pPr>
        <w:pStyle w:val="Body"/>
        <w:rPr>
          <w:rFonts w:ascii="Calibri Light" w:eastAsia="Calibri Light" w:hAnsi="Calibri Light" w:cs="Calibri Light"/>
        </w:rPr>
      </w:pPr>
      <w:r>
        <w:rPr>
          <w:rFonts w:ascii="Calibri Light" w:hAnsi="Calibri Light"/>
          <w:lang w:val="en-US"/>
        </w:rPr>
        <w:t>Consistency matters far more than perfection.</w:t>
      </w:r>
    </w:p>
    <w:p w14:paraId="30007B66" w14:textId="77777777" w:rsidR="00FD3765" w:rsidRDefault="00FD3765">
      <w:pPr>
        <w:pStyle w:val="Body"/>
        <w:bidi/>
        <w:jc w:val="right"/>
        <w:rPr>
          <w:rFonts w:ascii="Times New Roman" w:eastAsia="Times New Roman" w:hAnsi="Times New Roman" w:cs="Times New Roman"/>
          <w:rtl/>
          <w:lang w:val="ar-SA"/>
        </w:rPr>
      </w:pPr>
    </w:p>
    <w:p w14:paraId="1D8AD27F"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Overcoming Medication Refusal</w:t>
      </w:r>
    </w:p>
    <w:p w14:paraId="71BA0ED3" w14:textId="77777777" w:rsidR="00FD3765" w:rsidRDefault="00000000">
      <w:pPr>
        <w:pStyle w:val="Body"/>
        <w:rPr>
          <w:rFonts w:ascii="Calibri Light" w:eastAsia="Calibri Light" w:hAnsi="Calibri Light" w:cs="Calibri Light"/>
        </w:rPr>
      </w:pPr>
      <w:r>
        <w:rPr>
          <w:rFonts w:ascii="Calibri Light" w:hAnsi="Calibri Light"/>
          <w:lang w:val="en-US"/>
        </w:rPr>
        <w:t>Cooperation isn't achieved through force; it grows through trust, routine, and</w:t>
      </w:r>
      <w:r>
        <w:rPr>
          <w:rFonts w:ascii="Times New Roman" w:hAnsi="Times New Roman"/>
          <w:rtl/>
          <w:lang w:val="ar-SA"/>
        </w:rPr>
        <w:t xml:space="preserve"> </w:t>
      </w:r>
      <w:r>
        <w:rPr>
          <w:rFonts w:ascii="Calibri Light" w:hAnsi="Calibri Light"/>
          <w:lang w:val="en-US"/>
        </w:rPr>
        <w:t>small moments of control. When your child knows what to expect and feels</w:t>
      </w:r>
      <w:r>
        <w:rPr>
          <w:rFonts w:ascii="Times New Roman" w:hAnsi="Times New Roman"/>
          <w:rtl/>
          <w:lang w:val="ar-SA"/>
        </w:rPr>
        <w:t xml:space="preserve"> </w:t>
      </w:r>
      <w:r>
        <w:rPr>
          <w:rFonts w:ascii="Calibri Light" w:hAnsi="Calibri Light"/>
          <w:lang w:val="en-US"/>
        </w:rPr>
        <w:t>some agency in the process, resistance fades. Medication time becomes simply</w:t>
      </w:r>
      <w:r>
        <w:rPr>
          <w:rFonts w:ascii="Times New Roman" w:hAnsi="Times New Roman"/>
          <w:rtl/>
          <w:lang w:val="ar-SA"/>
        </w:rPr>
        <w:t xml:space="preserve"> </w:t>
      </w:r>
      <w:r>
        <w:rPr>
          <w:rFonts w:ascii="Calibri Light" w:hAnsi="Calibri Light"/>
          <w:lang w:val="en-US"/>
        </w:rPr>
        <w:t>another part of the day-like washing hands or putting on shoes-rather than a</w:t>
      </w:r>
      <w:r>
        <w:rPr>
          <w:rFonts w:ascii="Times New Roman" w:hAnsi="Times New Roman"/>
          <w:rtl/>
          <w:lang w:val="ar-SA"/>
        </w:rPr>
        <w:t xml:space="preserve"> </w:t>
      </w:r>
      <w:r>
        <w:rPr>
          <w:rFonts w:ascii="Calibri Light" w:hAnsi="Calibri Light"/>
          <w:lang w:val="en-US"/>
        </w:rPr>
        <w:t>battleground.</w:t>
      </w:r>
    </w:p>
    <w:p w14:paraId="09D7B9CE" w14:textId="77777777" w:rsidR="00FD3765" w:rsidRDefault="00FD3765">
      <w:pPr>
        <w:pStyle w:val="Body"/>
        <w:bidi/>
        <w:jc w:val="right"/>
        <w:rPr>
          <w:rFonts w:ascii="Times New Roman" w:eastAsia="Times New Roman" w:hAnsi="Times New Roman" w:cs="Times New Roman"/>
          <w:rtl/>
          <w:lang w:val="ar-SA"/>
        </w:rPr>
      </w:pPr>
    </w:p>
    <w:p w14:paraId="33FFBEC5" w14:textId="77777777" w:rsidR="00FD3765" w:rsidRDefault="00000000">
      <w:pPr>
        <w:pStyle w:val="Body"/>
        <w:rPr>
          <w:rFonts w:ascii="Calibri Light" w:eastAsia="Calibri Light" w:hAnsi="Calibri Light" w:cs="Calibri Light"/>
        </w:rPr>
      </w:pPr>
      <w:r>
        <w:rPr>
          <w:rFonts w:ascii="Calibri Light" w:hAnsi="Calibri Light"/>
          <w:lang w:val="en-US"/>
        </w:rPr>
        <w:t>The strategies you've just learned work because they honor a fundamental</w:t>
      </w:r>
      <w:r>
        <w:rPr>
          <w:rFonts w:ascii="Times New Roman" w:hAnsi="Times New Roman"/>
          <w:rtl/>
          <w:lang w:val="ar-SA"/>
        </w:rPr>
        <w:t xml:space="preserve"> </w:t>
      </w:r>
      <w:r>
        <w:rPr>
          <w:rFonts w:ascii="Calibri Light" w:hAnsi="Calibri Light"/>
          <w:lang w:val="en-US"/>
        </w:rPr>
        <w:t>truth: children are more capable of cooperation than we often assume. They</w:t>
      </w:r>
      <w:r>
        <w:rPr>
          <w:rFonts w:ascii="Times New Roman" w:hAnsi="Times New Roman"/>
          <w:rtl/>
          <w:lang w:val="ar-SA"/>
        </w:rPr>
        <w:t xml:space="preserve"> </w:t>
      </w:r>
      <w:r>
        <w:rPr>
          <w:rFonts w:ascii="Calibri Light" w:hAnsi="Calibri Light"/>
          <w:lang w:val="en-US"/>
        </w:rPr>
        <w:t>respond to respect, consistency, and the feeling that someone understands their</w:t>
      </w:r>
      <w:r>
        <w:rPr>
          <w:rFonts w:ascii="Times New Roman" w:hAnsi="Times New Roman"/>
          <w:rtl/>
          <w:lang w:val="ar-SA"/>
        </w:rPr>
        <w:t xml:space="preserve"> </w:t>
      </w:r>
      <w:r>
        <w:rPr>
          <w:rFonts w:ascii="Calibri Light" w:hAnsi="Calibri Light"/>
          <w:lang w:val="en-US"/>
        </w:rPr>
        <w:t>perspective. Distraction techniques redirect anxiety. Storytelling transforms fear</w:t>
      </w:r>
      <w:r>
        <w:rPr>
          <w:rFonts w:ascii="Times New Roman" w:hAnsi="Times New Roman"/>
          <w:rtl/>
          <w:lang w:val="ar-SA"/>
        </w:rPr>
        <w:t xml:space="preserve"> </w:t>
      </w:r>
      <w:r>
        <w:rPr>
          <w:rFonts w:ascii="Calibri Light" w:hAnsi="Calibri Light"/>
          <w:lang w:val="en-US"/>
        </w:rPr>
        <w:t>into adventure. Choices create dignity. Each approach addresses the emotional</w:t>
      </w:r>
      <w:r>
        <w:rPr>
          <w:rFonts w:ascii="Times New Roman" w:hAnsi="Times New Roman"/>
          <w:rtl/>
          <w:lang w:val="ar-SA"/>
        </w:rPr>
        <w:t xml:space="preserve"> </w:t>
      </w:r>
      <w:r>
        <w:rPr>
          <w:rFonts w:ascii="Calibri Light" w:hAnsi="Calibri Light"/>
          <w:lang w:val="en-US"/>
        </w:rPr>
        <w:t>reality beneath the resistance, not just the surface behavior.</w:t>
      </w:r>
    </w:p>
    <w:p w14:paraId="75466879" w14:textId="77777777" w:rsidR="00FD3765" w:rsidRDefault="00FD3765">
      <w:pPr>
        <w:pStyle w:val="Body"/>
        <w:bidi/>
        <w:jc w:val="right"/>
        <w:rPr>
          <w:rFonts w:ascii="Times New Roman" w:eastAsia="Times New Roman" w:hAnsi="Times New Roman" w:cs="Times New Roman"/>
          <w:rtl/>
          <w:lang w:val="ar-SA"/>
        </w:rPr>
      </w:pPr>
    </w:p>
    <w:p w14:paraId="2922F327" w14:textId="77777777" w:rsidR="00FD3765" w:rsidRDefault="00000000">
      <w:pPr>
        <w:pStyle w:val="Body"/>
        <w:rPr>
          <w:rFonts w:ascii="Calibri Light" w:eastAsia="Calibri Light" w:hAnsi="Calibri Light" w:cs="Calibri Light"/>
        </w:rPr>
      </w:pPr>
      <w:r>
        <w:rPr>
          <w:rFonts w:ascii="Calibri Light" w:hAnsi="Calibri Light"/>
          <w:lang w:val="en-US"/>
        </w:rPr>
        <w:t>When your child begins to take their medicine willingly, you've done more than</w:t>
      </w:r>
      <w:r>
        <w:rPr>
          <w:rFonts w:ascii="Times New Roman" w:hAnsi="Times New Roman"/>
          <w:rtl/>
          <w:lang w:val="ar-SA"/>
        </w:rPr>
        <w:t xml:space="preserve"> </w:t>
      </w:r>
      <w:r>
        <w:rPr>
          <w:rFonts w:ascii="Calibri Light" w:hAnsi="Calibri Light"/>
          <w:lang w:val="en-US"/>
        </w:rPr>
        <w:t>complete a prescription. You've modeled problem-solving, built trust in medical</w:t>
      </w:r>
      <w:r>
        <w:rPr>
          <w:rFonts w:ascii="Times New Roman" w:hAnsi="Times New Roman"/>
          <w:rtl/>
          <w:lang w:val="ar-SA"/>
        </w:rPr>
        <w:t xml:space="preserve"> </w:t>
      </w:r>
      <w:r>
        <w:rPr>
          <w:rFonts w:ascii="Calibri Light" w:hAnsi="Calibri Light"/>
          <w:lang w:val="en-US"/>
        </w:rPr>
        <w:t>care, and demonstrated that difficult things can be managed with patience and</w:t>
      </w:r>
      <w:r>
        <w:rPr>
          <w:rFonts w:ascii="Times New Roman" w:hAnsi="Times New Roman"/>
          <w:rtl/>
          <w:lang w:val="ar-SA"/>
        </w:rPr>
        <w:t xml:space="preserve"> </w:t>
      </w:r>
      <w:r>
        <w:rPr>
          <w:rFonts w:ascii="Calibri Light" w:hAnsi="Calibri Light"/>
          <w:lang w:val="en-US"/>
        </w:rPr>
        <w:t>creativity. These lessons extend far beyond the medication.</w:t>
      </w:r>
    </w:p>
    <w:p w14:paraId="3CD6E91F" w14:textId="77777777" w:rsidR="00FD3765" w:rsidRDefault="00FD3765">
      <w:pPr>
        <w:pStyle w:val="Body"/>
        <w:bidi/>
        <w:jc w:val="right"/>
        <w:rPr>
          <w:rFonts w:ascii="Times New Roman" w:eastAsia="Times New Roman" w:hAnsi="Times New Roman" w:cs="Times New Roman"/>
          <w:rtl/>
          <w:lang w:val="ar-SA"/>
        </w:rPr>
      </w:pPr>
    </w:p>
    <w:p w14:paraId="1BBA2ED1" w14:textId="77777777" w:rsidR="00FD3765" w:rsidRDefault="00FD3765">
      <w:pPr>
        <w:pStyle w:val="Body"/>
        <w:bidi/>
        <w:jc w:val="right"/>
        <w:rPr>
          <w:rFonts w:ascii="Times New Roman" w:eastAsia="Times New Roman" w:hAnsi="Times New Roman" w:cs="Times New Roman"/>
          <w:rtl/>
          <w:lang w:val="ar-SA"/>
        </w:rPr>
      </w:pPr>
    </w:p>
    <w:p w14:paraId="50A2D89F" w14:textId="77777777" w:rsidR="00FD3765" w:rsidRDefault="00FD3765">
      <w:pPr>
        <w:pStyle w:val="Body"/>
        <w:bidi/>
        <w:jc w:val="right"/>
        <w:rPr>
          <w:rFonts w:ascii="Times New Roman" w:eastAsia="Times New Roman" w:hAnsi="Times New Roman" w:cs="Times New Roman"/>
          <w:rtl/>
          <w:lang w:val="ar-SA"/>
        </w:rPr>
      </w:pPr>
    </w:p>
    <w:p w14:paraId="125D3DA8" w14:textId="77777777" w:rsidR="00FD3765" w:rsidRDefault="00FD3765">
      <w:pPr>
        <w:pStyle w:val="Body"/>
        <w:bidi/>
        <w:jc w:val="right"/>
        <w:rPr>
          <w:rFonts w:ascii="Times New Roman" w:eastAsia="Times New Roman" w:hAnsi="Times New Roman" w:cs="Times New Roman"/>
          <w:rtl/>
          <w:lang w:val="ar-SA"/>
        </w:rPr>
      </w:pPr>
    </w:p>
    <w:p w14:paraId="1E130D1B" w14:textId="77777777" w:rsidR="00FD3765" w:rsidRDefault="00FD3765">
      <w:pPr>
        <w:pStyle w:val="Body"/>
        <w:bidi/>
        <w:jc w:val="right"/>
        <w:rPr>
          <w:rFonts w:ascii="Times New Roman" w:eastAsia="Times New Roman" w:hAnsi="Times New Roman" w:cs="Times New Roman"/>
          <w:rtl/>
          <w:lang w:val="ar-SA"/>
        </w:rPr>
      </w:pPr>
    </w:p>
    <w:p w14:paraId="5BEA8BB0" w14:textId="77777777" w:rsidR="00FD3765" w:rsidRDefault="00FD3765">
      <w:pPr>
        <w:pStyle w:val="Body"/>
        <w:bidi/>
        <w:jc w:val="right"/>
        <w:rPr>
          <w:rFonts w:ascii="Times New Roman" w:eastAsia="Times New Roman" w:hAnsi="Times New Roman" w:cs="Times New Roman"/>
          <w:rtl/>
          <w:lang w:val="ar-SA"/>
        </w:rPr>
      </w:pPr>
    </w:p>
    <w:p w14:paraId="4FFDD8B2" w14:textId="77777777" w:rsidR="00FD3765" w:rsidRDefault="00FD3765">
      <w:pPr>
        <w:pStyle w:val="Body"/>
        <w:bidi/>
        <w:jc w:val="right"/>
        <w:rPr>
          <w:rFonts w:ascii="Times New Roman" w:eastAsia="Times New Roman" w:hAnsi="Times New Roman" w:cs="Times New Roman"/>
          <w:rtl/>
          <w:lang w:val="ar-SA"/>
        </w:rPr>
      </w:pPr>
    </w:p>
    <w:p w14:paraId="586F04DF" w14:textId="77777777" w:rsidR="00FD3765" w:rsidRDefault="00FD3765">
      <w:pPr>
        <w:pStyle w:val="Body"/>
        <w:bidi/>
        <w:jc w:val="right"/>
        <w:rPr>
          <w:rFonts w:ascii="Times New Roman" w:eastAsia="Times New Roman" w:hAnsi="Times New Roman" w:cs="Times New Roman"/>
          <w:rtl/>
          <w:lang w:val="ar-SA"/>
        </w:rPr>
      </w:pPr>
    </w:p>
    <w:p w14:paraId="361AC18B" w14:textId="77777777" w:rsidR="00FD3765" w:rsidRDefault="00FD3765">
      <w:pPr>
        <w:pStyle w:val="Body"/>
        <w:bidi/>
        <w:jc w:val="right"/>
        <w:rPr>
          <w:rFonts w:ascii="Times New Roman" w:eastAsia="Times New Roman" w:hAnsi="Times New Roman" w:cs="Times New Roman"/>
          <w:rtl/>
          <w:lang w:val="ar-SA"/>
        </w:rPr>
      </w:pPr>
    </w:p>
    <w:p w14:paraId="3B7FC5DE" w14:textId="77777777" w:rsidR="00FD3765" w:rsidRDefault="00FD3765">
      <w:pPr>
        <w:pStyle w:val="Body"/>
        <w:bidi/>
        <w:jc w:val="right"/>
        <w:rPr>
          <w:rFonts w:ascii="Times New Roman" w:eastAsia="Times New Roman" w:hAnsi="Times New Roman" w:cs="Times New Roman"/>
          <w:rtl/>
          <w:lang w:val="ar-SA"/>
        </w:rPr>
      </w:pPr>
    </w:p>
    <w:p w14:paraId="2FD69D5B" w14:textId="77777777" w:rsidR="00FD3765" w:rsidRDefault="00FD3765">
      <w:pPr>
        <w:pStyle w:val="Body"/>
        <w:bidi/>
        <w:jc w:val="right"/>
        <w:rPr>
          <w:rFonts w:ascii="Times New Roman" w:eastAsia="Times New Roman" w:hAnsi="Times New Roman" w:cs="Times New Roman"/>
          <w:rtl/>
          <w:lang w:val="ar-SA"/>
        </w:rPr>
      </w:pPr>
    </w:p>
    <w:p w14:paraId="575F7F61" w14:textId="77777777" w:rsidR="00FD3765" w:rsidRDefault="00FD3765">
      <w:pPr>
        <w:pStyle w:val="Body"/>
        <w:bidi/>
        <w:jc w:val="right"/>
        <w:rPr>
          <w:rFonts w:ascii="Times New Roman" w:eastAsia="Times New Roman" w:hAnsi="Times New Roman" w:cs="Times New Roman"/>
          <w:rtl/>
          <w:lang w:val="ar-SA"/>
        </w:rPr>
      </w:pPr>
    </w:p>
    <w:p w14:paraId="05A6857B" w14:textId="77777777" w:rsidR="00FD3765" w:rsidRDefault="00FD3765">
      <w:pPr>
        <w:pStyle w:val="Body"/>
        <w:bidi/>
        <w:jc w:val="right"/>
        <w:rPr>
          <w:rFonts w:ascii="Times New Roman" w:eastAsia="Times New Roman" w:hAnsi="Times New Roman" w:cs="Times New Roman"/>
          <w:rtl/>
          <w:lang w:val="ar-SA"/>
        </w:rPr>
      </w:pPr>
    </w:p>
    <w:p w14:paraId="605B7FF8" w14:textId="77777777" w:rsidR="00FD3765" w:rsidRDefault="00FD3765">
      <w:pPr>
        <w:pStyle w:val="Body"/>
        <w:bidi/>
        <w:jc w:val="right"/>
        <w:rPr>
          <w:rFonts w:ascii="Times New Roman" w:eastAsia="Times New Roman" w:hAnsi="Times New Roman" w:cs="Times New Roman"/>
          <w:rtl/>
          <w:lang w:val="ar-SA"/>
        </w:rPr>
      </w:pPr>
    </w:p>
    <w:p w14:paraId="31494774" w14:textId="77777777" w:rsidR="00FD3765" w:rsidRDefault="00FD3765">
      <w:pPr>
        <w:pStyle w:val="Body"/>
        <w:bidi/>
        <w:jc w:val="right"/>
        <w:rPr>
          <w:rFonts w:ascii="Times New Roman" w:eastAsia="Times New Roman" w:hAnsi="Times New Roman" w:cs="Times New Roman"/>
          <w:rtl/>
          <w:lang w:val="ar-SA"/>
        </w:rPr>
      </w:pPr>
    </w:p>
    <w:p w14:paraId="6346F85E" w14:textId="77777777" w:rsidR="00FD3765" w:rsidRDefault="00FD3765">
      <w:pPr>
        <w:pStyle w:val="Body"/>
        <w:bidi/>
        <w:jc w:val="right"/>
        <w:rPr>
          <w:rFonts w:ascii="Times New Roman" w:eastAsia="Times New Roman" w:hAnsi="Times New Roman" w:cs="Times New Roman"/>
          <w:rtl/>
          <w:lang w:val="ar-SA"/>
        </w:rPr>
      </w:pPr>
    </w:p>
    <w:p w14:paraId="34B31613" w14:textId="77777777" w:rsidR="00FD3765" w:rsidRDefault="00FD3765">
      <w:pPr>
        <w:pStyle w:val="Body"/>
        <w:bidi/>
        <w:jc w:val="right"/>
        <w:rPr>
          <w:rFonts w:ascii="Times New Roman" w:eastAsia="Times New Roman" w:hAnsi="Times New Roman" w:cs="Times New Roman"/>
          <w:rtl/>
          <w:lang w:val="ar-SA"/>
        </w:rPr>
      </w:pPr>
    </w:p>
    <w:p w14:paraId="5562AE45" w14:textId="77777777" w:rsidR="00FD3765" w:rsidRDefault="00FD3765">
      <w:pPr>
        <w:pStyle w:val="Body"/>
        <w:bidi/>
        <w:jc w:val="right"/>
        <w:rPr>
          <w:rFonts w:ascii="Times New Roman" w:eastAsia="Times New Roman" w:hAnsi="Times New Roman" w:cs="Times New Roman"/>
          <w:rtl/>
          <w:lang w:val="ar-SA"/>
        </w:rPr>
      </w:pPr>
    </w:p>
    <w:p w14:paraId="45C45EF7" w14:textId="77777777" w:rsidR="00FD3765" w:rsidRDefault="00FD3765">
      <w:pPr>
        <w:pStyle w:val="Body"/>
        <w:bidi/>
        <w:jc w:val="right"/>
        <w:rPr>
          <w:rFonts w:ascii="Times New Roman" w:eastAsia="Times New Roman" w:hAnsi="Times New Roman" w:cs="Times New Roman"/>
          <w:rtl/>
          <w:lang w:val="ar-SA"/>
        </w:rPr>
      </w:pPr>
    </w:p>
    <w:p w14:paraId="197BF1AA" w14:textId="77777777" w:rsidR="00FD3765" w:rsidRDefault="00FD3765">
      <w:pPr>
        <w:pStyle w:val="Body"/>
        <w:bidi/>
        <w:jc w:val="right"/>
        <w:rPr>
          <w:rFonts w:ascii="Times New Roman" w:eastAsia="Times New Roman" w:hAnsi="Times New Roman" w:cs="Times New Roman"/>
          <w:rtl/>
          <w:lang w:val="ar-SA"/>
        </w:rPr>
      </w:pPr>
    </w:p>
    <w:p w14:paraId="42F2C89F" w14:textId="77777777" w:rsidR="00FD3765" w:rsidRDefault="00FD3765">
      <w:pPr>
        <w:pStyle w:val="Body"/>
        <w:bidi/>
        <w:jc w:val="right"/>
        <w:rPr>
          <w:rFonts w:ascii="Times New Roman" w:eastAsia="Times New Roman" w:hAnsi="Times New Roman" w:cs="Times New Roman"/>
          <w:rtl/>
          <w:lang w:val="ar-SA"/>
        </w:rPr>
      </w:pPr>
    </w:p>
    <w:p w14:paraId="770748A3" w14:textId="77777777" w:rsidR="00FD3765" w:rsidRDefault="00FD3765">
      <w:pPr>
        <w:pStyle w:val="Body"/>
        <w:bidi/>
        <w:jc w:val="right"/>
        <w:rPr>
          <w:rFonts w:ascii="Times New Roman" w:eastAsia="Times New Roman" w:hAnsi="Times New Roman" w:cs="Times New Roman"/>
          <w:rtl/>
          <w:lang w:val="ar-SA"/>
        </w:rPr>
      </w:pPr>
    </w:p>
    <w:p w14:paraId="6D7A7CFD" w14:textId="77777777" w:rsidR="00FD3765" w:rsidRDefault="00FD3765">
      <w:pPr>
        <w:pStyle w:val="Body"/>
        <w:bidi/>
        <w:jc w:val="right"/>
        <w:rPr>
          <w:rFonts w:ascii="Times New Roman" w:eastAsia="Times New Roman" w:hAnsi="Times New Roman" w:cs="Times New Roman"/>
          <w:rtl/>
          <w:lang w:val="ar-SA"/>
        </w:rPr>
      </w:pPr>
    </w:p>
    <w:p w14:paraId="0F19E5C8" w14:textId="77777777" w:rsidR="00FD3765" w:rsidRDefault="00FD3765">
      <w:pPr>
        <w:pStyle w:val="Body"/>
        <w:bidi/>
        <w:jc w:val="right"/>
        <w:rPr>
          <w:rFonts w:ascii="Times New Roman" w:eastAsia="Times New Roman" w:hAnsi="Times New Roman" w:cs="Times New Roman"/>
          <w:rtl/>
          <w:lang w:val="ar-SA"/>
        </w:rPr>
      </w:pPr>
    </w:p>
    <w:p w14:paraId="6F90E479" w14:textId="77777777" w:rsidR="00FD3765" w:rsidRDefault="00FD3765">
      <w:pPr>
        <w:pStyle w:val="Body"/>
        <w:bidi/>
        <w:jc w:val="right"/>
        <w:rPr>
          <w:rFonts w:ascii="Times New Roman" w:eastAsia="Times New Roman" w:hAnsi="Times New Roman" w:cs="Times New Roman"/>
          <w:rtl/>
          <w:lang w:val="ar-SA"/>
        </w:rPr>
      </w:pPr>
    </w:p>
    <w:p w14:paraId="2499E65A" w14:textId="77777777" w:rsidR="00FD3765" w:rsidRDefault="00FD3765">
      <w:pPr>
        <w:pStyle w:val="Body"/>
        <w:bidi/>
        <w:jc w:val="right"/>
        <w:rPr>
          <w:rFonts w:ascii="Times New Roman" w:eastAsia="Times New Roman" w:hAnsi="Times New Roman" w:cs="Times New Roman"/>
          <w:rtl/>
          <w:lang w:val="ar-SA"/>
        </w:rPr>
      </w:pPr>
    </w:p>
    <w:p w14:paraId="3F26CFDB" w14:textId="77777777" w:rsidR="00FD3765" w:rsidRDefault="00FD3765">
      <w:pPr>
        <w:pStyle w:val="Body"/>
        <w:bidi/>
        <w:jc w:val="right"/>
        <w:rPr>
          <w:rFonts w:ascii="Times New Roman" w:eastAsia="Times New Roman" w:hAnsi="Times New Roman" w:cs="Times New Roman"/>
          <w:rtl/>
          <w:lang w:val="ar-SA"/>
        </w:rPr>
      </w:pPr>
    </w:p>
    <w:p w14:paraId="4F00D122" w14:textId="77777777" w:rsidR="00FD3765" w:rsidRDefault="00000000">
      <w:pPr>
        <w:pStyle w:val="Body"/>
        <w:jc w:val="center"/>
        <w:rPr>
          <w:rFonts w:ascii="Times New Roman" w:eastAsia="Times New Roman" w:hAnsi="Times New Roman" w:cs="Times New Roman"/>
          <w:sz w:val="24"/>
          <w:szCs w:val="24"/>
          <w:rtl/>
        </w:rPr>
      </w:pPr>
      <w:r>
        <w:rPr>
          <w:rFonts w:ascii="Calibri Light" w:hAnsi="Calibri Light"/>
          <w:sz w:val="24"/>
          <w:szCs w:val="24"/>
        </w:rPr>
        <w:t>Chapter 5</w:t>
      </w:r>
    </w:p>
    <w:p w14:paraId="6D63F79D" w14:textId="77777777" w:rsidR="00FD3765" w:rsidRDefault="00FD3765">
      <w:pPr>
        <w:pStyle w:val="Body"/>
        <w:jc w:val="center"/>
        <w:rPr>
          <w:rFonts w:ascii="Calibri Light" w:eastAsia="Calibri Light" w:hAnsi="Calibri Light" w:cs="Calibri Light"/>
          <w:sz w:val="24"/>
          <w:szCs w:val="24"/>
        </w:rPr>
      </w:pPr>
    </w:p>
    <w:p w14:paraId="2F1F4250" w14:textId="77777777" w:rsidR="00FD3765" w:rsidRDefault="00000000">
      <w:pPr>
        <w:pStyle w:val="Body"/>
        <w:jc w:val="center"/>
        <w:rPr>
          <w:rFonts w:ascii="Carlito" w:eastAsia="Carlito" w:hAnsi="Carlito" w:cs="Carlito"/>
          <w:b/>
          <w:bCs/>
          <w:sz w:val="36"/>
          <w:szCs w:val="36"/>
        </w:rPr>
      </w:pPr>
      <w:r>
        <w:rPr>
          <w:rFonts w:ascii="Carlito" w:hAnsi="Carlito"/>
          <w:b/>
          <w:bCs/>
          <w:sz w:val="36"/>
          <w:szCs w:val="36"/>
          <w:lang w:val="en-US"/>
        </w:rPr>
        <w:t>Drug Interactions and Safety: What</w:t>
      </w:r>
    </w:p>
    <w:p w14:paraId="5D3FCFB4" w14:textId="77777777" w:rsidR="00FD3765" w:rsidRDefault="00000000">
      <w:pPr>
        <w:pStyle w:val="Body"/>
        <w:jc w:val="center"/>
        <w:rPr>
          <w:rFonts w:ascii="Times New Roman" w:eastAsia="Times New Roman" w:hAnsi="Times New Roman" w:cs="Times New Roman"/>
          <w:b/>
          <w:bCs/>
          <w:sz w:val="36"/>
          <w:szCs w:val="36"/>
          <w:rtl/>
        </w:rPr>
      </w:pPr>
      <w:r>
        <w:rPr>
          <w:rFonts w:ascii="Carlito" w:hAnsi="Carlito"/>
          <w:b/>
          <w:bCs/>
          <w:sz w:val="36"/>
          <w:szCs w:val="36"/>
          <w:lang w:val="en-US"/>
        </w:rPr>
        <w:t>Not to Take With Amoxicillin</w:t>
      </w:r>
    </w:p>
    <w:p w14:paraId="741001A8" w14:textId="77777777" w:rsidR="00FD3765" w:rsidRDefault="00FD3765">
      <w:pPr>
        <w:pStyle w:val="Body"/>
        <w:jc w:val="center"/>
        <w:rPr>
          <w:rFonts w:ascii="Carlito" w:eastAsia="Carlito" w:hAnsi="Carlito" w:cs="Carlito"/>
          <w:b/>
          <w:bCs/>
          <w:sz w:val="36"/>
          <w:szCs w:val="36"/>
        </w:rPr>
      </w:pPr>
    </w:p>
    <w:p w14:paraId="251C7EFF" w14:textId="77777777" w:rsidR="00FD3765" w:rsidRDefault="00000000">
      <w:pPr>
        <w:pStyle w:val="Body"/>
        <w:jc w:val="center"/>
        <w:rPr>
          <w:rFonts w:ascii="Carlito" w:eastAsia="Carlito" w:hAnsi="Carlito" w:cs="Carlito"/>
          <w:b/>
          <w:bCs/>
          <w:sz w:val="32"/>
          <w:szCs w:val="32"/>
        </w:rPr>
      </w:pPr>
      <w:r>
        <w:rPr>
          <w:rFonts w:ascii="Carlito" w:hAnsi="Carlito"/>
          <w:b/>
          <w:bCs/>
          <w:sz w:val="32"/>
          <w:szCs w:val="32"/>
          <w:lang w:val="en-US"/>
        </w:rPr>
        <w:t>UNDERSTANDING POTENTIAL DRUG</w:t>
      </w:r>
    </w:p>
    <w:p w14:paraId="5140C4F1" w14:textId="77777777" w:rsidR="00FD3765" w:rsidRDefault="00000000">
      <w:pPr>
        <w:pStyle w:val="Body"/>
        <w:jc w:val="center"/>
        <w:rPr>
          <w:rFonts w:ascii="Times New Roman" w:eastAsia="Times New Roman" w:hAnsi="Times New Roman" w:cs="Times New Roman"/>
          <w:b/>
          <w:bCs/>
          <w:sz w:val="32"/>
          <w:szCs w:val="32"/>
          <w:rtl/>
        </w:rPr>
      </w:pPr>
      <w:r>
        <w:rPr>
          <w:rFonts w:ascii="Carlito" w:hAnsi="Carlito"/>
          <w:b/>
          <w:bCs/>
          <w:sz w:val="32"/>
          <w:szCs w:val="32"/>
          <w:lang w:val="en-US"/>
        </w:rPr>
        <w:t>INTERACTIONS: WHAT TO WATCH OUT FOR</w:t>
      </w:r>
    </w:p>
    <w:p w14:paraId="3CD03641" w14:textId="77777777" w:rsidR="00FD3765" w:rsidRDefault="00FD3765">
      <w:pPr>
        <w:pStyle w:val="Body"/>
        <w:jc w:val="center"/>
        <w:rPr>
          <w:rFonts w:ascii="Carlito" w:eastAsia="Carlito" w:hAnsi="Carlito" w:cs="Carlito"/>
          <w:b/>
          <w:bCs/>
          <w:sz w:val="32"/>
          <w:szCs w:val="32"/>
        </w:rPr>
      </w:pPr>
    </w:p>
    <w:p w14:paraId="1ABE3A40" w14:textId="77777777" w:rsidR="00FD3765" w:rsidRDefault="00000000">
      <w:pPr>
        <w:pStyle w:val="Body"/>
        <w:rPr>
          <w:rFonts w:ascii="Times New Roman" w:eastAsia="Times New Roman" w:hAnsi="Times New Roman" w:cs="Times New Roman"/>
          <w:b/>
          <w:bCs/>
          <w:sz w:val="24"/>
          <w:szCs w:val="24"/>
          <w:rtl/>
        </w:rPr>
      </w:pPr>
      <w:r>
        <w:rPr>
          <w:rFonts w:ascii="Carlito" w:hAnsi="Carlito"/>
          <w:b/>
          <w:bCs/>
          <w:sz w:val="24"/>
          <w:szCs w:val="24"/>
          <w:lang w:val="en-US"/>
        </w:rPr>
        <w:t xml:space="preserve">Common Drug Conflicts </w:t>
      </w:r>
    </w:p>
    <w:p w14:paraId="0ECD6C8A" w14:textId="77777777" w:rsidR="00FD3765" w:rsidRDefault="00000000">
      <w:pPr>
        <w:pStyle w:val="Body"/>
        <w:rPr>
          <w:rFonts w:ascii="Calibri Light" w:eastAsia="Calibri Light" w:hAnsi="Calibri Light" w:cs="Calibri Light"/>
        </w:rPr>
      </w:pPr>
      <w:r>
        <w:rPr>
          <w:rFonts w:ascii="Calibri Light" w:hAnsi="Calibri Light"/>
        </w:rPr>
        <w:t>A</w:t>
      </w:r>
      <w:r>
        <w:rPr>
          <w:rFonts w:ascii="Times New Roman" w:hAnsi="Times New Roman"/>
          <w:rtl/>
          <w:lang w:val="ar-SA"/>
        </w:rPr>
        <w:t xml:space="preserve"> </w:t>
      </w:r>
      <w:r>
        <w:rPr>
          <w:rFonts w:ascii="Calibri Light" w:hAnsi="Calibri Light"/>
          <w:lang w:val="en-US"/>
        </w:rPr>
        <w:t>patient taking warfarin for a heart condition picks up amoxicillin for a</w:t>
      </w:r>
      <w:r>
        <w:rPr>
          <w:rFonts w:ascii="Times New Roman" w:hAnsi="Times New Roman"/>
          <w:rtl/>
          <w:lang w:val="ar-SA"/>
        </w:rPr>
        <w:t xml:space="preserve"> </w:t>
      </w:r>
      <w:r>
        <w:rPr>
          <w:rFonts w:ascii="Calibri Light" w:hAnsi="Calibri Light"/>
          <w:lang w:val="en-US"/>
        </w:rPr>
        <w:t>sinus infection, unaware that the antibiotic can amplify her blood</w:t>
      </w:r>
      <w:r>
        <w:rPr>
          <w:rFonts w:ascii="Times New Roman" w:hAnsi="Times New Roman"/>
          <w:rtl/>
          <w:lang w:val="ar-SA"/>
        </w:rPr>
        <w:t xml:space="preserve"> </w:t>
      </w:r>
      <w:r>
        <w:rPr>
          <w:rFonts w:ascii="Calibri Light" w:hAnsi="Calibri Light"/>
          <w:lang w:val="en-US"/>
        </w:rPr>
        <w:t>thinner's effects and raise the risk of dangerous bleeding. This scenario</w:t>
      </w:r>
      <w:r>
        <w:rPr>
          <w:rFonts w:ascii="Times New Roman" w:hAnsi="Times New Roman"/>
          <w:rtl/>
          <w:lang w:val="ar-SA"/>
        </w:rPr>
        <w:t xml:space="preserve"> </w:t>
      </w:r>
      <w:r>
        <w:rPr>
          <w:rFonts w:ascii="Calibri Light" w:hAnsi="Calibri Light"/>
          <w:lang w:val="en-US"/>
        </w:rPr>
        <w:t>plays out quietly in pharmacies nationwide because drug interactions remain</w:t>
      </w:r>
      <w:r>
        <w:rPr>
          <w:rFonts w:ascii="Times New Roman" w:hAnsi="Times New Roman"/>
          <w:rtl/>
          <w:lang w:val="ar-SA"/>
        </w:rPr>
        <w:t xml:space="preserve"> </w:t>
      </w:r>
      <w:r>
        <w:rPr>
          <w:rFonts w:ascii="Calibri Light" w:hAnsi="Calibri Light"/>
          <w:lang w:val="en-US"/>
        </w:rPr>
        <w:t>invisible until they cause problems.</w:t>
      </w:r>
    </w:p>
    <w:p w14:paraId="79C9A1F4" w14:textId="77777777" w:rsidR="00FD3765" w:rsidRDefault="00FD3765">
      <w:pPr>
        <w:pStyle w:val="Body"/>
        <w:bidi/>
        <w:jc w:val="right"/>
        <w:rPr>
          <w:rFonts w:ascii="Times New Roman" w:eastAsia="Times New Roman" w:hAnsi="Times New Roman" w:cs="Times New Roman"/>
          <w:rtl/>
          <w:lang w:val="ar-SA"/>
        </w:rPr>
      </w:pPr>
    </w:p>
    <w:p w14:paraId="4756F3D8" w14:textId="535F6AFC" w:rsidR="00FD3765" w:rsidRDefault="00000000">
      <w:pPr>
        <w:pStyle w:val="Body"/>
        <w:rPr>
          <w:rFonts w:ascii="Calibri Light" w:eastAsia="Calibri Light" w:hAnsi="Calibri Light" w:cs="Calibri Light"/>
        </w:rPr>
      </w:pPr>
      <w:r>
        <w:rPr>
          <w:rFonts w:ascii="Calibri Light" w:hAnsi="Calibri Light"/>
          <w:lang w:val="en-US"/>
        </w:rPr>
        <w:lastRenderedPageBreak/>
        <w:t xml:space="preserve">Amoxicillin can interact with more medications than many people realize. </w:t>
      </w:r>
      <w:commentRangeStart w:id="68"/>
      <w:r>
        <w:rPr>
          <w:rFonts w:ascii="Calibri Light" w:hAnsi="Calibri Light"/>
          <w:lang w:val="en-US"/>
        </w:rPr>
        <w:t xml:space="preserve">Although </w:t>
      </w:r>
      <w:del w:id="69" w:author="Editor" w:date="2026-07-30T12:09:00Z" w16du:dateUtc="2026-07-30T16:09:00Z">
        <w:r w:rsidDel="00F37D9E">
          <w:rPr>
            <w:rFonts w:ascii="Calibri Light" w:hAnsi="Calibri Light"/>
            <w:lang w:val="en-US"/>
          </w:rPr>
          <w:delText>it is</w:delText>
        </w:r>
      </w:del>
      <w:ins w:id="70" w:author="Editor" w:date="2026-07-30T12:09:00Z" w16du:dateUtc="2026-07-30T16:09:00Z">
        <w:r w:rsidR="00F37D9E">
          <w:rPr>
            <w:rFonts w:ascii="Calibri Light" w:hAnsi="Calibri Light"/>
            <w:lang w:val="en-US"/>
          </w:rPr>
          <w:t>it’s</w:t>
        </w:r>
      </w:ins>
      <w:r>
        <w:rPr>
          <w:rFonts w:ascii="Calibri Light" w:hAnsi="Calibri Light"/>
          <w:lang w:val="en-US"/>
        </w:rPr>
        <w:t xml:space="preserve"> generally </w:t>
      </w:r>
      <w:commentRangeEnd w:id="68"/>
      <w:r w:rsidR="00F37D9E">
        <w:rPr>
          <w:rStyle w:val="CommentReference"/>
          <w:rFonts w:ascii="Calibri Light" w:hAnsi="Calibri Light"/>
          <w:sz w:val="22"/>
          <w:szCs w:val="22"/>
          <w:lang w:val="en-US"/>
        </w:rPr>
        <w:commentReference w:id="68"/>
      </w:r>
      <w:r>
        <w:rPr>
          <w:rFonts w:ascii="Calibri Light" w:hAnsi="Calibri Light"/>
          <w:lang w:val="en-US"/>
        </w:rPr>
        <w:t xml:space="preserve">considered safe, it may affect how certain drugs work in the body—sometimes reducing their effectiveness and, in some cases, increasing their effects and the risk of side effects. </w:t>
      </w:r>
    </w:p>
    <w:p w14:paraId="6DD57604" w14:textId="77777777" w:rsidR="00FD3765" w:rsidRDefault="00000000">
      <w:pPr>
        <w:pStyle w:val="Body"/>
        <w:rPr>
          <w:rFonts w:ascii="Calibri Light" w:eastAsia="Calibri Light" w:hAnsi="Calibri Light" w:cs="Calibri Light"/>
        </w:rPr>
      </w:pPr>
      <w:r>
        <w:rPr>
          <w:rFonts w:ascii="Calibri Light" w:hAnsi="Calibri Light"/>
          <w:lang w:val="en-US"/>
        </w:rPr>
        <w:t>Current evidence suggests that amoxicillin does not typically reduce the effectiveness of most hormonal contraceptives. However, vomiting or severe diarrhea during treatment may affect the absorption of oral contraceptives, and patients should follow contraceptive guidance if these symptoms occur.</w:t>
      </w:r>
    </w:p>
    <w:p w14:paraId="311D5B69" w14:textId="77777777" w:rsidR="00FD3765" w:rsidRDefault="00FD3765">
      <w:pPr>
        <w:pStyle w:val="Body"/>
        <w:rPr>
          <w:rFonts w:ascii="Calibri Light" w:eastAsia="Calibri Light" w:hAnsi="Calibri Light" w:cs="Calibri Light"/>
        </w:rPr>
      </w:pPr>
    </w:p>
    <w:p w14:paraId="4E488A9C" w14:textId="77777777" w:rsidR="00FD3765" w:rsidRDefault="00000000">
      <w:pPr>
        <w:pStyle w:val="Body"/>
        <w:rPr>
          <w:rFonts w:ascii="Calibri Light" w:eastAsia="Calibri Light" w:hAnsi="Calibri Light" w:cs="Calibri Light"/>
        </w:rPr>
      </w:pPr>
      <w:r>
        <w:rPr>
          <w:rFonts w:ascii="Calibri Light" w:hAnsi="Calibri Light"/>
          <w:lang w:val="en-US"/>
        </w:rPr>
        <w:t>Blood thinners such as warfarin require more caution, as amoxicillin may enhance their anticoagulant effects and increase the risk of bleeding (Baillargeon et al., 2012).</w:t>
      </w:r>
    </w:p>
    <w:p w14:paraId="4FFA56BE" w14:textId="77777777" w:rsidR="00FD3765" w:rsidRDefault="00FD3765">
      <w:pPr>
        <w:pStyle w:val="Body"/>
        <w:rPr>
          <w:rFonts w:ascii="Calibri Light" w:eastAsia="Calibri Light" w:hAnsi="Calibri Light" w:cs="Calibri Light"/>
        </w:rPr>
      </w:pPr>
    </w:p>
    <w:p w14:paraId="51DE8938" w14:textId="77777777" w:rsidR="00FD3765" w:rsidRDefault="00FD3765">
      <w:pPr>
        <w:pStyle w:val="Body"/>
        <w:bidi/>
        <w:jc w:val="right"/>
        <w:rPr>
          <w:rFonts w:ascii="Times New Roman" w:eastAsia="Times New Roman" w:hAnsi="Times New Roman" w:cs="Times New Roman"/>
          <w:rtl/>
          <w:lang w:val="ar-SA"/>
        </w:rPr>
      </w:pPr>
    </w:p>
    <w:p w14:paraId="61430D26" w14:textId="77777777" w:rsidR="00FD3765" w:rsidRDefault="00000000">
      <w:pPr>
        <w:pStyle w:val="Body"/>
        <w:rPr>
          <w:rFonts w:ascii="Calibri Light" w:eastAsia="Calibri Light" w:hAnsi="Calibri Light" w:cs="Calibri Light"/>
        </w:rPr>
      </w:pPr>
      <w:r>
        <w:rPr>
          <w:rFonts w:ascii="Calibri Light" w:hAnsi="Calibri Light"/>
          <w:lang w:val="en-US"/>
        </w:rPr>
        <w:t>Methotrexate, commonly prescribed for rheumatoid arthritis or psoriasis,</w:t>
      </w:r>
      <w:r>
        <w:rPr>
          <w:rFonts w:ascii="Times New Roman" w:hAnsi="Times New Roman"/>
          <w:rtl/>
          <w:lang w:val="ar-SA"/>
        </w:rPr>
        <w:t xml:space="preserve"> </w:t>
      </w:r>
      <w:r>
        <w:rPr>
          <w:rFonts w:ascii="Calibri Light" w:hAnsi="Calibri Light"/>
          <w:lang w:val="en-US"/>
        </w:rPr>
        <w:t>presents another critical interaction. Amoxicillin can slow your kidneys' ability</w:t>
      </w:r>
      <w:r>
        <w:rPr>
          <w:rFonts w:ascii="Times New Roman" w:hAnsi="Times New Roman"/>
          <w:rtl/>
          <w:lang w:val="ar-SA"/>
        </w:rPr>
        <w:t xml:space="preserve"> </w:t>
      </w:r>
      <w:r>
        <w:rPr>
          <w:rFonts w:ascii="Calibri Light" w:hAnsi="Calibri Light"/>
          <w:lang w:val="en-US"/>
        </w:rPr>
        <w:t>to clear methotrexate, allowing it to accumulate to toxic levels (Pfizer, 2024). If</w:t>
      </w:r>
      <w:r>
        <w:rPr>
          <w:rFonts w:ascii="Times New Roman" w:hAnsi="Times New Roman"/>
          <w:rtl/>
          <w:lang w:val="ar-SA"/>
        </w:rPr>
        <w:t xml:space="preserve"> </w:t>
      </w:r>
      <w:r>
        <w:rPr>
          <w:rFonts w:ascii="Calibri Light" w:hAnsi="Calibri Light"/>
          <w:lang w:val="en-US"/>
        </w:rPr>
        <w:t>you're taking probenecid for gout, the interaction works differently-it actually</w:t>
      </w:r>
      <w:r>
        <w:rPr>
          <w:rFonts w:ascii="Times New Roman" w:hAnsi="Times New Roman"/>
          <w:rtl/>
          <w:lang w:val="ar-SA"/>
        </w:rPr>
        <w:t xml:space="preserve"> </w:t>
      </w:r>
      <w:r>
        <w:rPr>
          <w:rFonts w:ascii="Calibri Light" w:hAnsi="Calibri Light"/>
          <w:lang w:val="en-US"/>
        </w:rPr>
        <w:t>increases amoxicillin levels in your blood by blocking kidney excretion, which</w:t>
      </w:r>
      <w:r>
        <w:rPr>
          <w:rFonts w:ascii="Times New Roman" w:hAnsi="Times New Roman"/>
          <w:rtl/>
          <w:lang w:val="ar-SA"/>
        </w:rPr>
        <w:t xml:space="preserve"> </w:t>
      </w:r>
      <w:r>
        <w:rPr>
          <w:rFonts w:ascii="Calibri Light" w:hAnsi="Calibri Light"/>
          <w:lang w:val="en-US"/>
        </w:rPr>
        <w:t>your doctor might use therapeutically but needs to monitor carefully.</w:t>
      </w:r>
    </w:p>
    <w:p w14:paraId="645C428B" w14:textId="77777777" w:rsidR="00FD3765" w:rsidRDefault="00FD3765">
      <w:pPr>
        <w:pStyle w:val="Body"/>
        <w:bidi/>
        <w:jc w:val="right"/>
        <w:rPr>
          <w:rFonts w:ascii="Times New Roman" w:eastAsia="Times New Roman" w:hAnsi="Times New Roman" w:cs="Times New Roman"/>
          <w:rtl/>
          <w:lang w:val="ar-SA"/>
        </w:rPr>
      </w:pPr>
    </w:p>
    <w:p w14:paraId="4271C33C" w14:textId="77777777" w:rsidR="00FD3765" w:rsidRDefault="00000000">
      <w:pPr>
        <w:pStyle w:val="Body"/>
        <w:rPr>
          <w:rFonts w:ascii="Calibri Light" w:eastAsia="Calibri Light" w:hAnsi="Calibri Light" w:cs="Calibri Light"/>
        </w:rPr>
      </w:pPr>
      <w:r>
        <w:rPr>
          <w:rFonts w:ascii="Calibri Light" w:hAnsi="Calibri Light"/>
          <w:lang w:val="en-US"/>
        </w:rPr>
        <w:t>Before starting amoxicillin, bring your doctor a complete list of everything you</w:t>
      </w:r>
      <w:r>
        <w:rPr>
          <w:rFonts w:ascii="Times New Roman" w:hAnsi="Times New Roman"/>
          <w:rtl/>
          <w:lang w:val="ar-SA"/>
        </w:rPr>
        <w:t xml:space="preserve"> </w:t>
      </w:r>
      <w:r>
        <w:rPr>
          <w:rFonts w:ascii="Calibri Light" w:hAnsi="Calibri Light"/>
          <w:lang w:val="en-US"/>
        </w:rPr>
        <w:t>take: prescriptions, over-the-counter medications, vitamins, and supplements.</w:t>
      </w:r>
    </w:p>
    <w:p w14:paraId="215BAE7D" w14:textId="77777777" w:rsidR="00FD3765" w:rsidRDefault="00000000">
      <w:pPr>
        <w:pStyle w:val="Body"/>
        <w:rPr>
          <w:rFonts w:ascii="Calibri Light" w:eastAsia="Calibri Light" w:hAnsi="Calibri Light" w:cs="Calibri Light"/>
        </w:rPr>
      </w:pPr>
      <w:r>
        <w:rPr>
          <w:rFonts w:ascii="Calibri Light" w:hAnsi="Calibri Light"/>
          <w:lang w:val="en-US"/>
        </w:rPr>
        <w:t>Providing your healthcare provider with a complete medication list helps identify and reduce the risk of potentially important drug interactions, allowing treatment to be managed more safely.</w:t>
      </w:r>
    </w:p>
    <w:p w14:paraId="5541B525" w14:textId="77777777" w:rsidR="00FD3765" w:rsidRDefault="00FD3765">
      <w:pPr>
        <w:pStyle w:val="Body"/>
        <w:bidi/>
        <w:jc w:val="right"/>
        <w:rPr>
          <w:rFonts w:ascii="Times New Roman" w:eastAsia="Times New Roman" w:hAnsi="Times New Roman" w:cs="Times New Roman"/>
          <w:rtl/>
          <w:lang w:val="ar-SA"/>
        </w:rPr>
      </w:pPr>
    </w:p>
    <w:p w14:paraId="54CF2E12"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Over-the-Counter and Herbal Risks</w:t>
      </w:r>
    </w:p>
    <w:p w14:paraId="2B275C61" w14:textId="77777777" w:rsidR="00FD3765" w:rsidRDefault="00000000">
      <w:pPr>
        <w:pStyle w:val="Body"/>
        <w:rPr>
          <w:rFonts w:ascii="Calibri Light" w:eastAsia="Calibri Light" w:hAnsi="Calibri Light" w:cs="Calibri Light"/>
        </w:rPr>
      </w:pPr>
      <w:r>
        <w:rPr>
          <w:rFonts w:ascii="Calibri Light" w:hAnsi="Calibri Light"/>
          <w:lang w:val="en-US"/>
        </w:rPr>
        <w:t>Over-the-counter drugs and herbal supplements deserve the same scrutiny</w:t>
      </w:r>
      <w:r>
        <w:rPr>
          <w:rFonts w:ascii="Times New Roman" w:hAnsi="Times New Roman"/>
          <w:rtl/>
          <w:lang w:val="ar-SA"/>
        </w:rPr>
        <w:t xml:space="preserve"> </w:t>
      </w:r>
      <w:r>
        <w:rPr>
          <w:rFonts w:ascii="Calibri Light" w:hAnsi="Calibri Light"/>
          <w:lang w:val="en-US"/>
        </w:rPr>
        <w:t>you'd give prescription medications. Most people assume these are harmless</w:t>
      </w:r>
      <w:r>
        <w:rPr>
          <w:rFonts w:ascii="Times New Roman" w:hAnsi="Times New Roman"/>
          <w:rtl/>
          <w:lang w:val="ar-SA"/>
        </w:rPr>
        <w:t xml:space="preserve"> </w:t>
      </w:r>
      <w:r>
        <w:rPr>
          <w:rFonts w:ascii="Calibri Light" w:hAnsi="Calibri Light"/>
          <w:lang w:val="en-US"/>
        </w:rPr>
        <w:t>because they don't require a prescription, but they can interfere with</w:t>
      </w:r>
      <w:r>
        <w:rPr>
          <w:rFonts w:ascii="Times New Roman" w:hAnsi="Times New Roman"/>
          <w:rtl/>
          <w:lang w:val="ar-SA"/>
        </w:rPr>
        <w:t xml:space="preserve"> </w:t>
      </w:r>
      <w:r>
        <w:rPr>
          <w:rFonts w:ascii="Calibri Light" w:hAnsi="Calibri Light"/>
          <w:lang w:val="en-US"/>
        </w:rPr>
        <w:t>amoxicillin just as seriously as any pharmaceutical drug your doctor might write.</w:t>
      </w:r>
    </w:p>
    <w:p w14:paraId="200FC809" w14:textId="77777777" w:rsidR="00FD3765" w:rsidRDefault="00FD3765">
      <w:pPr>
        <w:pStyle w:val="Body"/>
        <w:bidi/>
        <w:jc w:val="right"/>
        <w:rPr>
          <w:rFonts w:ascii="Times New Roman" w:eastAsia="Times New Roman" w:hAnsi="Times New Roman" w:cs="Times New Roman"/>
          <w:rtl/>
          <w:lang w:val="ar-SA"/>
        </w:rPr>
      </w:pPr>
    </w:p>
    <w:p w14:paraId="1879D019" w14:textId="77777777" w:rsidR="00FD3765" w:rsidRDefault="00000000">
      <w:pPr>
        <w:pStyle w:val="Body"/>
        <w:rPr>
          <w:rFonts w:ascii="Times New Roman" w:eastAsia="Times New Roman" w:hAnsi="Times New Roman" w:cs="Times New Roman"/>
        </w:rPr>
      </w:pPr>
      <w:r>
        <w:rPr>
          <w:rFonts w:ascii="Calibri Light" w:hAnsi="Calibri Light"/>
          <w:lang w:val="en-US"/>
        </w:rPr>
        <w:t>Common pain relievers rarely cause problems with amoxicillin. Acetaminophen</w:t>
      </w:r>
      <w:r>
        <w:rPr>
          <w:rFonts w:ascii="Times New Roman" w:hAnsi="Times New Roman"/>
          <w:rtl/>
          <w:lang w:val="ar-SA"/>
        </w:rPr>
        <w:t xml:space="preserve"> </w:t>
      </w:r>
      <w:r>
        <w:rPr>
          <w:rFonts w:ascii="Calibri Light" w:hAnsi="Calibri Light"/>
          <w:lang w:val="en-US"/>
        </w:rPr>
        <w:t>and ibuprofen are generally safe to use together with your antibiotic, and many</w:t>
      </w:r>
      <w:r>
        <w:rPr>
          <w:rFonts w:ascii="Times New Roman" w:hAnsi="Times New Roman"/>
          <w:rtl/>
          <w:lang w:val="ar-SA"/>
        </w:rPr>
        <w:t xml:space="preserve"> </w:t>
      </w:r>
      <w:r>
        <w:rPr>
          <w:rFonts w:ascii="Calibri Light" w:hAnsi="Calibri Light"/>
          <w:lang w:val="en-US"/>
        </w:rPr>
        <w:t>doctors actually recommend them for managing infection-related discomfort.</w:t>
      </w:r>
    </w:p>
    <w:p w14:paraId="143105DC" w14:textId="77777777" w:rsidR="00FD3765" w:rsidRDefault="00000000">
      <w:pPr>
        <w:pStyle w:val="Body"/>
        <w:rPr>
          <w:rFonts w:ascii="Calibri Light" w:eastAsia="Calibri Light" w:hAnsi="Calibri Light" w:cs="Calibri Light"/>
        </w:rPr>
      </w:pPr>
      <w:r>
        <w:rPr>
          <w:rFonts w:ascii="Calibri Light" w:hAnsi="Calibri Light"/>
          <w:lang w:val="en-US"/>
        </w:rPr>
        <w:t>Herbal supplements present murkier territory because research on their</w:t>
      </w:r>
      <w:r>
        <w:rPr>
          <w:rFonts w:ascii="Times New Roman" w:hAnsi="Times New Roman"/>
          <w:rtl/>
          <w:lang w:val="ar-SA"/>
        </w:rPr>
        <w:t xml:space="preserve"> </w:t>
      </w:r>
      <w:r>
        <w:rPr>
          <w:rFonts w:ascii="Calibri Light" w:hAnsi="Calibri Light"/>
          <w:lang w:val="en-US"/>
        </w:rPr>
        <w:t>interactions remains limited. Probiotics, widely used alongside antibiotics to</w:t>
      </w:r>
      <w:r>
        <w:rPr>
          <w:rFonts w:ascii="Times New Roman" w:hAnsi="Times New Roman"/>
          <w:rtl/>
          <w:lang w:val="ar-SA"/>
        </w:rPr>
        <w:t xml:space="preserve"> </w:t>
      </w:r>
      <w:r>
        <w:rPr>
          <w:rFonts w:ascii="Calibri Light" w:hAnsi="Calibri Light"/>
          <w:lang w:val="en-US"/>
        </w:rPr>
        <w:t>prevent digestive upset, appear safe when separated from amoxicillin doses by</w:t>
      </w:r>
      <w:r>
        <w:rPr>
          <w:rFonts w:ascii="Times New Roman" w:hAnsi="Times New Roman"/>
          <w:rtl/>
          <w:lang w:val="ar-SA"/>
        </w:rPr>
        <w:t xml:space="preserve"> </w:t>
      </w:r>
      <w:r>
        <w:rPr>
          <w:rFonts w:ascii="Calibri Light" w:hAnsi="Calibri Light"/>
          <w:lang w:val="en-US"/>
        </w:rPr>
        <w:t>two to three hours. Some practitioners recommend them, though evidence of</w:t>
      </w:r>
      <w:r>
        <w:rPr>
          <w:rFonts w:ascii="Times New Roman" w:hAnsi="Times New Roman"/>
          <w:rtl/>
          <w:lang w:val="ar-SA"/>
        </w:rPr>
        <w:t xml:space="preserve"> </w:t>
      </w:r>
      <w:r>
        <w:rPr>
          <w:rFonts w:ascii="Calibri Light" w:hAnsi="Calibri Light"/>
          <w:lang w:val="en-US"/>
        </w:rPr>
        <w:t>benefit varies. That seemingly innocent garlic capsule or echinacea tincture</w:t>
      </w:r>
      <w:r>
        <w:rPr>
          <w:rFonts w:ascii="Times New Roman" w:hAnsi="Times New Roman"/>
          <w:rtl/>
          <w:lang w:val="ar-SA"/>
        </w:rPr>
        <w:t xml:space="preserve"> </w:t>
      </w:r>
      <w:r>
        <w:rPr>
          <w:rFonts w:ascii="Calibri Light" w:hAnsi="Calibri Light"/>
          <w:lang w:val="en-US"/>
        </w:rPr>
        <w:t>might matter more than you think.</w:t>
      </w:r>
      <w:r>
        <w:rPr>
          <w:rFonts w:ascii="Times New Roman" w:hAnsi="Times New Roman"/>
          <w:lang w:val="en-US"/>
        </w:rPr>
        <w:t xml:space="preserve"> </w:t>
      </w:r>
      <w:r>
        <w:rPr>
          <w:rFonts w:ascii="Calibri Light" w:hAnsi="Calibri Light"/>
          <w:lang w:val="en-US"/>
        </w:rPr>
        <w:t>When your pharmacist asks about supplements, answer honestly.</w:t>
      </w:r>
    </w:p>
    <w:p w14:paraId="37BA73EE" w14:textId="77777777" w:rsidR="00FD3765" w:rsidRDefault="00FD3765">
      <w:pPr>
        <w:pStyle w:val="Body"/>
        <w:bidi/>
        <w:jc w:val="right"/>
        <w:rPr>
          <w:rFonts w:ascii="Times New Roman" w:eastAsia="Times New Roman" w:hAnsi="Times New Roman" w:cs="Times New Roman"/>
          <w:rtl/>
          <w:lang w:val="ar-SA"/>
        </w:rPr>
      </w:pPr>
    </w:p>
    <w:p w14:paraId="06FE5558" w14:textId="77777777" w:rsidR="00FD3765" w:rsidRDefault="00000000">
      <w:pPr>
        <w:pStyle w:val="Body"/>
        <w:jc w:val="center"/>
        <w:rPr>
          <w:rFonts w:ascii="Carlito" w:eastAsia="Carlito" w:hAnsi="Carlito" w:cs="Carlito"/>
          <w:b/>
          <w:bCs/>
          <w:sz w:val="32"/>
          <w:szCs w:val="32"/>
        </w:rPr>
      </w:pPr>
      <w:r>
        <w:rPr>
          <w:rFonts w:ascii="Carlito" w:hAnsi="Carlito"/>
          <w:b/>
          <w:bCs/>
          <w:sz w:val="32"/>
          <w:szCs w:val="32"/>
        </w:rPr>
        <w:lastRenderedPageBreak/>
        <w:t>• • •</w:t>
      </w:r>
    </w:p>
    <w:p w14:paraId="661CC950" w14:textId="77777777" w:rsidR="00FD3765" w:rsidRDefault="00FD3765">
      <w:pPr>
        <w:pStyle w:val="Body"/>
        <w:bidi/>
        <w:jc w:val="right"/>
        <w:rPr>
          <w:rFonts w:ascii="Times New Roman" w:eastAsia="Times New Roman" w:hAnsi="Times New Roman" w:cs="Times New Roman"/>
          <w:rtl/>
          <w:lang w:val="ar-SA"/>
        </w:rPr>
      </w:pPr>
    </w:p>
    <w:p w14:paraId="7963F2AD" w14:textId="77777777" w:rsidR="00FD3765" w:rsidRDefault="00000000">
      <w:pPr>
        <w:pStyle w:val="Body"/>
        <w:jc w:val="center"/>
        <w:rPr>
          <w:rFonts w:ascii="Carlito" w:eastAsia="Carlito" w:hAnsi="Carlito" w:cs="Carlito"/>
          <w:b/>
          <w:bCs/>
          <w:sz w:val="32"/>
          <w:szCs w:val="32"/>
        </w:rPr>
      </w:pPr>
      <w:r>
        <w:rPr>
          <w:rFonts w:ascii="Carlito" w:hAnsi="Carlito"/>
          <w:b/>
          <w:bCs/>
          <w:sz w:val="32"/>
          <w:szCs w:val="32"/>
          <w:lang w:val="en-US"/>
        </w:rPr>
        <w:t>HERBAL SUPPLEMENTS AND AMOXICILLIN:</w:t>
      </w:r>
    </w:p>
    <w:p w14:paraId="0A61D747" w14:textId="77777777" w:rsidR="00FD3765" w:rsidRDefault="00000000">
      <w:pPr>
        <w:pStyle w:val="Body"/>
        <w:jc w:val="center"/>
        <w:rPr>
          <w:rFonts w:ascii="Times New Roman" w:eastAsia="Times New Roman" w:hAnsi="Times New Roman" w:cs="Times New Roman"/>
          <w:b/>
          <w:bCs/>
          <w:sz w:val="32"/>
          <w:szCs w:val="32"/>
          <w:rtl/>
        </w:rPr>
      </w:pPr>
      <w:r>
        <w:rPr>
          <w:rFonts w:ascii="Carlito" w:hAnsi="Carlito"/>
          <w:b/>
          <w:bCs/>
          <w:sz w:val="32"/>
          <w:szCs w:val="32"/>
        </w:rPr>
        <w:t>NATURAL ISN</w:t>
      </w:r>
      <w:r>
        <w:rPr>
          <w:rFonts w:ascii="Carlito" w:hAnsi="Carlito"/>
          <w:b/>
          <w:bCs/>
          <w:sz w:val="32"/>
          <w:szCs w:val="32"/>
          <w:rtl/>
        </w:rPr>
        <w:t>’</w:t>
      </w:r>
      <w:r>
        <w:rPr>
          <w:rFonts w:ascii="Carlito" w:hAnsi="Carlito"/>
          <w:b/>
          <w:bCs/>
          <w:sz w:val="32"/>
          <w:szCs w:val="32"/>
        </w:rPr>
        <w:t>T ALWAYS SAFE</w:t>
      </w:r>
    </w:p>
    <w:p w14:paraId="668C7F28" w14:textId="77777777" w:rsidR="00FD3765" w:rsidRDefault="00FD3765">
      <w:pPr>
        <w:pStyle w:val="Body"/>
        <w:jc w:val="center"/>
        <w:rPr>
          <w:rFonts w:ascii="Carlito" w:eastAsia="Carlito" w:hAnsi="Carlito" w:cs="Carlito"/>
          <w:b/>
          <w:bCs/>
          <w:sz w:val="32"/>
          <w:szCs w:val="32"/>
        </w:rPr>
      </w:pPr>
    </w:p>
    <w:p w14:paraId="36F6FC7F"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Identifying Risky Supplements</w:t>
      </w:r>
    </w:p>
    <w:p w14:paraId="3C415B3F" w14:textId="77777777" w:rsidR="00FD3765" w:rsidRDefault="00000000">
      <w:pPr>
        <w:pStyle w:val="Body"/>
        <w:rPr>
          <w:rFonts w:ascii="Calibri Light" w:eastAsia="Calibri Light" w:hAnsi="Calibri Light" w:cs="Calibri Light"/>
        </w:rPr>
      </w:pPr>
      <w:r>
        <w:rPr>
          <w:rFonts w:ascii="Calibri Light" w:hAnsi="Calibri Light"/>
          <w:lang w:val="en-US"/>
        </w:rPr>
        <w:t>Herbal supplements occupy a peculiar space in patient decision-making.</w:t>
      </w:r>
    </w:p>
    <w:p w14:paraId="325641D3" w14:textId="77777777" w:rsidR="00FD3765" w:rsidRDefault="00000000">
      <w:pPr>
        <w:pStyle w:val="Body"/>
        <w:rPr>
          <w:rFonts w:ascii="Calibri Light" w:eastAsia="Calibri Light" w:hAnsi="Calibri Light" w:cs="Calibri Light"/>
        </w:rPr>
      </w:pPr>
      <w:r>
        <w:rPr>
          <w:rFonts w:ascii="Calibri Light" w:hAnsi="Calibri Light"/>
          <w:lang w:val="en-US"/>
        </w:rPr>
        <w:t>Because you can purchase them without a prescription, they feel safer-even</w:t>
      </w:r>
      <w:r>
        <w:rPr>
          <w:rFonts w:ascii="Times New Roman" w:hAnsi="Times New Roman"/>
          <w:rtl/>
          <w:lang w:val="ar-SA"/>
        </w:rPr>
        <w:t xml:space="preserve"> </w:t>
      </w:r>
      <w:r>
        <w:rPr>
          <w:rFonts w:ascii="Calibri Light" w:hAnsi="Calibri Light"/>
          <w:lang w:val="en-US"/>
        </w:rPr>
        <w:t>harmless. But your body doesn't distinguish between natural and synthetic</w:t>
      </w:r>
      <w:r>
        <w:rPr>
          <w:rFonts w:ascii="Times New Roman" w:hAnsi="Times New Roman"/>
          <w:rtl/>
          <w:lang w:val="ar-SA"/>
        </w:rPr>
        <w:t xml:space="preserve"> </w:t>
      </w:r>
      <w:r>
        <w:rPr>
          <w:rFonts w:ascii="Calibri Light" w:hAnsi="Calibri Light"/>
          <w:lang w:val="en-US"/>
        </w:rPr>
        <w:t>when it comes to biochemical reactions.</w:t>
      </w:r>
    </w:p>
    <w:p w14:paraId="32280F80" w14:textId="77777777" w:rsidR="00FD3765" w:rsidRDefault="00FD3765">
      <w:pPr>
        <w:pStyle w:val="Body"/>
        <w:bidi/>
        <w:jc w:val="right"/>
        <w:rPr>
          <w:rFonts w:ascii="Times New Roman" w:eastAsia="Times New Roman" w:hAnsi="Times New Roman" w:cs="Times New Roman"/>
          <w:rtl/>
          <w:lang w:val="ar-SA"/>
        </w:rPr>
      </w:pPr>
    </w:p>
    <w:p w14:paraId="45E75ECB" w14:textId="77777777" w:rsidR="00FD3765" w:rsidRDefault="00000000">
      <w:pPr>
        <w:pStyle w:val="Body"/>
        <w:rPr>
          <w:rFonts w:ascii="Calibri Light" w:eastAsia="Calibri Light" w:hAnsi="Calibri Light" w:cs="Calibri Light"/>
        </w:rPr>
      </w:pPr>
      <w:r>
        <w:rPr>
          <w:rFonts w:ascii="Calibri Light" w:hAnsi="Calibri Light"/>
          <w:lang w:val="en-US"/>
        </w:rPr>
        <w:t>Take green tea extract, for example. Widely consumed for its antioxidant benefits, green tea has been studied for its potential effects on amoxicillin absorption. However, evidence from experimental studies does not clearly establish the clinical significance of this interaction in humans. Patients who regularly use concentrated green tea products should discuss this with their healthcare provider.</w:t>
      </w:r>
    </w:p>
    <w:p w14:paraId="582C5B8D" w14:textId="77777777" w:rsidR="00FD3765" w:rsidRDefault="00000000">
      <w:pPr>
        <w:pStyle w:val="Body"/>
        <w:rPr>
          <w:rFonts w:ascii="Calibri Light" w:eastAsia="Calibri Light" w:hAnsi="Calibri Light" w:cs="Calibri Light"/>
        </w:rPr>
      </w:pPr>
      <w:r>
        <w:rPr>
          <w:rFonts w:ascii="Calibri Light" w:hAnsi="Calibri Light"/>
          <w:lang w:val="en-US"/>
        </w:rPr>
        <w:t>Similarly, guar gum-a soluble dietary fiber derived from the guar plant-can bind</w:t>
      </w:r>
      <w:r>
        <w:rPr>
          <w:rFonts w:ascii="Times New Roman" w:hAnsi="Times New Roman"/>
          <w:rtl/>
          <w:lang w:val="ar-SA"/>
        </w:rPr>
        <w:t xml:space="preserve"> </w:t>
      </w:r>
      <w:r>
        <w:rPr>
          <w:rFonts w:ascii="Calibri Light" w:hAnsi="Calibri Light"/>
          <w:lang w:val="en-US"/>
        </w:rPr>
        <w:t>to penicillins in the digestive tract. This interaction reduces the absorption of</w:t>
      </w:r>
      <w:r>
        <w:rPr>
          <w:rFonts w:ascii="Times New Roman" w:hAnsi="Times New Roman"/>
          <w:rtl/>
          <w:lang w:val="ar-SA"/>
        </w:rPr>
        <w:t xml:space="preserve"> </w:t>
      </w:r>
      <w:r>
        <w:rPr>
          <w:rFonts w:ascii="Calibri Light" w:hAnsi="Calibri Light"/>
          <w:lang w:val="en-US"/>
        </w:rPr>
        <w:t>orally administered amoxicillin, requiring patients to space doses at least two</w:t>
      </w:r>
      <w:r>
        <w:rPr>
          <w:rFonts w:ascii="Times New Roman" w:hAnsi="Times New Roman"/>
          <w:rtl/>
          <w:lang w:val="ar-SA"/>
        </w:rPr>
        <w:t xml:space="preserve"> </w:t>
      </w:r>
      <w:r>
        <w:rPr>
          <w:rFonts w:ascii="Calibri Light" w:hAnsi="Calibri Light"/>
          <w:lang w:val="en-US"/>
        </w:rPr>
        <w:t>hours apart to protect the medication's efficacy (Huupponen et al., 1984).</w:t>
      </w:r>
    </w:p>
    <w:p w14:paraId="38C106D7" w14:textId="77777777" w:rsidR="00FD3765" w:rsidRDefault="00FD3765">
      <w:pPr>
        <w:pStyle w:val="Body"/>
        <w:bidi/>
        <w:jc w:val="right"/>
        <w:rPr>
          <w:rFonts w:ascii="Times New Roman" w:eastAsia="Times New Roman" w:hAnsi="Times New Roman" w:cs="Times New Roman"/>
          <w:rtl/>
          <w:lang w:val="ar-SA"/>
        </w:rPr>
      </w:pPr>
    </w:p>
    <w:p w14:paraId="60303F0B" w14:textId="77777777" w:rsidR="00FD3765" w:rsidRDefault="00000000">
      <w:pPr>
        <w:pStyle w:val="Body"/>
        <w:rPr>
          <w:rFonts w:ascii="Calibri Light" w:eastAsia="Calibri Light" w:hAnsi="Calibri Light" w:cs="Calibri Light"/>
        </w:rPr>
      </w:pPr>
      <w:r>
        <w:rPr>
          <w:rFonts w:ascii="Calibri Light" w:hAnsi="Calibri Light"/>
          <w:lang w:val="en-US"/>
        </w:rPr>
        <w:t>Conversely, the pineapple-derived enzyme bromelain can moderately increase</w:t>
      </w:r>
      <w:r>
        <w:rPr>
          <w:rFonts w:ascii="Times New Roman" w:hAnsi="Times New Roman"/>
          <w:rtl/>
          <w:lang w:val="ar-SA"/>
        </w:rPr>
        <w:t xml:space="preserve"> </w:t>
      </w:r>
      <w:r>
        <w:rPr>
          <w:rFonts w:ascii="Calibri Light" w:hAnsi="Calibri Light"/>
          <w:lang w:val="en-US"/>
        </w:rPr>
        <w:t>amoxicillin absorption and tissue levels (Tinozzi &amp; Venegoni, 1978). While that might sound beneficial, any unpredictable</w:t>
      </w:r>
      <w:r>
        <w:rPr>
          <w:rFonts w:ascii="Times New Roman" w:hAnsi="Times New Roman"/>
          <w:rtl/>
          <w:lang w:val="ar-SA"/>
        </w:rPr>
        <w:t xml:space="preserve"> </w:t>
      </w:r>
      <w:r>
        <w:rPr>
          <w:rFonts w:ascii="Calibri Light" w:hAnsi="Calibri Light"/>
          <w:lang w:val="en-US"/>
        </w:rPr>
        <w:t>alteration in dosage can trigger unexpected side effects.</w:t>
      </w:r>
    </w:p>
    <w:p w14:paraId="35EF7A24" w14:textId="77777777" w:rsidR="00FD3765" w:rsidRDefault="00FD3765">
      <w:pPr>
        <w:pStyle w:val="Body"/>
        <w:bidi/>
        <w:jc w:val="right"/>
        <w:rPr>
          <w:rFonts w:ascii="Times New Roman" w:eastAsia="Times New Roman" w:hAnsi="Times New Roman" w:cs="Times New Roman"/>
          <w:rtl/>
          <w:lang w:val="ar-SA"/>
        </w:rPr>
      </w:pPr>
    </w:p>
    <w:p w14:paraId="3F2D7532" w14:textId="77777777" w:rsidR="00FD3765" w:rsidRDefault="00000000">
      <w:pPr>
        <w:pStyle w:val="Body"/>
        <w:rPr>
          <w:rFonts w:ascii="Calibri Light" w:eastAsia="Calibri Light" w:hAnsi="Calibri Light" w:cs="Calibri Light"/>
        </w:rPr>
      </w:pPr>
      <w:r>
        <w:rPr>
          <w:rFonts w:ascii="Calibri Light" w:hAnsi="Calibri Light"/>
          <w:lang w:val="en-US"/>
        </w:rPr>
        <w:t>The frustrating reality is that herbal supplement research lags far behind</w:t>
      </w:r>
      <w:r>
        <w:rPr>
          <w:rFonts w:ascii="Times New Roman" w:hAnsi="Times New Roman"/>
          <w:rtl/>
          <w:lang w:val="ar-SA"/>
        </w:rPr>
        <w:t xml:space="preserve"> </w:t>
      </w:r>
      <w:r>
        <w:rPr>
          <w:rFonts w:ascii="Calibri Light" w:hAnsi="Calibri Light"/>
          <w:lang w:val="en-US"/>
        </w:rPr>
        <w:t>pharmaceutical drug studies. We have limited data on how most herbs interact</w:t>
      </w:r>
      <w:r>
        <w:rPr>
          <w:rFonts w:ascii="Times New Roman" w:hAnsi="Times New Roman"/>
          <w:rtl/>
          <w:lang w:val="ar-SA"/>
        </w:rPr>
        <w:t xml:space="preserve"> </w:t>
      </w:r>
      <w:r>
        <w:rPr>
          <w:rFonts w:ascii="Calibri Light" w:hAnsi="Calibri Light"/>
          <w:lang w:val="en-US"/>
        </w:rPr>
        <w:t>with antibiotics because supplements aren't subject to the same rigorous testing</w:t>
      </w:r>
      <w:r>
        <w:rPr>
          <w:rFonts w:ascii="Times New Roman" w:hAnsi="Times New Roman"/>
          <w:rtl/>
          <w:lang w:val="ar-SA"/>
        </w:rPr>
        <w:t xml:space="preserve"> </w:t>
      </w:r>
      <w:r>
        <w:rPr>
          <w:rFonts w:ascii="Calibri Light" w:hAnsi="Calibri Light"/>
          <w:lang w:val="en-US"/>
        </w:rPr>
        <w:t>requirements as prescription medications. This knowledge gap doesn't mean</w:t>
      </w:r>
      <w:r>
        <w:rPr>
          <w:rFonts w:ascii="Times New Roman" w:hAnsi="Times New Roman"/>
          <w:rtl/>
          <w:lang w:val="ar-SA"/>
        </w:rPr>
        <w:t xml:space="preserve"> </w:t>
      </w:r>
      <w:r>
        <w:rPr>
          <w:rFonts w:ascii="Calibri Light" w:hAnsi="Calibri Light"/>
          <w:lang w:val="en-US"/>
        </w:rPr>
        <w:t>herbs are inherently dangerous, but it does mean we're operating with</w:t>
      </w:r>
      <w:r>
        <w:rPr>
          <w:rFonts w:ascii="Times New Roman" w:hAnsi="Times New Roman"/>
          <w:rtl/>
          <w:lang w:val="ar-SA"/>
        </w:rPr>
        <w:t xml:space="preserve"> </w:t>
      </w:r>
      <w:r>
        <w:rPr>
          <w:rFonts w:ascii="Calibri Light" w:hAnsi="Calibri Light"/>
          <w:lang w:val="en-US"/>
        </w:rPr>
        <w:t>incomplete information.</w:t>
      </w:r>
    </w:p>
    <w:p w14:paraId="4DF5C8E5" w14:textId="77777777" w:rsidR="00FD3765" w:rsidRDefault="00FD3765">
      <w:pPr>
        <w:pStyle w:val="Body"/>
        <w:bidi/>
        <w:jc w:val="right"/>
        <w:rPr>
          <w:rFonts w:ascii="Times New Roman" w:eastAsia="Times New Roman" w:hAnsi="Times New Roman" w:cs="Times New Roman"/>
          <w:rtl/>
          <w:lang w:val="ar-SA"/>
        </w:rPr>
      </w:pPr>
    </w:p>
    <w:p w14:paraId="6928C8D7" w14:textId="77777777" w:rsidR="00FD3765" w:rsidRDefault="00000000">
      <w:pPr>
        <w:pStyle w:val="Body"/>
        <w:rPr>
          <w:rFonts w:ascii="Calibri Light" w:eastAsia="Calibri Light" w:hAnsi="Calibri Light" w:cs="Calibri Light"/>
        </w:rPr>
      </w:pPr>
      <w:r>
        <w:rPr>
          <w:rFonts w:ascii="Calibri Light" w:hAnsi="Calibri Light"/>
          <w:lang w:val="en-US"/>
        </w:rPr>
        <w:t>Before starting amoxicillin, tell your doctor or pharmacist about every</w:t>
      </w:r>
      <w:r>
        <w:rPr>
          <w:rFonts w:ascii="Times New Roman" w:hAnsi="Times New Roman"/>
          <w:rtl/>
          <w:lang w:val="ar-SA"/>
        </w:rPr>
        <w:t xml:space="preserve"> </w:t>
      </w:r>
      <w:r>
        <w:rPr>
          <w:rFonts w:ascii="Calibri Light" w:hAnsi="Calibri Light"/>
          <w:lang w:val="en-US"/>
        </w:rPr>
        <w:t>supplement you take, including powders, teas, and tinctures. Many patients</w:t>
      </w:r>
      <w:r>
        <w:rPr>
          <w:rFonts w:ascii="Times New Roman" w:hAnsi="Times New Roman"/>
          <w:rtl/>
          <w:lang w:val="ar-SA"/>
        </w:rPr>
        <w:t xml:space="preserve"> </w:t>
      </w:r>
      <w:r>
        <w:rPr>
          <w:rFonts w:ascii="Calibri Light" w:hAnsi="Calibri Light"/>
          <w:lang w:val="en-US"/>
        </w:rPr>
        <w:t>mention prescriptions but forget to disclose herbs, assuming they don't count.</w:t>
      </w:r>
    </w:p>
    <w:p w14:paraId="5CADBD2A" w14:textId="77777777" w:rsidR="00FD3765" w:rsidRDefault="00FD3765">
      <w:pPr>
        <w:pStyle w:val="Body"/>
        <w:bidi/>
        <w:jc w:val="right"/>
        <w:rPr>
          <w:rFonts w:ascii="Times New Roman" w:eastAsia="Times New Roman" w:hAnsi="Times New Roman" w:cs="Times New Roman"/>
          <w:rtl/>
          <w:lang w:val="ar-SA"/>
        </w:rPr>
      </w:pPr>
    </w:p>
    <w:p w14:paraId="103EE507" w14:textId="77777777" w:rsidR="00FD3765" w:rsidRDefault="00000000">
      <w:pPr>
        <w:pStyle w:val="Body"/>
        <w:rPr>
          <w:rFonts w:ascii="Calibri Light" w:eastAsia="Calibri Light" w:hAnsi="Calibri Light" w:cs="Calibri Light"/>
        </w:rPr>
      </w:pPr>
      <w:r>
        <w:rPr>
          <w:rFonts w:ascii="Calibri Light" w:hAnsi="Calibri Light"/>
          <w:lang w:val="en-US"/>
        </w:rPr>
        <w:lastRenderedPageBreak/>
        <w:t>They absolutely count. Your healthcare provider may recommend temporarily</w:t>
      </w:r>
      <w:r>
        <w:rPr>
          <w:rFonts w:ascii="Times New Roman" w:hAnsi="Times New Roman"/>
          <w:rtl/>
          <w:lang w:val="ar-SA"/>
        </w:rPr>
        <w:t xml:space="preserve"> </w:t>
      </w:r>
      <w:r>
        <w:rPr>
          <w:rFonts w:ascii="Calibri Light" w:hAnsi="Calibri Light"/>
          <w:lang w:val="en-US"/>
        </w:rPr>
        <w:t>stopping certain supplements during your antibiotic course, or simply spacing</w:t>
      </w:r>
      <w:r>
        <w:rPr>
          <w:rFonts w:ascii="Times New Roman" w:hAnsi="Times New Roman"/>
          <w:rtl/>
          <w:lang w:val="ar-SA"/>
        </w:rPr>
        <w:t xml:space="preserve"> </w:t>
      </w:r>
      <w:r>
        <w:rPr>
          <w:rFonts w:ascii="Calibri Light" w:hAnsi="Calibri Light"/>
          <w:lang w:val="en-US"/>
        </w:rPr>
        <w:t>doses several hours apart.</w:t>
      </w:r>
    </w:p>
    <w:p w14:paraId="57E4FF2E" w14:textId="77777777" w:rsidR="00FD3765" w:rsidRDefault="00FD3765">
      <w:pPr>
        <w:pStyle w:val="Body"/>
        <w:bidi/>
        <w:jc w:val="right"/>
        <w:rPr>
          <w:rFonts w:ascii="Times New Roman" w:eastAsia="Times New Roman" w:hAnsi="Times New Roman" w:cs="Times New Roman"/>
          <w:rtl/>
          <w:lang w:val="ar-SA"/>
        </w:rPr>
      </w:pPr>
    </w:p>
    <w:p w14:paraId="071E660D" w14:textId="77777777" w:rsidR="00FD3765" w:rsidRDefault="00000000">
      <w:pPr>
        <w:pStyle w:val="Body"/>
        <w:rPr>
          <w:rFonts w:ascii="Calibri Light" w:eastAsia="Calibri Light" w:hAnsi="Calibri Light" w:cs="Calibri Light"/>
        </w:rPr>
      </w:pPr>
      <w:r>
        <w:rPr>
          <w:rFonts w:ascii="Calibri Light" w:hAnsi="Calibri Light"/>
          <w:lang w:val="en-US"/>
        </w:rPr>
        <w:t>That conversation matters more than you might think.</w:t>
      </w:r>
    </w:p>
    <w:p w14:paraId="343DA823" w14:textId="77777777" w:rsidR="00FD3765" w:rsidRDefault="00FD3765">
      <w:pPr>
        <w:pStyle w:val="Body"/>
        <w:bidi/>
        <w:jc w:val="right"/>
        <w:rPr>
          <w:rFonts w:ascii="Times New Roman" w:eastAsia="Times New Roman" w:hAnsi="Times New Roman" w:cs="Times New Roman"/>
          <w:rtl/>
          <w:lang w:val="ar-SA"/>
        </w:rPr>
      </w:pPr>
    </w:p>
    <w:p w14:paraId="3C680F05"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Safe Supplement Strategies</w:t>
      </w:r>
    </w:p>
    <w:p w14:paraId="7F151784" w14:textId="77777777" w:rsidR="00FD3765" w:rsidRDefault="00000000">
      <w:pPr>
        <w:pStyle w:val="Body"/>
        <w:rPr>
          <w:rFonts w:ascii="Times New Roman" w:eastAsia="Times New Roman" w:hAnsi="Times New Roman" w:cs="Times New Roman"/>
          <w:rtl/>
        </w:rPr>
      </w:pPr>
      <w:r>
        <w:rPr>
          <w:rFonts w:ascii="Calibri Light" w:hAnsi="Calibri Light"/>
          <w:lang w:val="en-US"/>
        </w:rPr>
        <w:t>A woman in her fifties walked into her physician's office with a stubborn</w:t>
      </w:r>
      <w:r>
        <w:rPr>
          <w:rFonts w:ascii="Times New Roman" w:hAnsi="Times New Roman"/>
          <w:rtl/>
          <w:lang w:val="ar-SA"/>
        </w:rPr>
        <w:t xml:space="preserve"> </w:t>
      </w:r>
      <w:r>
        <w:rPr>
          <w:rFonts w:ascii="Calibri Light" w:hAnsi="Calibri Light"/>
          <w:lang w:val="en-US"/>
        </w:rPr>
        <w:t>respiratory infection. She'd been taking a daily guar gum supplement for</w:t>
      </w:r>
      <w:r>
        <w:rPr>
          <w:rFonts w:ascii="Times New Roman" w:hAnsi="Times New Roman"/>
          <w:rtl/>
          <w:lang w:val="ar-SA"/>
        </w:rPr>
        <w:t xml:space="preserve"> </w:t>
      </w:r>
      <w:r>
        <w:rPr>
          <w:rFonts w:ascii="Calibri Light" w:hAnsi="Calibri Light"/>
          <w:lang w:val="en-US"/>
        </w:rPr>
        <w:t>cholesterol control, purchased over the counter to support her digestive health.</w:t>
      </w:r>
    </w:p>
    <w:p w14:paraId="673427F3" w14:textId="77777777" w:rsidR="00FD3765" w:rsidRDefault="00000000">
      <w:pPr>
        <w:pStyle w:val="Body"/>
        <w:rPr>
          <w:rFonts w:ascii="Calibri Light" w:eastAsia="Calibri Light" w:hAnsi="Calibri Light" w:cs="Calibri Light"/>
        </w:rPr>
      </w:pPr>
      <w:r>
        <w:rPr>
          <w:rFonts w:ascii="Calibri Light" w:hAnsi="Calibri Light"/>
          <w:lang w:val="en-US"/>
        </w:rPr>
        <w:t>Her doctor prescribed amoxicillin.</w:t>
      </w:r>
    </w:p>
    <w:p w14:paraId="56ED7F00" w14:textId="77777777" w:rsidR="00FD3765" w:rsidRDefault="00FD3765">
      <w:pPr>
        <w:pStyle w:val="Body"/>
        <w:bidi/>
        <w:jc w:val="right"/>
        <w:rPr>
          <w:rFonts w:ascii="Times New Roman" w:eastAsia="Times New Roman" w:hAnsi="Times New Roman" w:cs="Times New Roman"/>
          <w:rtl/>
          <w:lang w:val="ar-SA"/>
        </w:rPr>
      </w:pPr>
    </w:p>
    <w:p w14:paraId="702E0827" w14:textId="1311455E" w:rsidR="00FD3765" w:rsidRDefault="00000000">
      <w:pPr>
        <w:pStyle w:val="Body"/>
        <w:rPr>
          <w:rFonts w:ascii="Calibri Light" w:eastAsia="Calibri Light" w:hAnsi="Calibri Light" w:cs="Calibri Light"/>
        </w:rPr>
      </w:pPr>
      <w:r>
        <w:rPr>
          <w:rFonts w:ascii="Calibri Light" w:hAnsi="Calibri Light"/>
          <w:lang w:val="en-US"/>
        </w:rPr>
        <w:t>Three days into treatment, she felt worse. The infection wasn't clearing as</w:t>
      </w:r>
      <w:r>
        <w:rPr>
          <w:rFonts w:ascii="Times New Roman" w:hAnsi="Times New Roman"/>
          <w:rtl/>
          <w:lang w:val="ar-SA"/>
        </w:rPr>
        <w:t xml:space="preserve"> </w:t>
      </w:r>
      <w:r>
        <w:rPr>
          <w:rFonts w:ascii="Calibri Light" w:hAnsi="Calibri Light"/>
          <w:lang w:val="en-US"/>
        </w:rPr>
        <w:t>expected. When her pharmacist asked about supplements during a routine</w:t>
      </w:r>
      <w:r>
        <w:rPr>
          <w:rFonts w:ascii="Times New Roman" w:hAnsi="Times New Roman"/>
          <w:rtl/>
          <w:lang w:val="ar-SA"/>
        </w:rPr>
        <w:t xml:space="preserve"> </w:t>
      </w:r>
      <w:r>
        <w:rPr>
          <w:rFonts w:ascii="Calibri Light" w:hAnsi="Calibri Light"/>
          <w:lang w:val="en-US"/>
        </w:rPr>
        <w:t>follow-up call, the connection became clear: guar gum is a soluble fiber that can</w:t>
      </w:r>
      <w:r>
        <w:rPr>
          <w:rFonts w:ascii="Times New Roman" w:hAnsi="Times New Roman"/>
          <w:rtl/>
          <w:lang w:val="ar-SA"/>
        </w:rPr>
        <w:t xml:space="preserve"> </w:t>
      </w:r>
      <w:r>
        <w:rPr>
          <w:rFonts w:ascii="Calibri Light" w:hAnsi="Calibri Light"/>
          <w:lang w:val="en-US"/>
        </w:rPr>
        <w:t>significantly impair the absorption of orally administered amoxicillin</w:t>
      </w:r>
      <w:del w:id="71" w:author="Editor" w:date="2026-07-30T12:10:00Z" w16du:dateUtc="2026-07-30T16:10:00Z">
        <w:r w:rsidDel="00F37D9E">
          <w:rPr>
            <w:rFonts w:ascii="Calibri Light" w:hAnsi="Calibri Light"/>
            <w:lang w:val="en-US"/>
          </w:rPr>
          <w:delText>,</w:delText>
        </w:r>
      </w:del>
      <w:r>
        <w:rPr>
          <w:rFonts w:ascii="Calibri Light" w:hAnsi="Calibri Light"/>
          <w:lang w:val="en-US"/>
        </w:rPr>
        <w:t xml:space="preserve"> by</w:t>
      </w:r>
      <w:r>
        <w:rPr>
          <w:rFonts w:ascii="Times New Roman" w:hAnsi="Times New Roman"/>
          <w:rtl/>
          <w:lang w:val="ar-SA"/>
        </w:rPr>
        <w:t xml:space="preserve"> </w:t>
      </w:r>
      <w:r>
        <w:rPr>
          <w:rFonts w:ascii="Calibri Light" w:hAnsi="Calibri Light"/>
          <w:lang w:val="en-US"/>
        </w:rPr>
        <w:t>trapping the drug in the digestive tract and lowering its therapeutic levels in her</w:t>
      </w:r>
      <w:r>
        <w:rPr>
          <w:rFonts w:ascii="Times New Roman" w:hAnsi="Times New Roman"/>
          <w:rtl/>
          <w:lang w:val="ar-SA"/>
        </w:rPr>
        <w:t xml:space="preserve"> </w:t>
      </w:r>
      <w:r>
        <w:rPr>
          <w:rFonts w:ascii="Calibri Light" w:hAnsi="Calibri Light"/>
        </w:rPr>
        <w:t>bloodstream (Huupponen et al., 1984).</w:t>
      </w:r>
    </w:p>
    <w:p w14:paraId="30FBA240" w14:textId="77777777" w:rsidR="00FD3765" w:rsidRDefault="00FD3765">
      <w:pPr>
        <w:pStyle w:val="Body"/>
        <w:bidi/>
        <w:jc w:val="right"/>
        <w:rPr>
          <w:rFonts w:ascii="Times New Roman" w:eastAsia="Times New Roman" w:hAnsi="Times New Roman" w:cs="Times New Roman"/>
          <w:rtl/>
          <w:lang w:val="ar-SA"/>
        </w:rPr>
      </w:pPr>
    </w:p>
    <w:p w14:paraId="408C423F" w14:textId="77777777" w:rsidR="00FD3765" w:rsidRDefault="00000000">
      <w:pPr>
        <w:pStyle w:val="Body"/>
        <w:rPr>
          <w:rFonts w:ascii="Calibri Light" w:eastAsia="Calibri Light" w:hAnsi="Calibri Light" w:cs="Calibri Light"/>
        </w:rPr>
      </w:pPr>
      <w:r>
        <w:rPr>
          <w:rFonts w:ascii="Calibri Light" w:hAnsi="Calibri Light"/>
          <w:lang w:val="en-US"/>
        </w:rPr>
        <w:t>The solution was simple. She began taking her supplement four hours after her</w:t>
      </w:r>
      <w:r>
        <w:rPr>
          <w:rFonts w:ascii="Times New Roman" w:hAnsi="Times New Roman"/>
          <w:rtl/>
          <w:lang w:val="ar-SA"/>
        </w:rPr>
        <w:t xml:space="preserve"> </w:t>
      </w:r>
      <w:r>
        <w:rPr>
          <w:rFonts w:ascii="Calibri Light" w:hAnsi="Calibri Light"/>
          <w:lang w:val="en-US"/>
        </w:rPr>
        <w:t>antibiotic dose. Within forty-eight hours, she started feeling better. The</w:t>
      </w:r>
      <w:r>
        <w:rPr>
          <w:rFonts w:ascii="Times New Roman" w:hAnsi="Times New Roman"/>
          <w:rtl/>
          <w:lang w:val="ar-SA"/>
        </w:rPr>
        <w:t xml:space="preserve"> </w:t>
      </w:r>
      <w:r>
        <w:rPr>
          <w:rFonts w:ascii="Calibri Light" w:hAnsi="Calibri Light"/>
          <w:lang w:val="en-US"/>
        </w:rPr>
        <w:t>infection cleared completely within the week.</w:t>
      </w:r>
    </w:p>
    <w:p w14:paraId="5FD65249" w14:textId="77777777" w:rsidR="00FD3765" w:rsidRDefault="00FD3765">
      <w:pPr>
        <w:pStyle w:val="Body"/>
        <w:bidi/>
        <w:jc w:val="right"/>
        <w:rPr>
          <w:rFonts w:ascii="Times New Roman" w:eastAsia="Times New Roman" w:hAnsi="Times New Roman" w:cs="Times New Roman"/>
          <w:rtl/>
          <w:lang w:val="ar-SA"/>
        </w:rPr>
      </w:pPr>
    </w:p>
    <w:p w14:paraId="3C1FADD6" w14:textId="77777777" w:rsidR="00FD3765" w:rsidRDefault="00000000">
      <w:pPr>
        <w:pStyle w:val="Body"/>
        <w:rPr>
          <w:rFonts w:ascii="Calibri Light" w:eastAsia="Calibri Light" w:hAnsi="Calibri Light" w:cs="Calibri Light"/>
        </w:rPr>
      </w:pPr>
      <w:r>
        <w:rPr>
          <w:rFonts w:ascii="Calibri Light" w:hAnsi="Calibri Light"/>
          <w:lang w:val="en-US"/>
        </w:rPr>
        <w:t>This is why timing matters. Even natural supplements can interfere with your</w:t>
      </w:r>
      <w:r>
        <w:rPr>
          <w:rFonts w:ascii="Times New Roman" w:hAnsi="Times New Roman"/>
          <w:rtl/>
          <w:lang w:val="ar-SA"/>
        </w:rPr>
        <w:t xml:space="preserve"> </w:t>
      </w:r>
      <w:r>
        <w:rPr>
          <w:rFonts w:ascii="Calibri Light" w:hAnsi="Calibri Light"/>
          <w:lang w:val="en-US"/>
        </w:rPr>
        <w:t>medication's ability to do its job. If you're taking fiber supplements, probiotics,</w:t>
      </w:r>
      <w:r>
        <w:rPr>
          <w:rFonts w:ascii="Times New Roman" w:hAnsi="Times New Roman"/>
          <w:rtl/>
          <w:lang w:val="ar-SA"/>
        </w:rPr>
        <w:t xml:space="preserve"> </w:t>
      </w:r>
      <w:r>
        <w:rPr>
          <w:rFonts w:ascii="Calibri Light" w:hAnsi="Calibri Light"/>
          <w:lang w:val="en-US"/>
        </w:rPr>
        <w:t>or mineral-rich herbal products, discuss spacing strategies with your</w:t>
      </w:r>
      <w:r>
        <w:rPr>
          <w:rFonts w:ascii="Times New Roman" w:hAnsi="Times New Roman"/>
          <w:rtl/>
          <w:lang w:val="ar-SA"/>
        </w:rPr>
        <w:t xml:space="preserve"> </w:t>
      </w:r>
      <w:r>
        <w:rPr>
          <w:rFonts w:ascii="Calibri Light" w:hAnsi="Calibri Light"/>
          <w:lang w:val="en-US"/>
        </w:rPr>
        <w:t>pharmacist. A general rule: take supplements at least two to three hours before</w:t>
      </w:r>
      <w:r>
        <w:rPr>
          <w:rFonts w:ascii="Times New Roman" w:hAnsi="Times New Roman"/>
          <w:rtl/>
          <w:lang w:val="ar-SA"/>
        </w:rPr>
        <w:t xml:space="preserve"> </w:t>
      </w:r>
      <w:r>
        <w:rPr>
          <w:rFonts w:ascii="Calibri Light" w:hAnsi="Calibri Light"/>
          <w:lang w:val="en-US"/>
        </w:rPr>
        <w:t>or after your amoxicillin dose to avoid binding interactions. For minerals like</w:t>
      </w:r>
      <w:r>
        <w:rPr>
          <w:rFonts w:ascii="Times New Roman" w:hAnsi="Times New Roman"/>
          <w:rtl/>
          <w:lang w:val="ar-SA"/>
        </w:rPr>
        <w:t xml:space="preserve"> </w:t>
      </w:r>
      <w:r>
        <w:rPr>
          <w:rFonts w:ascii="Calibri Light" w:hAnsi="Calibri Light"/>
          <w:lang w:val="en-US"/>
        </w:rPr>
        <w:t>calcium, magnesium, or iron-common in multivitamins-this window becomes</w:t>
      </w:r>
      <w:r>
        <w:rPr>
          <w:rFonts w:ascii="Times New Roman" w:hAnsi="Times New Roman"/>
          <w:rtl/>
          <w:lang w:val="ar-SA"/>
        </w:rPr>
        <w:t xml:space="preserve"> </w:t>
      </w:r>
      <w:r>
        <w:rPr>
          <w:rFonts w:ascii="Calibri Light" w:hAnsi="Calibri Light"/>
          <w:lang w:val="en-US"/>
        </w:rPr>
        <w:t>even more critical.</w:t>
      </w:r>
    </w:p>
    <w:p w14:paraId="265CB320" w14:textId="77777777" w:rsidR="00FD3765" w:rsidRDefault="00FD3765">
      <w:pPr>
        <w:pStyle w:val="Body"/>
        <w:bidi/>
        <w:jc w:val="right"/>
        <w:rPr>
          <w:rFonts w:ascii="Times New Roman" w:eastAsia="Times New Roman" w:hAnsi="Times New Roman" w:cs="Times New Roman"/>
          <w:rtl/>
          <w:lang w:val="ar-SA"/>
        </w:rPr>
      </w:pPr>
    </w:p>
    <w:p w14:paraId="4D5097EF" w14:textId="77777777" w:rsidR="00FD3765" w:rsidRDefault="00000000">
      <w:pPr>
        <w:pStyle w:val="Body"/>
        <w:rPr>
          <w:rFonts w:ascii="Calibri Light" w:eastAsia="Calibri Light" w:hAnsi="Calibri Light" w:cs="Calibri Light"/>
        </w:rPr>
      </w:pPr>
      <w:r>
        <w:rPr>
          <w:rFonts w:ascii="Calibri Light" w:hAnsi="Calibri Light"/>
          <w:lang w:val="en-US"/>
        </w:rPr>
        <w:t>Always bring your full supplement list to your doctor or pharmacist. Write</w:t>
      </w:r>
      <w:r>
        <w:rPr>
          <w:rFonts w:ascii="Times New Roman" w:hAnsi="Times New Roman"/>
          <w:rtl/>
          <w:lang w:val="ar-SA"/>
        </w:rPr>
        <w:t xml:space="preserve"> </w:t>
      </w:r>
      <w:r>
        <w:rPr>
          <w:rFonts w:ascii="Calibri Light" w:hAnsi="Calibri Light"/>
          <w:lang w:val="en-US"/>
        </w:rPr>
        <w:t>down everything: the brand, the dosage, and how often you take it. Natural</w:t>
      </w:r>
      <w:r>
        <w:rPr>
          <w:rFonts w:ascii="Times New Roman" w:hAnsi="Times New Roman"/>
          <w:rtl/>
          <w:lang w:val="ar-SA"/>
        </w:rPr>
        <w:t xml:space="preserve"> </w:t>
      </w:r>
      <w:r>
        <w:rPr>
          <w:rFonts w:ascii="Calibri Light" w:hAnsi="Calibri Light"/>
          <w:lang w:val="en-US"/>
        </w:rPr>
        <w:t>doesn't mean risk-free, and your healthcare team can't protect you from</w:t>
      </w:r>
      <w:r>
        <w:rPr>
          <w:rFonts w:ascii="Times New Roman" w:hAnsi="Times New Roman"/>
          <w:rtl/>
          <w:lang w:val="ar-SA"/>
        </w:rPr>
        <w:t xml:space="preserve"> </w:t>
      </w:r>
      <w:r>
        <w:rPr>
          <w:rFonts w:ascii="Calibri Light" w:hAnsi="Calibri Light"/>
          <w:lang w:val="en-US"/>
        </w:rPr>
        <w:t>interactions they don't know about.</w:t>
      </w:r>
    </w:p>
    <w:p w14:paraId="27E18657" w14:textId="77777777" w:rsidR="00FD3765" w:rsidRDefault="00FD3765">
      <w:pPr>
        <w:pStyle w:val="Body"/>
        <w:bidi/>
        <w:jc w:val="right"/>
        <w:rPr>
          <w:rFonts w:ascii="Times New Roman" w:eastAsia="Times New Roman" w:hAnsi="Times New Roman" w:cs="Times New Roman"/>
          <w:rtl/>
          <w:lang w:val="ar-SA"/>
        </w:rPr>
      </w:pPr>
    </w:p>
    <w:p w14:paraId="11EB7B45" w14:textId="77777777" w:rsidR="00FD3765" w:rsidRDefault="00000000">
      <w:pPr>
        <w:pStyle w:val="Body"/>
        <w:rPr>
          <w:rFonts w:ascii="Calibri Light" w:eastAsia="Calibri Light" w:hAnsi="Calibri Light" w:cs="Calibri Light"/>
        </w:rPr>
      </w:pPr>
      <w:r>
        <w:rPr>
          <w:rFonts w:ascii="Calibri Light" w:hAnsi="Calibri Light"/>
          <w:lang w:val="en-US"/>
        </w:rPr>
        <w:t>If you're unsure whether a supplement is safe to continue, pause it until you can</w:t>
      </w:r>
      <w:r>
        <w:rPr>
          <w:rFonts w:ascii="Times New Roman" w:hAnsi="Times New Roman"/>
          <w:rtl/>
          <w:lang w:val="ar-SA"/>
        </w:rPr>
        <w:t xml:space="preserve"> </w:t>
      </w:r>
      <w:r>
        <w:rPr>
          <w:rFonts w:ascii="Calibri Light" w:hAnsi="Calibri Light"/>
          <w:lang w:val="en-US"/>
        </w:rPr>
        <w:t>ask. Your antibiotic works best when nothing stands in its way.</w:t>
      </w:r>
    </w:p>
    <w:p w14:paraId="11E4BA5F" w14:textId="77777777" w:rsidR="00FD3765" w:rsidRDefault="00FD3765">
      <w:pPr>
        <w:pStyle w:val="Body"/>
        <w:bidi/>
        <w:jc w:val="right"/>
        <w:rPr>
          <w:rFonts w:ascii="Times New Roman" w:eastAsia="Times New Roman" w:hAnsi="Times New Roman" w:cs="Times New Roman"/>
          <w:rtl/>
          <w:lang w:val="ar-SA"/>
        </w:rPr>
      </w:pPr>
    </w:p>
    <w:p w14:paraId="0ECE79C0" w14:textId="77777777" w:rsidR="00FD3765" w:rsidRDefault="00000000">
      <w:pPr>
        <w:pStyle w:val="Body"/>
        <w:rPr>
          <w:rFonts w:ascii="Calibri Light" w:eastAsia="Calibri Light" w:hAnsi="Calibri Light" w:cs="Calibri Light"/>
        </w:rPr>
      </w:pPr>
      <w:r>
        <w:rPr>
          <w:rFonts w:ascii="Calibri Light" w:hAnsi="Calibri Light"/>
          <w:lang w:val="en-US"/>
        </w:rPr>
        <w:t>Skin reactions demand their own care strategy. When mild rashes emerge-small</w:t>
      </w:r>
      <w:r>
        <w:rPr>
          <w:rFonts w:ascii="Times New Roman" w:hAnsi="Times New Roman"/>
          <w:rtl/>
          <w:lang w:val="ar-SA"/>
        </w:rPr>
        <w:t xml:space="preserve"> </w:t>
      </w:r>
      <w:r>
        <w:rPr>
          <w:rFonts w:ascii="Calibri Light" w:hAnsi="Calibri Light"/>
          <w:lang w:val="en-US"/>
        </w:rPr>
        <w:t>pink or red spots that don't itch intensely-cool compresses offer simple relief.</w:t>
      </w:r>
    </w:p>
    <w:p w14:paraId="222166CF" w14:textId="77777777" w:rsidR="00FD3765" w:rsidRDefault="00FD3765">
      <w:pPr>
        <w:pStyle w:val="Body"/>
        <w:bidi/>
        <w:jc w:val="right"/>
        <w:rPr>
          <w:rFonts w:ascii="Times New Roman" w:eastAsia="Times New Roman" w:hAnsi="Times New Roman" w:cs="Times New Roman"/>
          <w:rtl/>
          <w:lang w:val="ar-SA"/>
        </w:rPr>
      </w:pPr>
    </w:p>
    <w:p w14:paraId="7671E58B" w14:textId="77777777" w:rsidR="00FD3765" w:rsidRDefault="00000000">
      <w:pPr>
        <w:pStyle w:val="Body"/>
        <w:rPr>
          <w:rFonts w:ascii="Calibri Light" w:eastAsia="Calibri Light" w:hAnsi="Calibri Light" w:cs="Calibri Light"/>
        </w:rPr>
      </w:pPr>
      <w:r>
        <w:rPr>
          <w:rFonts w:ascii="Calibri Light" w:hAnsi="Calibri Light"/>
          <w:lang w:val="en-US"/>
        </w:rPr>
        <w:t>Soak a clean washcloth in cool water, wring it out gently, and hold it against the</w:t>
      </w:r>
      <w:r>
        <w:rPr>
          <w:rFonts w:ascii="Times New Roman" w:hAnsi="Times New Roman"/>
          <w:rtl/>
          <w:lang w:val="ar-SA"/>
        </w:rPr>
        <w:t xml:space="preserve"> </w:t>
      </w:r>
      <w:r>
        <w:rPr>
          <w:rFonts w:ascii="Calibri Light" w:hAnsi="Calibri Light"/>
          <w:lang w:val="en-US"/>
        </w:rPr>
        <w:t>affected skin for ten to fifteen minutes. The coolness constricts tiny blood</w:t>
      </w:r>
      <w:r>
        <w:rPr>
          <w:rFonts w:ascii="Times New Roman" w:hAnsi="Times New Roman"/>
          <w:rtl/>
          <w:lang w:val="ar-SA"/>
        </w:rPr>
        <w:t xml:space="preserve"> </w:t>
      </w:r>
      <w:r>
        <w:rPr>
          <w:rFonts w:ascii="Calibri Light" w:hAnsi="Calibri Light"/>
          <w:lang w:val="en-US"/>
        </w:rPr>
        <w:t>vessels near the surface, easing redness and that warm, uncomfortable feeling.</w:t>
      </w:r>
    </w:p>
    <w:p w14:paraId="0A7FF73E" w14:textId="77777777" w:rsidR="00FD3765" w:rsidRDefault="00FD3765">
      <w:pPr>
        <w:pStyle w:val="Body"/>
        <w:bidi/>
        <w:jc w:val="right"/>
        <w:rPr>
          <w:rFonts w:ascii="Times New Roman" w:eastAsia="Times New Roman" w:hAnsi="Times New Roman" w:cs="Times New Roman"/>
          <w:rtl/>
          <w:lang w:val="ar-SA"/>
        </w:rPr>
      </w:pPr>
    </w:p>
    <w:p w14:paraId="6A3CAECF" w14:textId="77777777" w:rsidR="00FD3765" w:rsidRDefault="00000000">
      <w:pPr>
        <w:pStyle w:val="Body"/>
        <w:rPr>
          <w:rFonts w:ascii="Calibri Light" w:eastAsia="Calibri Light" w:hAnsi="Calibri Light" w:cs="Calibri Light"/>
        </w:rPr>
      </w:pPr>
      <w:r>
        <w:rPr>
          <w:rFonts w:ascii="Calibri Light" w:hAnsi="Calibri Light"/>
          <w:lang w:val="en-US"/>
        </w:rPr>
        <w:t>Over-the-counter hydrocortisone cream (0.5% to 1%) can calm itching when</w:t>
      </w:r>
      <w:r>
        <w:rPr>
          <w:rFonts w:ascii="Times New Roman" w:hAnsi="Times New Roman"/>
          <w:rtl/>
          <w:lang w:val="ar-SA"/>
        </w:rPr>
        <w:t xml:space="preserve"> </w:t>
      </w:r>
      <w:r>
        <w:rPr>
          <w:rFonts w:ascii="Calibri Light" w:hAnsi="Calibri Light"/>
          <w:lang w:val="en-US"/>
        </w:rPr>
        <w:t>applied sparingly to irritated patches. Use a thin layer twice daily, but avoid</w:t>
      </w:r>
      <w:r>
        <w:rPr>
          <w:rFonts w:ascii="Times New Roman" w:hAnsi="Times New Roman"/>
          <w:rtl/>
          <w:lang w:val="ar-SA"/>
        </w:rPr>
        <w:t xml:space="preserve"> </w:t>
      </w:r>
      <w:r>
        <w:rPr>
          <w:rFonts w:ascii="Calibri Light" w:hAnsi="Calibri Light"/>
          <w:lang w:val="en-US"/>
        </w:rPr>
        <w:t>covering large areas of your body without checking with your pharmacist first.</w:t>
      </w:r>
    </w:p>
    <w:p w14:paraId="350B1843" w14:textId="77777777" w:rsidR="00FD3765" w:rsidRDefault="00FD3765">
      <w:pPr>
        <w:pStyle w:val="Body"/>
        <w:bidi/>
        <w:jc w:val="right"/>
        <w:rPr>
          <w:rFonts w:ascii="Times New Roman" w:eastAsia="Times New Roman" w:hAnsi="Times New Roman" w:cs="Times New Roman"/>
          <w:rtl/>
          <w:lang w:val="ar-SA"/>
        </w:rPr>
      </w:pPr>
    </w:p>
    <w:p w14:paraId="05AE8CBF" w14:textId="77777777" w:rsidR="00FD3765" w:rsidRDefault="00000000">
      <w:pPr>
        <w:pStyle w:val="Body"/>
        <w:rPr>
          <w:rFonts w:ascii="Calibri Light" w:eastAsia="Calibri Light" w:hAnsi="Calibri Light" w:cs="Calibri Light"/>
        </w:rPr>
      </w:pPr>
      <w:r>
        <w:rPr>
          <w:rFonts w:ascii="Calibri Light" w:hAnsi="Calibri Light"/>
          <w:lang w:val="en-US"/>
        </w:rPr>
        <w:t>For general skin comfort, switch to fragrance-free, hypoallergenic lotions during</w:t>
      </w:r>
      <w:r>
        <w:rPr>
          <w:rFonts w:ascii="Times New Roman" w:hAnsi="Times New Roman"/>
          <w:rtl/>
          <w:lang w:val="ar-SA"/>
        </w:rPr>
        <w:t xml:space="preserve"> </w:t>
      </w:r>
      <w:r>
        <w:rPr>
          <w:rFonts w:ascii="Calibri Light" w:hAnsi="Calibri Light"/>
          <w:lang w:val="en-US"/>
        </w:rPr>
        <w:t>treatment-many regular products contain dyes or perfumes that can aggravate</w:t>
      </w:r>
      <w:r>
        <w:rPr>
          <w:rFonts w:ascii="Times New Roman" w:hAnsi="Times New Roman"/>
          <w:rtl/>
          <w:lang w:val="ar-SA"/>
        </w:rPr>
        <w:t xml:space="preserve"> </w:t>
      </w:r>
      <w:r>
        <w:rPr>
          <w:rFonts w:ascii="Calibri Light" w:hAnsi="Calibri Light"/>
          <w:lang w:val="en-US"/>
        </w:rPr>
        <w:t>sensitive, antibiotic-affected skin.</w:t>
      </w:r>
    </w:p>
    <w:p w14:paraId="145A3D07" w14:textId="77777777" w:rsidR="00FD3765" w:rsidRDefault="00FD3765">
      <w:pPr>
        <w:pStyle w:val="Body"/>
        <w:bidi/>
        <w:jc w:val="right"/>
        <w:rPr>
          <w:rFonts w:ascii="Times New Roman" w:eastAsia="Times New Roman" w:hAnsi="Times New Roman" w:cs="Times New Roman"/>
          <w:rtl/>
          <w:lang w:val="ar-SA"/>
        </w:rPr>
      </w:pPr>
    </w:p>
    <w:p w14:paraId="64E3ED83" w14:textId="77777777" w:rsidR="00FD3765" w:rsidRDefault="00000000">
      <w:pPr>
        <w:pStyle w:val="Body"/>
        <w:rPr>
          <w:rFonts w:ascii="Calibri Light" w:eastAsia="Calibri Light" w:hAnsi="Calibri Light" w:cs="Calibri Light"/>
        </w:rPr>
      </w:pPr>
      <w:r>
        <w:rPr>
          <w:rFonts w:ascii="Calibri Light" w:hAnsi="Calibri Light"/>
          <w:lang w:val="en-US"/>
        </w:rPr>
        <w:t>Loose, breathable cotton clothing prevents friction that worsens irritation. Skip</w:t>
      </w:r>
      <w:r>
        <w:rPr>
          <w:rFonts w:ascii="Times New Roman" w:hAnsi="Times New Roman"/>
          <w:rtl/>
          <w:lang w:val="ar-SA"/>
        </w:rPr>
        <w:t xml:space="preserve"> </w:t>
      </w:r>
      <w:r>
        <w:rPr>
          <w:rFonts w:ascii="Calibri Light" w:hAnsi="Calibri Light"/>
          <w:lang w:val="en-US"/>
        </w:rPr>
        <w:t>tight waistbands or synthetic fabrics that trap heat and moisture. If you notice</w:t>
      </w:r>
      <w:r>
        <w:rPr>
          <w:rFonts w:ascii="Times New Roman" w:hAnsi="Times New Roman"/>
          <w:rtl/>
          <w:lang w:val="ar-SA"/>
        </w:rPr>
        <w:t xml:space="preserve"> </w:t>
      </w:r>
      <w:r>
        <w:rPr>
          <w:rFonts w:ascii="Calibri Light" w:hAnsi="Calibri Light"/>
          <w:lang w:val="en-US"/>
        </w:rPr>
        <w:t>the rash spreading quickly, developing raised welts, or if your child suddenly</w:t>
      </w:r>
      <w:r>
        <w:rPr>
          <w:rFonts w:ascii="Times New Roman" w:hAnsi="Times New Roman"/>
          <w:rtl/>
          <w:lang w:val="ar-SA"/>
        </w:rPr>
        <w:t xml:space="preserve"> </w:t>
      </w:r>
      <w:r>
        <w:rPr>
          <w:rFonts w:ascii="Calibri Light" w:hAnsi="Calibri Light"/>
          <w:lang w:val="en-US"/>
        </w:rPr>
        <w:t>seems uncomfortable breathing, stop everything and call your doctor</w:t>
      </w:r>
      <w:r>
        <w:rPr>
          <w:rFonts w:ascii="Times New Roman" w:hAnsi="Times New Roman"/>
          <w:rtl/>
          <w:lang w:val="ar-SA"/>
        </w:rPr>
        <w:t xml:space="preserve"> </w:t>
      </w:r>
      <w:r>
        <w:rPr>
          <w:rFonts w:ascii="Calibri Light" w:hAnsi="Calibri Light"/>
          <w:lang w:val="en-US"/>
        </w:rPr>
        <w:t>immediately. That's not a side effect you manage at home-it's a signal your body</w:t>
      </w:r>
      <w:r>
        <w:rPr>
          <w:rFonts w:ascii="Times New Roman" w:hAnsi="Times New Roman"/>
          <w:rtl/>
          <w:lang w:val="ar-SA"/>
        </w:rPr>
        <w:t xml:space="preserve"> </w:t>
      </w:r>
      <w:r>
        <w:rPr>
          <w:rFonts w:ascii="Calibri Light" w:hAnsi="Calibri Light"/>
          <w:lang w:val="en-US"/>
        </w:rPr>
        <w:t>needs professional evaluation now.</w:t>
      </w:r>
    </w:p>
    <w:p w14:paraId="171BAEBB" w14:textId="77777777" w:rsidR="00FD3765" w:rsidRDefault="00FD3765">
      <w:pPr>
        <w:pStyle w:val="Body"/>
        <w:bidi/>
        <w:jc w:val="right"/>
        <w:rPr>
          <w:rFonts w:ascii="Times New Roman" w:eastAsia="Times New Roman" w:hAnsi="Times New Roman" w:cs="Times New Roman"/>
          <w:rtl/>
          <w:lang w:val="ar-SA"/>
        </w:rPr>
      </w:pPr>
    </w:p>
    <w:p w14:paraId="1C0B043E" w14:textId="77777777" w:rsidR="00FD3765" w:rsidRDefault="00000000">
      <w:pPr>
        <w:pStyle w:val="Body"/>
        <w:rPr>
          <w:rFonts w:ascii="Calibri Light" w:eastAsia="Calibri Light" w:hAnsi="Calibri Light" w:cs="Calibri Light"/>
        </w:rPr>
      </w:pPr>
      <w:r>
        <w:rPr>
          <w:rFonts w:ascii="Calibri Light" w:hAnsi="Calibri Light"/>
          <w:lang w:val="en-US"/>
        </w:rPr>
        <w:t>Keeping a simple side effect journal can be one of the most practical tools in</w:t>
      </w:r>
      <w:r>
        <w:rPr>
          <w:rFonts w:ascii="Times New Roman" w:hAnsi="Times New Roman"/>
          <w:rtl/>
          <w:lang w:val="ar-SA"/>
        </w:rPr>
        <w:t xml:space="preserve"> </w:t>
      </w:r>
      <w:r>
        <w:rPr>
          <w:rFonts w:ascii="Calibri Light" w:hAnsi="Calibri Light"/>
          <w:lang w:val="en-US"/>
        </w:rPr>
        <w:t>your recovery toolkit. Jot down the date, time, and a brief description of any</w:t>
      </w:r>
      <w:r>
        <w:rPr>
          <w:rFonts w:ascii="Times New Roman" w:hAnsi="Times New Roman"/>
          <w:rtl/>
          <w:lang w:val="ar-SA"/>
        </w:rPr>
        <w:t xml:space="preserve"> </w:t>
      </w:r>
      <w:r>
        <w:rPr>
          <w:rFonts w:ascii="Calibri Light" w:hAnsi="Calibri Light"/>
          <w:lang w:val="en-US"/>
        </w:rPr>
        <w:t>symptoms you notice-whether it's mild nausea, a rash, or changes in bowel</w:t>
      </w:r>
      <w:r>
        <w:rPr>
          <w:rFonts w:ascii="Times New Roman" w:hAnsi="Times New Roman"/>
          <w:rtl/>
          <w:lang w:val="ar-SA"/>
        </w:rPr>
        <w:t xml:space="preserve"> </w:t>
      </w:r>
      <w:r>
        <w:rPr>
          <w:rFonts w:ascii="Calibri Light" w:hAnsi="Calibri Light"/>
          <w:lang w:val="en-US"/>
        </w:rPr>
        <w:t>habits. This record becomes invaluable when you need to decide whether what</w:t>
      </w:r>
      <w:r>
        <w:rPr>
          <w:rFonts w:ascii="Times New Roman" w:hAnsi="Times New Roman"/>
          <w:rtl/>
          <w:lang w:val="ar-SA"/>
        </w:rPr>
        <w:t xml:space="preserve"> </w:t>
      </w:r>
      <w:r>
        <w:rPr>
          <w:rFonts w:ascii="Calibri Light" w:hAnsi="Calibri Light"/>
          <w:lang w:val="en-US"/>
        </w:rPr>
        <w:t>you're experiencing is improving, staying the same, or getting worse.</w:t>
      </w:r>
    </w:p>
    <w:p w14:paraId="6DAE7CDC" w14:textId="77777777" w:rsidR="00FD3765" w:rsidRDefault="00FD3765">
      <w:pPr>
        <w:pStyle w:val="Body"/>
        <w:bidi/>
        <w:jc w:val="right"/>
        <w:rPr>
          <w:rFonts w:ascii="Times New Roman" w:eastAsia="Times New Roman" w:hAnsi="Times New Roman" w:cs="Times New Roman"/>
          <w:rtl/>
          <w:lang w:val="ar-SA"/>
        </w:rPr>
      </w:pPr>
    </w:p>
    <w:p w14:paraId="59F908EB" w14:textId="77777777" w:rsidR="00FD3765" w:rsidRDefault="00000000">
      <w:pPr>
        <w:pStyle w:val="Body"/>
        <w:rPr>
          <w:rFonts w:ascii="Calibri Light" w:eastAsia="Calibri Light" w:hAnsi="Calibri Light" w:cs="Calibri Light"/>
        </w:rPr>
      </w:pPr>
      <w:r>
        <w:rPr>
          <w:rFonts w:ascii="Calibri Light" w:hAnsi="Calibri Light"/>
          <w:lang w:val="en-US"/>
        </w:rPr>
        <w:t>Track patterns, not just isolated events. If your stomach feels uneasy every</w:t>
      </w:r>
      <w:r>
        <w:rPr>
          <w:rFonts w:ascii="Times New Roman" w:hAnsi="Times New Roman"/>
          <w:rtl/>
          <w:lang w:val="ar-SA"/>
        </w:rPr>
        <w:t xml:space="preserve"> </w:t>
      </w:r>
      <w:r>
        <w:rPr>
          <w:rFonts w:ascii="Calibri Light" w:hAnsi="Calibri Light"/>
          <w:lang w:val="en-US"/>
        </w:rPr>
        <w:t>morning but settles by afternoon, that's a different story than nausea that</w:t>
      </w:r>
      <w:r>
        <w:rPr>
          <w:rFonts w:ascii="Times New Roman" w:hAnsi="Times New Roman"/>
          <w:rtl/>
          <w:lang w:val="ar-SA"/>
        </w:rPr>
        <w:t xml:space="preserve"> </w:t>
      </w:r>
      <w:r>
        <w:rPr>
          <w:rFonts w:ascii="Calibri Light" w:hAnsi="Calibri Light"/>
          <w:lang w:val="en-US"/>
        </w:rPr>
        <w:t>intensifies daily. Note when symptoms appear relative to your dose, what you</w:t>
      </w:r>
      <w:r>
        <w:rPr>
          <w:rFonts w:ascii="Times New Roman" w:hAnsi="Times New Roman"/>
          <w:rtl/>
          <w:lang w:val="ar-SA"/>
        </w:rPr>
        <w:t xml:space="preserve"> </w:t>
      </w:r>
      <w:r>
        <w:rPr>
          <w:rFonts w:ascii="Calibri Light" w:hAnsi="Calibri Light"/>
          <w:lang w:val="en-US"/>
        </w:rPr>
        <w:t>ate, and how you felt overall. These details help you and your healthcare</w:t>
      </w:r>
      <w:r>
        <w:rPr>
          <w:rFonts w:ascii="Times New Roman" w:hAnsi="Times New Roman"/>
          <w:rtl/>
          <w:lang w:val="ar-SA"/>
        </w:rPr>
        <w:t xml:space="preserve"> </w:t>
      </w:r>
      <w:r>
        <w:rPr>
          <w:rFonts w:ascii="Calibri Light" w:hAnsi="Calibri Light"/>
          <w:lang w:val="en-US"/>
        </w:rPr>
        <w:t>provider spot trends that might otherwise go unnoticed.</w:t>
      </w:r>
    </w:p>
    <w:p w14:paraId="41D80918" w14:textId="77777777" w:rsidR="00FD3765" w:rsidRDefault="00FD3765">
      <w:pPr>
        <w:pStyle w:val="Body"/>
        <w:bidi/>
        <w:jc w:val="right"/>
        <w:rPr>
          <w:rFonts w:ascii="Times New Roman" w:eastAsia="Times New Roman" w:hAnsi="Times New Roman" w:cs="Times New Roman"/>
          <w:rtl/>
          <w:lang w:val="ar-SA"/>
        </w:rPr>
      </w:pPr>
    </w:p>
    <w:p w14:paraId="17E1C2E0" w14:textId="77777777" w:rsidR="00FD3765" w:rsidRDefault="00000000">
      <w:pPr>
        <w:pStyle w:val="Body"/>
        <w:rPr>
          <w:rFonts w:ascii="Calibri Light" w:eastAsia="Calibri Light" w:hAnsi="Calibri Light" w:cs="Calibri Light"/>
        </w:rPr>
      </w:pPr>
      <w:r>
        <w:rPr>
          <w:rFonts w:ascii="Calibri Light" w:hAnsi="Calibri Light"/>
          <w:lang w:val="en-US"/>
        </w:rPr>
        <w:t>Call your healthcare provider if you notice severe, persistent vomiting, diarrhea</w:t>
      </w:r>
      <w:r>
        <w:rPr>
          <w:rFonts w:ascii="Times New Roman" w:hAnsi="Times New Roman"/>
          <w:rtl/>
          <w:lang w:val="ar-SA"/>
        </w:rPr>
        <w:t xml:space="preserve"> </w:t>
      </w:r>
      <w:r>
        <w:rPr>
          <w:rFonts w:ascii="Calibri Light" w:hAnsi="Calibri Light"/>
          <w:lang w:val="en-US"/>
        </w:rPr>
        <w:t>that is watery, severe, or contains blood or mucus, any rash accompanied by</w:t>
      </w:r>
      <w:r>
        <w:rPr>
          <w:rFonts w:ascii="Times New Roman" w:hAnsi="Times New Roman"/>
          <w:rtl/>
          <w:lang w:val="ar-SA"/>
        </w:rPr>
        <w:t xml:space="preserve"> </w:t>
      </w:r>
      <w:r>
        <w:rPr>
          <w:rFonts w:ascii="Calibri Light" w:hAnsi="Calibri Light"/>
          <w:lang w:val="en-US"/>
        </w:rPr>
        <w:t>fever, or unusual bruising. Swelling of the lips or tongue, difficulty breathing, or</w:t>
      </w:r>
      <w:r>
        <w:rPr>
          <w:rFonts w:ascii="Times New Roman" w:hAnsi="Times New Roman"/>
          <w:rtl/>
          <w:lang w:val="ar-SA"/>
        </w:rPr>
        <w:t xml:space="preserve"> </w:t>
      </w:r>
      <w:r>
        <w:rPr>
          <w:rFonts w:ascii="Calibri Light" w:hAnsi="Calibri Light"/>
          <w:lang w:val="en-US"/>
        </w:rPr>
        <w:t>a blistering rash are signs of a severe allergic reaction and require immediate</w:t>
      </w:r>
      <w:r>
        <w:rPr>
          <w:rFonts w:ascii="Times New Roman" w:hAnsi="Times New Roman"/>
          <w:rtl/>
          <w:lang w:val="ar-SA"/>
        </w:rPr>
        <w:t xml:space="preserve"> </w:t>
      </w:r>
      <w:r>
        <w:rPr>
          <w:rFonts w:ascii="Calibri Light" w:hAnsi="Calibri Light"/>
          <w:lang w:val="en-US"/>
        </w:rPr>
        <w:t>emergency care. These aren't side effects to ride out-they require professional</w:t>
      </w:r>
      <w:r>
        <w:rPr>
          <w:rFonts w:ascii="Times New Roman" w:hAnsi="Times New Roman"/>
          <w:rtl/>
          <w:lang w:val="ar-SA"/>
        </w:rPr>
        <w:t xml:space="preserve"> </w:t>
      </w:r>
      <w:r>
        <w:rPr>
          <w:rFonts w:ascii="Calibri Light" w:hAnsi="Calibri Light"/>
          <w:lang w:val="en-US"/>
        </w:rPr>
        <w:t>evaluation within hours, not days.</w:t>
      </w:r>
    </w:p>
    <w:p w14:paraId="4AFDC718" w14:textId="77777777" w:rsidR="00FD3765" w:rsidRDefault="00FD3765">
      <w:pPr>
        <w:pStyle w:val="Body"/>
        <w:bidi/>
        <w:jc w:val="right"/>
        <w:rPr>
          <w:rFonts w:ascii="Times New Roman" w:eastAsia="Times New Roman" w:hAnsi="Times New Roman" w:cs="Times New Roman"/>
          <w:rtl/>
          <w:lang w:val="ar-SA"/>
        </w:rPr>
      </w:pPr>
    </w:p>
    <w:p w14:paraId="04CBB4A5" w14:textId="77777777" w:rsidR="00FD3765" w:rsidRDefault="00000000">
      <w:pPr>
        <w:pStyle w:val="Body"/>
        <w:rPr>
          <w:rFonts w:ascii="Calibri Light" w:eastAsia="Calibri Light" w:hAnsi="Calibri Light" w:cs="Calibri Light"/>
        </w:rPr>
      </w:pPr>
      <w:r>
        <w:rPr>
          <w:rFonts w:ascii="Calibri Light" w:hAnsi="Calibri Light"/>
          <w:lang w:val="en-US"/>
        </w:rPr>
        <w:t>Listen to your gut. If things don't feel right or match what you expected, call</w:t>
      </w:r>
      <w:r>
        <w:rPr>
          <w:rFonts w:ascii="Times New Roman" w:hAnsi="Times New Roman"/>
          <w:rtl/>
          <w:lang w:val="ar-SA"/>
        </w:rPr>
        <w:t xml:space="preserve"> </w:t>
      </w:r>
      <w:r>
        <w:rPr>
          <w:rFonts w:ascii="Calibri Light" w:hAnsi="Calibri Light"/>
          <w:lang w:val="en-US"/>
        </w:rPr>
        <w:t>your doctor. Your notes will give you clear details to share, making your talk</w:t>
      </w:r>
      <w:r>
        <w:rPr>
          <w:rFonts w:ascii="Times New Roman" w:hAnsi="Times New Roman"/>
          <w:rtl/>
          <w:lang w:val="ar-SA"/>
        </w:rPr>
        <w:t xml:space="preserve"> </w:t>
      </w:r>
      <w:r>
        <w:rPr>
          <w:rFonts w:ascii="Calibri Light" w:hAnsi="Calibri Light"/>
          <w:lang w:val="en-US"/>
        </w:rPr>
        <w:t>much easier.</w:t>
      </w:r>
    </w:p>
    <w:p w14:paraId="15DDD804" w14:textId="77777777" w:rsidR="00FD3765" w:rsidRDefault="00FD3765">
      <w:pPr>
        <w:pStyle w:val="Body"/>
        <w:bidi/>
        <w:jc w:val="right"/>
        <w:rPr>
          <w:rFonts w:ascii="Times New Roman" w:eastAsia="Times New Roman" w:hAnsi="Times New Roman" w:cs="Times New Roman"/>
          <w:rtl/>
          <w:lang w:val="ar-SA"/>
        </w:rPr>
      </w:pPr>
    </w:p>
    <w:p w14:paraId="7AB4BC29" w14:textId="77777777" w:rsidR="00FD3765" w:rsidRDefault="00000000">
      <w:pPr>
        <w:pStyle w:val="Body"/>
        <w:jc w:val="center"/>
        <w:rPr>
          <w:rFonts w:ascii="Carlito" w:eastAsia="Carlito" w:hAnsi="Carlito" w:cs="Carlito"/>
          <w:b/>
          <w:bCs/>
          <w:sz w:val="32"/>
          <w:szCs w:val="32"/>
        </w:rPr>
      </w:pPr>
      <w:r>
        <w:rPr>
          <w:rFonts w:ascii="Carlito" w:hAnsi="Carlito"/>
          <w:b/>
          <w:bCs/>
          <w:sz w:val="32"/>
          <w:szCs w:val="32"/>
        </w:rPr>
        <w:t>• • •</w:t>
      </w:r>
    </w:p>
    <w:p w14:paraId="02A35F45" w14:textId="77777777" w:rsidR="00FD3765" w:rsidRDefault="00FD3765">
      <w:pPr>
        <w:pStyle w:val="Body"/>
        <w:bidi/>
        <w:jc w:val="right"/>
        <w:rPr>
          <w:rFonts w:ascii="Times New Roman" w:eastAsia="Times New Roman" w:hAnsi="Times New Roman" w:cs="Times New Roman"/>
          <w:rtl/>
          <w:lang w:val="ar-SA"/>
        </w:rPr>
      </w:pPr>
    </w:p>
    <w:p w14:paraId="508A7C9C" w14:textId="77777777" w:rsidR="00FD3765" w:rsidRDefault="00000000">
      <w:pPr>
        <w:pStyle w:val="Body"/>
        <w:jc w:val="center"/>
        <w:rPr>
          <w:rFonts w:ascii="Carlito" w:eastAsia="Carlito" w:hAnsi="Carlito" w:cs="Carlito"/>
          <w:b/>
          <w:bCs/>
          <w:sz w:val="36"/>
          <w:szCs w:val="36"/>
        </w:rPr>
      </w:pPr>
      <w:r>
        <w:rPr>
          <w:rFonts w:ascii="Carlito" w:hAnsi="Carlito"/>
          <w:b/>
          <w:bCs/>
          <w:sz w:val="36"/>
          <w:szCs w:val="36"/>
          <w:lang w:val="en-US"/>
        </w:rPr>
        <w:t>WHEN TO CONSULT YOUR DOCTOR: KNOWING</w:t>
      </w:r>
    </w:p>
    <w:p w14:paraId="6BDB3C65" w14:textId="77777777" w:rsidR="00FD3765" w:rsidRDefault="00000000">
      <w:pPr>
        <w:pStyle w:val="Body"/>
        <w:jc w:val="center"/>
        <w:rPr>
          <w:rFonts w:ascii="Times New Roman" w:eastAsia="Times New Roman" w:hAnsi="Times New Roman" w:cs="Times New Roman"/>
          <w:b/>
          <w:bCs/>
          <w:sz w:val="36"/>
          <w:szCs w:val="36"/>
          <w:rtl/>
        </w:rPr>
      </w:pPr>
      <w:r>
        <w:rPr>
          <w:rFonts w:ascii="Carlito" w:hAnsi="Carlito"/>
          <w:b/>
          <w:bCs/>
          <w:sz w:val="36"/>
          <w:szCs w:val="36"/>
          <w:lang w:val="en-US"/>
        </w:rPr>
        <w:t>THE RIGHT TIME TO SEEK ADVICE</w:t>
      </w:r>
    </w:p>
    <w:p w14:paraId="54A8E9B9" w14:textId="77777777" w:rsidR="00FD3765" w:rsidRDefault="00FD3765">
      <w:pPr>
        <w:pStyle w:val="Body"/>
        <w:jc w:val="center"/>
        <w:rPr>
          <w:rFonts w:ascii="Carlito" w:eastAsia="Carlito" w:hAnsi="Carlito" w:cs="Carlito"/>
          <w:b/>
          <w:bCs/>
          <w:sz w:val="36"/>
          <w:szCs w:val="36"/>
        </w:rPr>
      </w:pPr>
    </w:p>
    <w:p w14:paraId="6F1B41EF"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Recognizing Warning Signs</w:t>
      </w:r>
    </w:p>
    <w:p w14:paraId="03BD64F7" w14:textId="77777777" w:rsidR="00FD3765" w:rsidRDefault="00000000">
      <w:pPr>
        <w:pStyle w:val="Body"/>
        <w:rPr>
          <w:rFonts w:ascii="Calibri Light" w:eastAsia="Calibri Light" w:hAnsi="Calibri Light" w:cs="Calibri Light"/>
        </w:rPr>
      </w:pPr>
      <w:commentRangeStart w:id="72"/>
      <w:r>
        <w:rPr>
          <w:rFonts w:ascii="Calibri Light" w:hAnsi="Calibri Light"/>
          <w:lang w:val="en-US"/>
        </w:rPr>
        <w:t>Create a simple symptoms tracker using a notebook or your phone's notes app.</w:t>
      </w:r>
    </w:p>
    <w:p w14:paraId="13D70404" w14:textId="77777777" w:rsidR="00FD3765" w:rsidRDefault="00000000">
      <w:pPr>
        <w:pStyle w:val="Body"/>
        <w:rPr>
          <w:rFonts w:ascii="Calibri Light" w:eastAsia="Calibri Light" w:hAnsi="Calibri Light" w:cs="Calibri Light"/>
        </w:rPr>
      </w:pPr>
      <w:r>
        <w:rPr>
          <w:rFonts w:ascii="Calibri Light" w:hAnsi="Calibri Light"/>
          <w:lang w:val="en-US"/>
        </w:rPr>
        <w:t>Each time you notice something unusual after taking amoxicillin, write down</w:t>
      </w:r>
      <w:r>
        <w:rPr>
          <w:rFonts w:ascii="Times New Roman" w:hAnsi="Times New Roman"/>
          <w:rtl/>
          <w:lang w:val="ar-SA"/>
        </w:rPr>
        <w:t xml:space="preserve"> </w:t>
      </w:r>
      <w:r>
        <w:rPr>
          <w:rFonts w:ascii="Calibri Light" w:hAnsi="Calibri Light"/>
          <w:lang w:val="en-US"/>
        </w:rPr>
        <w:t>three things: what happened, when it happened, and how severe it felt on a scale</w:t>
      </w:r>
      <w:r>
        <w:rPr>
          <w:rFonts w:ascii="Times New Roman" w:hAnsi="Times New Roman"/>
          <w:rtl/>
          <w:lang w:val="ar-SA"/>
        </w:rPr>
        <w:t xml:space="preserve"> </w:t>
      </w:r>
      <w:r>
        <w:rPr>
          <w:rFonts w:ascii="Calibri Light" w:hAnsi="Calibri Light"/>
          <w:lang w:val="en-US"/>
        </w:rPr>
        <w:t>of one to ten. You're not diagnosing yourself-you're building a record that lets</w:t>
      </w:r>
      <w:r>
        <w:rPr>
          <w:rFonts w:ascii="Times New Roman" w:hAnsi="Times New Roman"/>
          <w:rtl/>
          <w:lang w:val="ar-SA"/>
        </w:rPr>
        <w:t xml:space="preserve"> </w:t>
      </w:r>
      <w:r>
        <w:rPr>
          <w:rFonts w:ascii="Calibri Light" w:hAnsi="Calibri Light"/>
          <w:lang w:val="en-US"/>
        </w:rPr>
        <w:t>your doctor see patterns you might otherwise forget during a rushed phone call</w:t>
      </w:r>
      <w:r>
        <w:rPr>
          <w:rFonts w:ascii="Times New Roman" w:hAnsi="Times New Roman"/>
          <w:rtl/>
          <w:lang w:val="ar-SA"/>
        </w:rPr>
        <w:t xml:space="preserve"> </w:t>
      </w:r>
      <w:r>
        <w:rPr>
          <w:rFonts w:ascii="Calibri Light" w:hAnsi="Calibri Light"/>
        </w:rPr>
        <w:t>or visit.</w:t>
      </w:r>
    </w:p>
    <w:p w14:paraId="3AC1CE57" w14:textId="77777777" w:rsidR="00FD3765" w:rsidRDefault="00FD3765">
      <w:pPr>
        <w:pStyle w:val="Body"/>
        <w:bidi/>
        <w:jc w:val="right"/>
        <w:rPr>
          <w:rFonts w:ascii="Times New Roman" w:eastAsia="Times New Roman" w:hAnsi="Times New Roman" w:cs="Times New Roman"/>
          <w:rtl/>
          <w:lang w:val="ar-SA"/>
        </w:rPr>
      </w:pPr>
    </w:p>
    <w:p w14:paraId="3815C4FC" w14:textId="77777777" w:rsidR="00FD3765" w:rsidRDefault="00000000">
      <w:pPr>
        <w:pStyle w:val="Body"/>
        <w:rPr>
          <w:rFonts w:ascii="Calibri Light" w:eastAsia="Calibri Light" w:hAnsi="Calibri Light" w:cs="Calibri Light"/>
        </w:rPr>
      </w:pPr>
      <w:r>
        <w:rPr>
          <w:rFonts w:ascii="Calibri Light" w:hAnsi="Calibri Light"/>
          <w:lang w:val="en-US"/>
        </w:rPr>
        <w:t>Run through this emergency checklist. Can you breathe normally without</w:t>
      </w:r>
      <w:r>
        <w:rPr>
          <w:rFonts w:ascii="Times New Roman" w:hAnsi="Times New Roman"/>
          <w:rtl/>
          <w:lang w:val="ar-SA"/>
        </w:rPr>
        <w:t xml:space="preserve"> </w:t>
      </w:r>
      <w:r>
        <w:rPr>
          <w:rFonts w:ascii="Calibri Light" w:hAnsi="Calibri Light"/>
          <w:lang w:val="en-US"/>
        </w:rPr>
        <w:t>wheezing? Is your skin free of spreading hives, blisters, or sudden swelling? Are</w:t>
      </w:r>
      <w:r>
        <w:rPr>
          <w:rFonts w:ascii="Times New Roman" w:hAnsi="Times New Roman"/>
          <w:rtl/>
          <w:lang w:val="ar-SA"/>
        </w:rPr>
        <w:t xml:space="preserve"> </w:t>
      </w:r>
      <w:r>
        <w:rPr>
          <w:rFonts w:ascii="Calibri Light" w:hAnsi="Calibri Light"/>
          <w:lang w:val="en-US"/>
        </w:rPr>
        <w:t>you able to swallow without throat tightness? Can you speak clearly without a</w:t>
      </w:r>
      <w:r>
        <w:rPr>
          <w:rFonts w:ascii="Times New Roman" w:hAnsi="Times New Roman"/>
          <w:rtl/>
          <w:lang w:val="ar-SA"/>
        </w:rPr>
        <w:t xml:space="preserve"> </w:t>
      </w:r>
      <w:r>
        <w:rPr>
          <w:rFonts w:ascii="Calibri Light" w:hAnsi="Calibri Light"/>
          <w:lang w:val="en-US"/>
        </w:rPr>
        <w:t>swollen tongue? If any answer shifts from yes to no, contact emergency services</w:t>
      </w:r>
      <w:r>
        <w:rPr>
          <w:rFonts w:ascii="Times New Roman" w:hAnsi="Times New Roman"/>
          <w:rtl/>
          <w:lang w:val="ar-SA"/>
        </w:rPr>
        <w:t xml:space="preserve"> </w:t>
      </w:r>
      <w:r>
        <w:rPr>
          <w:rFonts w:ascii="Calibri Light" w:hAnsi="Calibri Light"/>
          <w:lang w:val="en-US"/>
        </w:rPr>
        <w:t xml:space="preserve">immediately, as these </w:t>
      </w:r>
      <w:commentRangeEnd w:id="72"/>
      <w:r w:rsidR="00F37D9E">
        <w:rPr>
          <w:rStyle w:val="CommentReference"/>
          <w:rFonts w:ascii="Calibri Light" w:hAnsi="Calibri Light"/>
          <w:sz w:val="22"/>
          <w:szCs w:val="22"/>
          <w:lang w:val="en-US"/>
        </w:rPr>
        <w:commentReference w:id="72"/>
      </w:r>
      <w:r>
        <w:rPr>
          <w:rFonts w:ascii="Calibri Light" w:hAnsi="Calibri Light"/>
          <w:lang w:val="en-US"/>
        </w:rPr>
        <w:t>are life-threatening signs of anaphylaxis. Don't wait to see</w:t>
      </w:r>
      <w:r>
        <w:rPr>
          <w:rFonts w:ascii="Times New Roman" w:hAnsi="Times New Roman"/>
          <w:rtl/>
          <w:lang w:val="ar-SA"/>
        </w:rPr>
        <w:t xml:space="preserve"> </w:t>
      </w:r>
      <w:r>
        <w:rPr>
          <w:rFonts w:ascii="Calibri Light" w:hAnsi="Calibri Light"/>
          <w:lang w:val="en-US"/>
        </w:rPr>
        <w:t>if it gets worse.</w:t>
      </w:r>
    </w:p>
    <w:p w14:paraId="3632C82C" w14:textId="77777777" w:rsidR="00FD3765" w:rsidRDefault="00FD3765">
      <w:pPr>
        <w:pStyle w:val="Body"/>
        <w:bidi/>
        <w:jc w:val="right"/>
        <w:rPr>
          <w:rFonts w:ascii="Times New Roman" w:eastAsia="Times New Roman" w:hAnsi="Times New Roman" w:cs="Times New Roman"/>
          <w:rtl/>
          <w:lang w:val="ar-SA"/>
        </w:rPr>
      </w:pPr>
    </w:p>
    <w:p w14:paraId="5536048B" w14:textId="77777777" w:rsidR="00FD3765" w:rsidRDefault="00000000">
      <w:pPr>
        <w:pStyle w:val="Body"/>
        <w:rPr>
          <w:rFonts w:ascii="Calibri Light" w:eastAsia="Calibri Light" w:hAnsi="Calibri Light" w:cs="Calibri Light"/>
        </w:rPr>
      </w:pPr>
      <w:r>
        <w:rPr>
          <w:rFonts w:ascii="Calibri Light" w:hAnsi="Calibri Light"/>
          <w:lang w:val="en-US"/>
        </w:rPr>
        <w:t>Set a daily alarm at the same time each evening to assess your overall response.</w:t>
      </w:r>
    </w:p>
    <w:p w14:paraId="14592A0E" w14:textId="77777777" w:rsidR="00FD3765" w:rsidRDefault="00000000">
      <w:pPr>
        <w:pStyle w:val="Body"/>
        <w:rPr>
          <w:rFonts w:ascii="Calibri Light" w:eastAsia="Calibri Light" w:hAnsi="Calibri Light" w:cs="Calibri Light"/>
        </w:rPr>
      </w:pPr>
      <w:r>
        <w:rPr>
          <w:rFonts w:ascii="Calibri Light" w:hAnsi="Calibri Light"/>
          <w:lang w:val="en-US"/>
        </w:rPr>
        <w:t>Ask yourself: Has the pain or fever that brought me to the doctor improved at</w:t>
      </w:r>
      <w:r>
        <w:rPr>
          <w:rFonts w:ascii="Times New Roman" w:hAnsi="Times New Roman"/>
          <w:rtl/>
          <w:lang w:val="ar-SA"/>
        </w:rPr>
        <w:t xml:space="preserve"> </w:t>
      </w:r>
      <w:r>
        <w:rPr>
          <w:rFonts w:ascii="Calibri Light" w:hAnsi="Calibri Light"/>
          <w:lang w:val="en-US"/>
        </w:rPr>
        <w:t>all? If you've completed three full days of treatment and symptoms haven't</w:t>
      </w:r>
      <w:r>
        <w:rPr>
          <w:rFonts w:ascii="Times New Roman" w:hAnsi="Times New Roman"/>
          <w:rtl/>
          <w:lang w:val="ar-SA"/>
        </w:rPr>
        <w:t xml:space="preserve"> </w:t>
      </w:r>
      <w:r>
        <w:rPr>
          <w:rFonts w:ascii="Calibri Light" w:hAnsi="Calibri Light"/>
          <w:lang w:val="en-US"/>
        </w:rPr>
        <w:t>budged-or they've intensified-call your doctor. As noted by Good Rx, while</w:t>
      </w:r>
      <w:r>
        <w:rPr>
          <w:rFonts w:ascii="Times New Roman" w:hAnsi="Times New Roman"/>
          <w:rtl/>
          <w:lang w:val="ar-SA"/>
        </w:rPr>
        <w:t xml:space="preserve"> </w:t>
      </w:r>
      <w:r>
        <w:rPr>
          <w:rFonts w:ascii="Calibri Light" w:hAnsi="Calibri Light"/>
          <w:lang w:val="en-US"/>
        </w:rPr>
        <w:t>amoxicillin begins fighting bacteria within hours, noticeable symptom relief</w:t>
      </w:r>
      <w:r>
        <w:rPr>
          <w:rFonts w:ascii="Times New Roman" w:hAnsi="Times New Roman"/>
          <w:rtl/>
          <w:lang w:val="ar-SA"/>
        </w:rPr>
        <w:t xml:space="preserve"> </w:t>
      </w:r>
      <w:r>
        <w:rPr>
          <w:rFonts w:ascii="Calibri Light" w:hAnsi="Calibri Light"/>
          <w:lang w:val="en-US"/>
        </w:rPr>
        <w:t>typically takes forty-eight to seventy-two hours (Good Rx, 2025).</w:t>
      </w:r>
    </w:p>
    <w:p w14:paraId="3BAF2198" w14:textId="77777777" w:rsidR="00FD3765" w:rsidRDefault="00FD3765">
      <w:pPr>
        <w:pStyle w:val="Body"/>
        <w:bidi/>
        <w:jc w:val="right"/>
        <w:rPr>
          <w:rFonts w:ascii="Times New Roman" w:eastAsia="Times New Roman" w:hAnsi="Times New Roman" w:cs="Times New Roman"/>
          <w:rtl/>
          <w:lang w:val="ar-SA"/>
        </w:rPr>
      </w:pPr>
    </w:p>
    <w:p w14:paraId="48A89B23" w14:textId="77777777" w:rsidR="00FD3765" w:rsidRDefault="00000000">
      <w:pPr>
        <w:pStyle w:val="Body"/>
        <w:rPr>
          <w:rFonts w:ascii="Calibri Light" w:eastAsia="Calibri Light" w:hAnsi="Calibri Light" w:cs="Calibri Light"/>
        </w:rPr>
      </w:pPr>
      <w:r>
        <w:rPr>
          <w:rFonts w:ascii="Calibri Light" w:hAnsi="Calibri Light"/>
          <w:lang w:val="en-US"/>
        </w:rPr>
        <w:t>Practice this communication script before calling: "I'm taking amoxicillin for</w:t>
      </w:r>
      <w:r>
        <w:rPr>
          <w:rFonts w:ascii="Times New Roman" w:hAnsi="Times New Roman"/>
          <w:rtl/>
          <w:lang w:val="ar-SA"/>
        </w:rPr>
        <w:t xml:space="preserve"> </w:t>
      </w:r>
      <w:r>
        <w:rPr>
          <w:rFonts w:ascii="Calibri Light" w:hAnsi="Calibri Light"/>
          <w:lang w:val="en-US"/>
        </w:rPr>
        <w:t>[infection type]. I started [number] days ago. I'm experiencing [specific</w:t>
      </w:r>
      <w:r>
        <w:rPr>
          <w:rFonts w:ascii="Times New Roman" w:hAnsi="Times New Roman"/>
          <w:rtl/>
          <w:lang w:val="ar-SA"/>
        </w:rPr>
        <w:t xml:space="preserve"> </w:t>
      </w:r>
      <w:r>
        <w:rPr>
          <w:rFonts w:ascii="Calibri Light" w:hAnsi="Calibri Light"/>
          <w:lang w:val="en-US"/>
        </w:rPr>
        <w:t>symptom]. It started [timeframe] and has [gotten worse/stayed the same/</w:t>
      </w:r>
      <w:r>
        <w:rPr>
          <w:rFonts w:ascii="Times New Roman" w:hAnsi="Times New Roman"/>
          <w:rtl/>
          <w:lang w:val="ar-SA"/>
        </w:rPr>
        <w:t xml:space="preserve"> </w:t>
      </w:r>
      <w:r>
        <w:rPr>
          <w:rFonts w:ascii="Calibri Light" w:hAnsi="Calibri Light"/>
          <w:lang w:val="en-US"/>
        </w:rPr>
        <w:t>improved slightly]." This structure gives your healthcare provider exactly what</w:t>
      </w:r>
      <w:r>
        <w:rPr>
          <w:rFonts w:ascii="Times New Roman" w:hAnsi="Times New Roman"/>
          <w:rtl/>
          <w:lang w:val="ar-SA"/>
        </w:rPr>
        <w:t xml:space="preserve"> </w:t>
      </w:r>
      <w:r>
        <w:rPr>
          <w:rFonts w:ascii="Calibri Light" w:hAnsi="Calibri Light"/>
          <w:lang w:val="en-US"/>
        </w:rPr>
        <w:t>they need without rambling or downplaying.</w:t>
      </w:r>
    </w:p>
    <w:p w14:paraId="07545C2B" w14:textId="77777777" w:rsidR="00FD3765" w:rsidRDefault="00FD3765">
      <w:pPr>
        <w:pStyle w:val="Body"/>
        <w:bidi/>
        <w:jc w:val="right"/>
        <w:rPr>
          <w:rFonts w:ascii="Times New Roman" w:eastAsia="Times New Roman" w:hAnsi="Times New Roman" w:cs="Times New Roman"/>
          <w:rtl/>
          <w:lang w:val="ar-SA"/>
        </w:rPr>
      </w:pPr>
    </w:p>
    <w:p w14:paraId="4A6097EA" w14:textId="77777777" w:rsidR="00FD3765" w:rsidRDefault="00000000">
      <w:pPr>
        <w:pStyle w:val="Body"/>
        <w:rPr>
          <w:rFonts w:ascii="Calibri Light" w:eastAsia="Calibri Light" w:hAnsi="Calibri Light" w:cs="Calibri Light"/>
        </w:rPr>
      </w:pPr>
      <w:r>
        <w:rPr>
          <w:rFonts w:ascii="Calibri Light" w:hAnsi="Calibri Light"/>
          <w:lang w:val="en-US"/>
        </w:rPr>
        <w:t>Take a photo of any rash, swelling, or visible reaction with your phone's</w:t>
      </w:r>
      <w:r>
        <w:rPr>
          <w:rFonts w:ascii="Times New Roman" w:hAnsi="Times New Roman"/>
          <w:rtl/>
          <w:lang w:val="ar-SA"/>
        </w:rPr>
        <w:t xml:space="preserve"> </w:t>
      </w:r>
      <w:r>
        <w:rPr>
          <w:rFonts w:ascii="Calibri Light" w:hAnsi="Calibri Light"/>
          <w:lang w:val="en-US"/>
        </w:rPr>
        <w:t>timestamp enabled. Skin changes can disappear by the time you reach the clinic,</w:t>
      </w:r>
      <w:r>
        <w:rPr>
          <w:rFonts w:ascii="Times New Roman" w:hAnsi="Times New Roman"/>
          <w:rtl/>
          <w:lang w:val="ar-SA"/>
        </w:rPr>
        <w:t xml:space="preserve"> </w:t>
      </w:r>
      <w:r>
        <w:rPr>
          <w:rFonts w:ascii="Calibri Light" w:hAnsi="Calibri Light"/>
          <w:lang w:val="en-US"/>
        </w:rPr>
        <w:t>and visual evidence helps clinicians distinguish between mild irritation and</w:t>
      </w:r>
      <w:r>
        <w:rPr>
          <w:rFonts w:ascii="Times New Roman" w:hAnsi="Times New Roman"/>
          <w:rtl/>
          <w:lang w:val="ar-SA"/>
        </w:rPr>
        <w:t xml:space="preserve"> </w:t>
      </w:r>
      <w:r>
        <w:rPr>
          <w:rFonts w:ascii="Calibri Light" w:hAnsi="Calibri Light"/>
          <w:lang w:val="en-US"/>
        </w:rPr>
        <w:t>serious hypersensitivity. You're not overreacting-you're being precise.</w:t>
      </w:r>
    </w:p>
    <w:p w14:paraId="76B0D1FB" w14:textId="77777777" w:rsidR="00FD3765" w:rsidRDefault="00FD3765">
      <w:pPr>
        <w:pStyle w:val="Body"/>
        <w:bidi/>
        <w:jc w:val="right"/>
        <w:rPr>
          <w:rFonts w:ascii="Times New Roman" w:eastAsia="Times New Roman" w:hAnsi="Times New Roman" w:cs="Times New Roman"/>
          <w:rtl/>
          <w:lang w:val="ar-SA"/>
        </w:rPr>
      </w:pPr>
    </w:p>
    <w:p w14:paraId="7874928D"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lastRenderedPageBreak/>
        <w:t>Navigating Drug Interactions</w:t>
      </w:r>
    </w:p>
    <w:p w14:paraId="2B271B8B" w14:textId="77777777" w:rsidR="00FD3765" w:rsidRDefault="00000000">
      <w:pPr>
        <w:pStyle w:val="Body"/>
        <w:rPr>
          <w:rFonts w:ascii="Calibri Light" w:eastAsia="Calibri Light" w:hAnsi="Calibri Light" w:cs="Calibri Light"/>
        </w:rPr>
      </w:pPr>
      <w:r>
        <w:rPr>
          <w:rFonts w:ascii="Calibri Light" w:hAnsi="Calibri Light"/>
          <w:lang w:val="en-US"/>
        </w:rPr>
        <w:t>Managing amoxicillin safely requires attention, not perfection. You've learned</w:t>
      </w:r>
      <w:r>
        <w:rPr>
          <w:rFonts w:ascii="Times New Roman" w:hAnsi="Times New Roman"/>
          <w:rtl/>
          <w:lang w:val="ar-SA"/>
        </w:rPr>
        <w:t xml:space="preserve"> </w:t>
      </w:r>
      <w:r>
        <w:rPr>
          <w:rFonts w:ascii="Calibri Light" w:hAnsi="Calibri Light"/>
          <w:lang w:val="en-US"/>
        </w:rPr>
        <w:t>which medications and supplements can interfere with your treatment, how to</w:t>
      </w:r>
      <w:r>
        <w:rPr>
          <w:rFonts w:ascii="Times New Roman" w:hAnsi="Times New Roman"/>
          <w:rtl/>
          <w:lang w:val="ar-SA"/>
        </w:rPr>
        <w:t xml:space="preserve"> </w:t>
      </w:r>
      <w:r>
        <w:rPr>
          <w:rFonts w:ascii="Calibri Light" w:hAnsi="Calibri Light"/>
          <w:lang w:val="en-US"/>
        </w:rPr>
        <w:t>spot warning signs early, and when to reach out for professional guidance. This</w:t>
      </w:r>
      <w:r>
        <w:rPr>
          <w:rFonts w:ascii="Times New Roman" w:hAnsi="Times New Roman"/>
          <w:rtl/>
          <w:lang w:val="ar-SA"/>
        </w:rPr>
        <w:t xml:space="preserve"> </w:t>
      </w:r>
      <w:r>
        <w:rPr>
          <w:rFonts w:ascii="Calibri Light" w:hAnsi="Calibri Light"/>
          <w:lang w:val="en-US"/>
        </w:rPr>
        <w:t>knowledge doesn't just protect you during this round of antibiotics-it builds</w:t>
      </w:r>
      <w:r>
        <w:rPr>
          <w:rFonts w:ascii="Times New Roman" w:hAnsi="Times New Roman"/>
          <w:rtl/>
          <w:lang w:val="ar-SA"/>
        </w:rPr>
        <w:t xml:space="preserve"> </w:t>
      </w:r>
      <w:r>
        <w:rPr>
          <w:rFonts w:ascii="Calibri Light" w:hAnsi="Calibri Light"/>
          <w:lang w:val="en-US"/>
        </w:rPr>
        <w:t>habits that carry forward every time you fill a prescription.</w:t>
      </w:r>
    </w:p>
    <w:p w14:paraId="165861C4" w14:textId="77777777" w:rsidR="00FD3765" w:rsidRDefault="00FD3765">
      <w:pPr>
        <w:pStyle w:val="Body"/>
        <w:bidi/>
        <w:jc w:val="right"/>
        <w:rPr>
          <w:rFonts w:ascii="Times New Roman" w:eastAsia="Times New Roman" w:hAnsi="Times New Roman" w:cs="Times New Roman"/>
          <w:rtl/>
          <w:lang w:val="ar-SA"/>
        </w:rPr>
      </w:pPr>
    </w:p>
    <w:p w14:paraId="57AB4D81" w14:textId="77777777" w:rsidR="00FD3765" w:rsidRDefault="00000000">
      <w:pPr>
        <w:pStyle w:val="Body"/>
        <w:rPr>
          <w:rFonts w:ascii="Calibri Light" w:eastAsia="Calibri Light" w:hAnsi="Calibri Light" w:cs="Calibri Light"/>
        </w:rPr>
      </w:pPr>
      <w:r>
        <w:rPr>
          <w:rFonts w:ascii="Calibri Light" w:hAnsi="Calibri Light"/>
          <w:lang w:val="en-US"/>
        </w:rPr>
        <w:t>Most drug interactions are preventable through simple timing adjustments and</w:t>
      </w:r>
      <w:r>
        <w:rPr>
          <w:rFonts w:ascii="Times New Roman" w:hAnsi="Times New Roman"/>
          <w:rtl/>
          <w:lang w:val="ar-SA"/>
        </w:rPr>
        <w:t xml:space="preserve"> </w:t>
      </w:r>
      <w:r>
        <w:rPr>
          <w:rFonts w:ascii="Calibri Light" w:hAnsi="Calibri Light"/>
          <w:lang w:val="en-US"/>
        </w:rPr>
        <w:t>honest conversations. While amoxicillin doesn't have the same strict dairy</w:t>
      </w:r>
      <w:r>
        <w:rPr>
          <w:rFonts w:ascii="Times New Roman" w:hAnsi="Times New Roman"/>
          <w:rtl/>
          <w:lang w:val="ar-SA"/>
        </w:rPr>
        <w:t xml:space="preserve"> </w:t>
      </w:r>
      <w:r>
        <w:rPr>
          <w:rFonts w:ascii="Calibri Light" w:hAnsi="Calibri Light"/>
          <w:lang w:val="en-US"/>
        </w:rPr>
        <w:t>restrictions as other antibiotics, spacing out other medications or your daily</w:t>
      </w:r>
      <w:r>
        <w:rPr>
          <w:rFonts w:ascii="Times New Roman" w:hAnsi="Times New Roman"/>
          <w:rtl/>
          <w:lang w:val="ar-SA"/>
        </w:rPr>
        <w:t xml:space="preserve"> </w:t>
      </w:r>
      <w:r>
        <w:rPr>
          <w:rFonts w:ascii="Calibri Light" w:hAnsi="Calibri Light"/>
          <w:lang w:val="en-US"/>
        </w:rPr>
        <w:t>probiotic by at least two hours remains a smart practice. Keep a handwritten list</w:t>
      </w:r>
      <w:r>
        <w:rPr>
          <w:rFonts w:ascii="Times New Roman" w:hAnsi="Times New Roman"/>
          <w:rtl/>
          <w:lang w:val="ar-SA"/>
        </w:rPr>
        <w:t xml:space="preserve"> </w:t>
      </w:r>
      <w:r>
        <w:rPr>
          <w:rFonts w:ascii="Calibri Light" w:hAnsi="Calibri Light"/>
          <w:lang w:val="en-US"/>
        </w:rPr>
        <w:t>of everything you take-prescriptions, over-the-counter pills, herbal teas, even</w:t>
      </w:r>
      <w:r>
        <w:rPr>
          <w:rFonts w:ascii="Times New Roman" w:hAnsi="Times New Roman"/>
          <w:rtl/>
          <w:lang w:val="ar-SA"/>
        </w:rPr>
        <w:t xml:space="preserve"> </w:t>
      </w:r>
      <w:r>
        <w:rPr>
          <w:rFonts w:ascii="Calibri Light" w:hAnsi="Calibri Light"/>
          <w:lang w:val="en-US"/>
        </w:rPr>
        <w:t>that magnesium supplement you take sporadically-tucked in your wallet or</w:t>
      </w:r>
      <w:r>
        <w:rPr>
          <w:rFonts w:ascii="Times New Roman" w:hAnsi="Times New Roman"/>
          <w:rtl/>
          <w:lang w:val="ar-SA"/>
        </w:rPr>
        <w:t xml:space="preserve"> </w:t>
      </w:r>
      <w:r>
        <w:rPr>
          <w:rFonts w:ascii="Calibri Light" w:hAnsi="Calibri Light"/>
          <w:lang w:val="en-US"/>
        </w:rPr>
        <w:t>saved on your phone. Mention that probiotic to your pharmacist. These small</w:t>
      </w:r>
      <w:r>
        <w:rPr>
          <w:rFonts w:ascii="Times New Roman" w:hAnsi="Times New Roman"/>
          <w:rtl/>
          <w:lang w:val="ar-SA"/>
        </w:rPr>
        <w:t xml:space="preserve"> </w:t>
      </w:r>
      <w:r>
        <w:rPr>
          <w:rFonts w:ascii="Calibri Light" w:hAnsi="Calibri Light"/>
          <w:lang w:val="en-US"/>
        </w:rPr>
        <w:t>acts of organization prevent serious complications.</w:t>
      </w:r>
    </w:p>
    <w:p w14:paraId="61C93BA2" w14:textId="77777777" w:rsidR="00FD3765" w:rsidRDefault="00FD3765">
      <w:pPr>
        <w:pStyle w:val="Body"/>
        <w:bidi/>
        <w:jc w:val="right"/>
        <w:rPr>
          <w:rFonts w:ascii="Times New Roman" w:eastAsia="Times New Roman" w:hAnsi="Times New Roman" w:cs="Times New Roman"/>
          <w:rtl/>
          <w:lang w:val="ar-SA"/>
        </w:rPr>
      </w:pPr>
    </w:p>
    <w:p w14:paraId="000193AA" w14:textId="77777777" w:rsidR="00FD3765" w:rsidRDefault="00000000">
      <w:pPr>
        <w:pStyle w:val="Body"/>
        <w:rPr>
          <w:rFonts w:ascii="Calibri Light" w:eastAsia="Calibri Light" w:hAnsi="Calibri Light" w:cs="Calibri Light"/>
        </w:rPr>
      </w:pPr>
      <w:r>
        <w:rPr>
          <w:rFonts w:ascii="Calibri Light" w:hAnsi="Calibri Light"/>
          <w:lang w:val="en-US"/>
        </w:rPr>
        <w:t>The monitoring strategies you've practiced matter beyond this infection.</w:t>
      </w:r>
    </w:p>
    <w:p w14:paraId="578AA41E" w14:textId="77777777" w:rsidR="00FD3765" w:rsidRDefault="00000000">
      <w:pPr>
        <w:pStyle w:val="Body"/>
        <w:rPr>
          <w:rFonts w:ascii="Calibri Light" w:eastAsia="Calibri Light" w:hAnsi="Calibri Light" w:cs="Calibri Light"/>
        </w:rPr>
      </w:pPr>
      <w:r>
        <w:rPr>
          <w:rFonts w:ascii="Calibri Light" w:hAnsi="Calibri Light"/>
          <w:lang w:val="en-US"/>
        </w:rPr>
        <w:t>Tracking symptoms with specific details, knowing your personal thresholds for</w:t>
      </w:r>
      <w:r>
        <w:rPr>
          <w:rFonts w:ascii="Times New Roman" w:hAnsi="Times New Roman"/>
          <w:rtl/>
          <w:lang w:val="ar-SA"/>
        </w:rPr>
        <w:t xml:space="preserve"> </w:t>
      </w:r>
      <w:r>
        <w:rPr>
          <w:rFonts w:ascii="Calibri Light" w:hAnsi="Calibri Light"/>
          <w:lang w:val="en-US"/>
        </w:rPr>
        <w:t>concern, and having ready access to your healthcare team's contact information</w:t>
      </w:r>
      <w:r>
        <w:rPr>
          <w:rFonts w:ascii="Times New Roman" w:hAnsi="Times New Roman"/>
          <w:rtl/>
          <w:lang w:val="ar-SA"/>
        </w:rPr>
        <w:t xml:space="preserve"> </w:t>
      </w:r>
      <w:r>
        <w:rPr>
          <w:rFonts w:ascii="Calibri Light" w:hAnsi="Calibri Light"/>
          <w:lang w:val="en-US"/>
        </w:rPr>
        <w:t>create a safety net for any medication you take in the future. You're not just</w:t>
      </w:r>
      <w:r>
        <w:rPr>
          <w:rFonts w:ascii="Times New Roman" w:hAnsi="Times New Roman"/>
          <w:rtl/>
          <w:lang w:val="ar-SA"/>
        </w:rPr>
        <w:t xml:space="preserve"> </w:t>
      </w:r>
      <w:r>
        <w:rPr>
          <w:rFonts w:ascii="Calibri Light" w:hAnsi="Calibri Light"/>
          <w:lang w:val="en-US"/>
        </w:rPr>
        <w:t>following instructions-you're developing medical literacy that serves you for</w:t>
      </w:r>
      <w:r>
        <w:rPr>
          <w:rFonts w:ascii="Times New Roman" w:hAnsi="Times New Roman"/>
          <w:rtl/>
          <w:lang w:val="ar-SA"/>
        </w:rPr>
        <w:t xml:space="preserve"> </w:t>
      </w:r>
      <w:r>
        <w:rPr>
          <w:rFonts w:ascii="Calibri Light" w:hAnsi="Calibri Light"/>
          <w:lang w:val="en-US"/>
        </w:rPr>
        <w:t>years.</w:t>
      </w:r>
    </w:p>
    <w:p w14:paraId="7CC6F80D" w14:textId="77777777" w:rsidR="00FD3765" w:rsidRDefault="00FD3765">
      <w:pPr>
        <w:pStyle w:val="Body"/>
        <w:bidi/>
        <w:jc w:val="right"/>
        <w:rPr>
          <w:rFonts w:ascii="Times New Roman" w:eastAsia="Times New Roman" w:hAnsi="Times New Roman" w:cs="Times New Roman"/>
          <w:rtl/>
          <w:lang w:val="ar-SA"/>
        </w:rPr>
      </w:pPr>
    </w:p>
    <w:p w14:paraId="7826FAAA" w14:textId="77777777" w:rsidR="00FD3765" w:rsidRDefault="00000000">
      <w:pPr>
        <w:pStyle w:val="Body"/>
        <w:rPr>
          <w:rFonts w:ascii="Calibri Light" w:eastAsia="Calibri Light" w:hAnsi="Calibri Light" w:cs="Calibri Light"/>
        </w:rPr>
      </w:pPr>
      <w:r>
        <w:rPr>
          <w:rFonts w:ascii="Calibri Light" w:hAnsi="Calibri Light"/>
          <w:lang w:val="en-US"/>
        </w:rPr>
        <w:t>Remember the core principle: when in doubt, ask.</w:t>
      </w:r>
    </w:p>
    <w:p w14:paraId="0A6B33FD" w14:textId="77777777" w:rsidR="00FD3765" w:rsidRDefault="00FD3765">
      <w:pPr>
        <w:pStyle w:val="Body"/>
        <w:bidi/>
        <w:jc w:val="right"/>
        <w:rPr>
          <w:rFonts w:ascii="Times New Roman" w:eastAsia="Times New Roman" w:hAnsi="Times New Roman" w:cs="Times New Roman"/>
          <w:rtl/>
          <w:lang w:val="ar-SA"/>
        </w:rPr>
      </w:pPr>
    </w:p>
    <w:p w14:paraId="4DB6177F" w14:textId="77777777" w:rsidR="00FD3765" w:rsidRDefault="00000000">
      <w:pPr>
        <w:pStyle w:val="Body"/>
        <w:rPr>
          <w:rFonts w:ascii="Calibri Light" w:eastAsia="Calibri Light" w:hAnsi="Calibri Light" w:cs="Calibri Light"/>
        </w:rPr>
      </w:pPr>
      <w:r>
        <w:rPr>
          <w:rFonts w:ascii="Calibri Light" w:hAnsi="Calibri Light"/>
          <w:lang w:val="en-US"/>
        </w:rPr>
        <w:t>Call your doctor's office about that unexpected stomach pain. Show your</w:t>
      </w:r>
      <w:r>
        <w:rPr>
          <w:rFonts w:ascii="Times New Roman" w:hAnsi="Times New Roman"/>
          <w:rtl/>
          <w:lang w:val="ar-SA"/>
        </w:rPr>
        <w:t xml:space="preserve"> </w:t>
      </w:r>
      <w:r>
        <w:rPr>
          <w:rFonts w:ascii="Calibri Light" w:hAnsi="Calibri Light"/>
          <w:lang w:val="en-US"/>
        </w:rPr>
        <w:t>pharmacist a photo of the supplement label before mixing it with amoxicillin.</w:t>
      </w:r>
    </w:p>
    <w:p w14:paraId="5DB051E1" w14:textId="77777777" w:rsidR="00FD3765" w:rsidRDefault="00000000">
      <w:pPr>
        <w:pStyle w:val="Body"/>
        <w:rPr>
          <w:rFonts w:ascii="Calibri Light" w:eastAsia="Calibri Light" w:hAnsi="Calibri Light" w:cs="Calibri Light"/>
        </w:rPr>
      </w:pPr>
      <w:r>
        <w:rPr>
          <w:rFonts w:ascii="Calibri Light" w:hAnsi="Calibri Light"/>
          <w:lang w:val="en-US"/>
        </w:rPr>
        <w:t>Request clarification if discharge instructions feel vague. Healthcare providers</w:t>
      </w:r>
      <w:r>
        <w:rPr>
          <w:rFonts w:ascii="Times New Roman" w:hAnsi="Times New Roman"/>
          <w:rtl/>
          <w:lang w:val="ar-SA"/>
        </w:rPr>
        <w:t xml:space="preserve"> </w:t>
      </w:r>
      <w:r>
        <w:rPr>
          <w:rFonts w:ascii="Calibri Light" w:hAnsi="Calibri Light"/>
          <w:lang w:val="en-US"/>
        </w:rPr>
        <w:t>would rather answer ten unnecessary questions than miss one critical warning</w:t>
      </w:r>
      <w:r>
        <w:rPr>
          <w:rFonts w:ascii="Times New Roman" w:hAnsi="Times New Roman"/>
          <w:rtl/>
          <w:lang w:val="ar-SA"/>
        </w:rPr>
        <w:t xml:space="preserve"> </w:t>
      </w:r>
      <w:r>
        <w:rPr>
          <w:rFonts w:ascii="Calibri Light" w:hAnsi="Calibri Light"/>
          <w:lang w:val="en-US"/>
        </w:rPr>
        <w:t>sign. Your willingness to pause, observe, and communicate makes the difference</w:t>
      </w:r>
      <w:r>
        <w:rPr>
          <w:rFonts w:ascii="Times New Roman" w:hAnsi="Times New Roman"/>
          <w:rtl/>
          <w:lang w:val="ar-SA"/>
        </w:rPr>
        <w:t xml:space="preserve"> </w:t>
      </w:r>
      <w:r>
        <w:rPr>
          <w:rFonts w:ascii="Calibri Light" w:hAnsi="Calibri Light"/>
          <w:lang w:val="en-US"/>
        </w:rPr>
        <w:t>between a smooth recovery and preventable setbacks.</w:t>
      </w:r>
    </w:p>
    <w:p w14:paraId="50421069" w14:textId="77777777" w:rsidR="00FD3765" w:rsidRDefault="00FD3765">
      <w:pPr>
        <w:pStyle w:val="Body"/>
        <w:bidi/>
        <w:jc w:val="right"/>
        <w:rPr>
          <w:rFonts w:ascii="Times New Roman" w:eastAsia="Times New Roman" w:hAnsi="Times New Roman" w:cs="Times New Roman"/>
          <w:rtl/>
          <w:lang w:val="ar-SA"/>
        </w:rPr>
      </w:pPr>
    </w:p>
    <w:p w14:paraId="117C66A9" w14:textId="77777777" w:rsidR="00FD3765" w:rsidRDefault="00FD3765">
      <w:pPr>
        <w:pStyle w:val="Body"/>
        <w:bidi/>
        <w:jc w:val="right"/>
        <w:rPr>
          <w:rFonts w:ascii="Times New Roman" w:eastAsia="Times New Roman" w:hAnsi="Times New Roman" w:cs="Times New Roman"/>
          <w:rtl/>
          <w:lang w:val="ar-SA"/>
        </w:rPr>
      </w:pPr>
    </w:p>
    <w:p w14:paraId="6C7B250D" w14:textId="77777777" w:rsidR="00FD3765" w:rsidRDefault="00FD3765">
      <w:pPr>
        <w:pStyle w:val="Body"/>
        <w:bidi/>
        <w:jc w:val="right"/>
        <w:rPr>
          <w:rFonts w:ascii="Times New Roman" w:eastAsia="Times New Roman" w:hAnsi="Times New Roman" w:cs="Times New Roman"/>
          <w:rtl/>
          <w:lang w:val="ar-SA"/>
        </w:rPr>
      </w:pPr>
    </w:p>
    <w:p w14:paraId="4B4964C0" w14:textId="77777777" w:rsidR="00FD3765" w:rsidRDefault="00FD3765">
      <w:pPr>
        <w:pStyle w:val="Body"/>
        <w:bidi/>
        <w:jc w:val="right"/>
        <w:rPr>
          <w:rFonts w:ascii="Times New Roman" w:eastAsia="Times New Roman" w:hAnsi="Times New Roman" w:cs="Times New Roman"/>
          <w:rtl/>
          <w:lang w:val="ar-SA"/>
        </w:rPr>
      </w:pPr>
    </w:p>
    <w:p w14:paraId="59AAEB7F" w14:textId="77777777" w:rsidR="00FD3765" w:rsidRDefault="00FD3765">
      <w:pPr>
        <w:pStyle w:val="Body"/>
        <w:bidi/>
        <w:jc w:val="right"/>
        <w:rPr>
          <w:rFonts w:ascii="Times New Roman" w:eastAsia="Times New Roman" w:hAnsi="Times New Roman" w:cs="Times New Roman"/>
          <w:rtl/>
          <w:lang w:val="ar-SA"/>
        </w:rPr>
      </w:pPr>
    </w:p>
    <w:p w14:paraId="0D19477F" w14:textId="77777777" w:rsidR="00FD3765" w:rsidRDefault="00FD3765">
      <w:pPr>
        <w:pStyle w:val="Body"/>
        <w:bidi/>
        <w:jc w:val="right"/>
        <w:rPr>
          <w:rFonts w:ascii="Times New Roman" w:eastAsia="Times New Roman" w:hAnsi="Times New Roman" w:cs="Times New Roman"/>
          <w:rtl/>
          <w:lang w:val="ar-SA"/>
        </w:rPr>
      </w:pPr>
    </w:p>
    <w:p w14:paraId="1DD89D3E" w14:textId="77777777" w:rsidR="00FD3765" w:rsidRDefault="00FD3765">
      <w:pPr>
        <w:pStyle w:val="Body"/>
        <w:bidi/>
        <w:jc w:val="right"/>
        <w:rPr>
          <w:rFonts w:ascii="Times New Roman" w:eastAsia="Times New Roman" w:hAnsi="Times New Roman" w:cs="Times New Roman"/>
          <w:rtl/>
          <w:lang w:val="ar-SA"/>
        </w:rPr>
      </w:pPr>
    </w:p>
    <w:p w14:paraId="1A151FA7" w14:textId="77777777" w:rsidR="00FD3765" w:rsidRDefault="00FD3765">
      <w:pPr>
        <w:pStyle w:val="Body"/>
        <w:bidi/>
        <w:jc w:val="right"/>
        <w:rPr>
          <w:rFonts w:ascii="Times New Roman" w:eastAsia="Times New Roman" w:hAnsi="Times New Roman" w:cs="Times New Roman"/>
          <w:rtl/>
          <w:lang w:val="ar-SA"/>
        </w:rPr>
      </w:pPr>
    </w:p>
    <w:p w14:paraId="376C1220" w14:textId="77777777" w:rsidR="00FD3765" w:rsidRDefault="00FD3765">
      <w:pPr>
        <w:pStyle w:val="Body"/>
        <w:bidi/>
        <w:jc w:val="right"/>
        <w:rPr>
          <w:rFonts w:ascii="Times New Roman" w:eastAsia="Times New Roman" w:hAnsi="Times New Roman" w:cs="Times New Roman"/>
          <w:rtl/>
          <w:lang w:val="ar-SA"/>
        </w:rPr>
      </w:pPr>
    </w:p>
    <w:p w14:paraId="480021E7" w14:textId="77777777" w:rsidR="00FD3765" w:rsidRDefault="00FD3765">
      <w:pPr>
        <w:pStyle w:val="Body"/>
        <w:bidi/>
        <w:jc w:val="right"/>
        <w:rPr>
          <w:rFonts w:ascii="Times New Roman" w:eastAsia="Times New Roman" w:hAnsi="Times New Roman" w:cs="Times New Roman"/>
          <w:rtl/>
          <w:lang w:val="ar-SA"/>
        </w:rPr>
      </w:pPr>
    </w:p>
    <w:p w14:paraId="4821714F" w14:textId="77777777" w:rsidR="00FD3765" w:rsidRDefault="00FD3765">
      <w:pPr>
        <w:pStyle w:val="Body"/>
        <w:bidi/>
        <w:jc w:val="right"/>
        <w:rPr>
          <w:rFonts w:ascii="Times New Roman" w:eastAsia="Times New Roman" w:hAnsi="Times New Roman" w:cs="Times New Roman"/>
          <w:rtl/>
          <w:lang w:val="ar-SA"/>
        </w:rPr>
      </w:pPr>
    </w:p>
    <w:p w14:paraId="4604CE19" w14:textId="77777777" w:rsidR="00FD3765" w:rsidRDefault="00FD3765">
      <w:pPr>
        <w:pStyle w:val="Body"/>
        <w:bidi/>
        <w:jc w:val="right"/>
        <w:rPr>
          <w:rFonts w:ascii="Times New Roman" w:eastAsia="Times New Roman" w:hAnsi="Times New Roman" w:cs="Times New Roman"/>
          <w:rtl/>
          <w:lang w:val="ar-SA"/>
        </w:rPr>
      </w:pPr>
    </w:p>
    <w:p w14:paraId="41636C39" w14:textId="77777777" w:rsidR="00FD3765" w:rsidRDefault="00FD3765">
      <w:pPr>
        <w:pStyle w:val="Body"/>
        <w:bidi/>
        <w:jc w:val="right"/>
        <w:rPr>
          <w:rFonts w:ascii="Times New Roman" w:eastAsia="Times New Roman" w:hAnsi="Times New Roman" w:cs="Times New Roman"/>
          <w:rtl/>
          <w:lang w:val="ar-SA"/>
        </w:rPr>
      </w:pPr>
    </w:p>
    <w:p w14:paraId="1E3BAA10" w14:textId="77777777" w:rsidR="00FD3765" w:rsidRDefault="00FD3765">
      <w:pPr>
        <w:pStyle w:val="Body"/>
        <w:bidi/>
        <w:jc w:val="right"/>
        <w:rPr>
          <w:rFonts w:ascii="Times New Roman" w:eastAsia="Times New Roman" w:hAnsi="Times New Roman" w:cs="Times New Roman"/>
          <w:rtl/>
          <w:lang w:val="ar-SA"/>
        </w:rPr>
      </w:pPr>
    </w:p>
    <w:p w14:paraId="71F7FC1B" w14:textId="77777777" w:rsidR="00FD3765" w:rsidRDefault="00FD3765">
      <w:pPr>
        <w:pStyle w:val="Body"/>
        <w:bidi/>
        <w:jc w:val="right"/>
        <w:rPr>
          <w:rFonts w:ascii="Times New Roman" w:eastAsia="Times New Roman" w:hAnsi="Times New Roman" w:cs="Times New Roman"/>
          <w:rtl/>
          <w:lang w:val="ar-SA"/>
        </w:rPr>
      </w:pPr>
    </w:p>
    <w:p w14:paraId="518F7EE9" w14:textId="77777777" w:rsidR="00FD3765" w:rsidRDefault="00FD3765">
      <w:pPr>
        <w:pStyle w:val="Body"/>
        <w:bidi/>
        <w:jc w:val="right"/>
        <w:rPr>
          <w:rFonts w:ascii="Times New Roman" w:eastAsia="Times New Roman" w:hAnsi="Times New Roman" w:cs="Times New Roman"/>
          <w:rtl/>
          <w:lang w:val="ar-SA"/>
        </w:rPr>
      </w:pPr>
    </w:p>
    <w:p w14:paraId="09048817" w14:textId="77777777" w:rsidR="00FD3765" w:rsidRDefault="00FD3765">
      <w:pPr>
        <w:pStyle w:val="Body"/>
        <w:bidi/>
        <w:jc w:val="right"/>
        <w:rPr>
          <w:rFonts w:ascii="Times New Roman" w:eastAsia="Times New Roman" w:hAnsi="Times New Roman" w:cs="Times New Roman"/>
          <w:rtl/>
          <w:lang w:val="ar-SA"/>
        </w:rPr>
      </w:pPr>
    </w:p>
    <w:p w14:paraId="0DE58CDC" w14:textId="77777777" w:rsidR="00FD3765" w:rsidRDefault="00FD3765">
      <w:pPr>
        <w:pStyle w:val="Body"/>
        <w:bidi/>
        <w:jc w:val="right"/>
        <w:rPr>
          <w:rFonts w:ascii="Times New Roman" w:eastAsia="Times New Roman" w:hAnsi="Times New Roman" w:cs="Times New Roman"/>
          <w:rtl/>
          <w:lang w:val="ar-SA"/>
        </w:rPr>
      </w:pPr>
    </w:p>
    <w:p w14:paraId="3A5997BC" w14:textId="77777777" w:rsidR="00FD3765" w:rsidRDefault="00FD3765">
      <w:pPr>
        <w:pStyle w:val="Body"/>
        <w:bidi/>
        <w:jc w:val="right"/>
        <w:rPr>
          <w:rFonts w:ascii="Times New Roman" w:eastAsia="Times New Roman" w:hAnsi="Times New Roman" w:cs="Times New Roman"/>
          <w:rtl/>
          <w:lang w:val="ar-SA"/>
        </w:rPr>
      </w:pPr>
    </w:p>
    <w:p w14:paraId="1A1EC989" w14:textId="77777777" w:rsidR="00FD3765" w:rsidRDefault="00FD3765">
      <w:pPr>
        <w:pStyle w:val="Body"/>
        <w:bidi/>
        <w:jc w:val="right"/>
        <w:rPr>
          <w:rFonts w:ascii="Times New Roman" w:eastAsia="Times New Roman" w:hAnsi="Times New Roman" w:cs="Times New Roman"/>
          <w:rtl/>
          <w:lang w:val="ar-SA"/>
        </w:rPr>
      </w:pPr>
    </w:p>
    <w:p w14:paraId="2A265620" w14:textId="77777777" w:rsidR="00FD3765" w:rsidRDefault="00FD3765">
      <w:pPr>
        <w:pStyle w:val="Body"/>
        <w:bidi/>
        <w:jc w:val="right"/>
        <w:rPr>
          <w:rFonts w:ascii="Times New Roman" w:eastAsia="Times New Roman" w:hAnsi="Times New Roman" w:cs="Times New Roman"/>
          <w:rtl/>
          <w:lang w:val="ar-SA"/>
        </w:rPr>
      </w:pPr>
    </w:p>
    <w:p w14:paraId="1BC2DCCC" w14:textId="77777777" w:rsidR="00FD3765" w:rsidRDefault="00000000">
      <w:pPr>
        <w:pStyle w:val="NormalWeb"/>
        <w:spacing w:before="0" w:after="0"/>
        <w:jc w:val="center"/>
      </w:pPr>
      <w:r>
        <w:t>Chapter 6 </w:t>
      </w:r>
    </w:p>
    <w:p w14:paraId="1D9D496A" w14:textId="77777777" w:rsidR="00FD3765" w:rsidRDefault="00000000">
      <w:pPr>
        <w:pStyle w:val="NormalWeb"/>
        <w:spacing w:before="175" w:after="0"/>
        <w:ind w:left="1063" w:right="1050"/>
        <w:jc w:val="center"/>
      </w:pPr>
      <w:r>
        <w:rPr>
          <w:b/>
          <w:bCs/>
          <w:sz w:val="40"/>
          <w:szCs w:val="40"/>
        </w:rPr>
        <w:t>Antibiotic Resistance Explained: How to Use Your Amoxicillin Responsibly </w:t>
      </w:r>
    </w:p>
    <w:p w14:paraId="3616300A" w14:textId="77777777" w:rsidR="00FD3765" w:rsidRDefault="00000000">
      <w:pPr>
        <w:pStyle w:val="NormalWeb"/>
        <w:spacing w:before="1032" w:after="0"/>
        <w:ind w:left="1211" w:right="1193"/>
        <w:jc w:val="center"/>
      </w:pPr>
      <w:r>
        <w:rPr>
          <w:b/>
          <w:bCs/>
          <w:sz w:val="28"/>
          <w:szCs w:val="28"/>
        </w:rPr>
        <w:t>UNDERSTANDING ANTIBIOTIC RESISTANCE:  THE SCIENCE BEHIND IT </w:t>
      </w:r>
    </w:p>
    <w:p w14:paraId="0C3DC2E2" w14:textId="77777777" w:rsidR="00FD3765" w:rsidRDefault="00000000">
      <w:pPr>
        <w:pStyle w:val="NormalWeb"/>
        <w:spacing w:before="312" w:after="0"/>
      </w:pPr>
      <w:r>
        <w:rPr>
          <w:b/>
          <w:bCs/>
          <w:color w:val="1A1A1A"/>
          <w:u w:color="1A1A1A"/>
        </w:rPr>
        <w:t>The Basics of Bacterial Resistance </w:t>
      </w:r>
    </w:p>
    <w:p w14:paraId="386A0403" w14:textId="77777777" w:rsidR="00FD3765" w:rsidRDefault="00000000">
      <w:pPr>
        <w:pStyle w:val="Body"/>
        <w:rPr>
          <w:rFonts w:ascii="Calibri Light" w:eastAsia="Calibri Light" w:hAnsi="Calibri Light" w:cs="Calibri Light"/>
        </w:rPr>
      </w:pPr>
      <w:r>
        <w:rPr>
          <w:rFonts w:ascii="Calibri Light" w:hAnsi="Calibri Light"/>
          <w:lang w:val="en-US"/>
        </w:rPr>
        <w:t>Bacteria evolve faster than you might think. A single bacterium can divide</w:t>
      </w:r>
      <w:r>
        <w:rPr>
          <w:rFonts w:ascii="Calibri Light" w:hAnsi="Calibri Light"/>
        </w:rPr>
        <w:t> </w:t>
      </w:r>
      <w:r>
        <w:rPr>
          <w:rFonts w:ascii="Calibri Light" w:hAnsi="Calibri Light"/>
          <w:lang w:val="en-US"/>
        </w:rPr>
        <w:t>every twenty minutes under the right conditions, producing millions of descendants in a single day. Each time a bacterium divides, there's a chance for mutation-a random change in its genetic code. Most of these mutations do nothing, but occasionally one creates a survival advantage.</w:t>
      </w:r>
      <w:r>
        <w:rPr>
          <w:rFonts w:ascii="Calibri Light" w:hAnsi="Calibri Light"/>
        </w:rPr>
        <w:t> </w:t>
      </w:r>
    </w:p>
    <w:p w14:paraId="5628AB80" w14:textId="77777777" w:rsidR="00FD3765" w:rsidRDefault="00000000">
      <w:pPr>
        <w:pStyle w:val="NormalWeb"/>
        <w:spacing w:before="153" w:after="0"/>
        <w:jc w:val="both"/>
      </w:pPr>
      <w:r>
        <w:rPr>
          <w:sz w:val="22"/>
          <w:szCs w:val="22"/>
        </w:rPr>
        <w:t>When you take amoxicillin, it targets bacteria by preventing them from building their protective cell walls (NHS, 2025). (NHS, 2025). The vast majority of bacteria die. But if even one bacterium has a mutation that allows it to survive-perhaps by producing an enzyme that breaks down the antibiotic that survivor becomes the parent of a new, resistant colony. This is natural selection happening in real time, inside your body. </w:t>
      </w:r>
    </w:p>
    <w:p w14:paraId="7148211E" w14:textId="77777777" w:rsidR="00FD3765" w:rsidRDefault="00000000">
      <w:pPr>
        <w:pStyle w:val="NormalWeb"/>
        <w:spacing w:before="175" w:after="0"/>
        <w:jc w:val="both"/>
      </w:pPr>
      <w:r>
        <w:rPr>
          <w:sz w:val="22"/>
          <w:szCs w:val="22"/>
        </w:rPr>
        <w:t>Resistance mechanisms vary, but they're all ruthlessly effective. Some bacteria develop pumps that actively eject antibiotics before they can cause damage. Others alter the target site that amoxicillin normally attacks, making the drug unable to bind properly. Still others produce beta-lactamase enzymes that chemically dismantle the antibiotic molecule itself, rendering it useless. </w:t>
      </w:r>
    </w:p>
    <w:p w14:paraId="772B7102" w14:textId="77777777" w:rsidR="00FD3765" w:rsidRDefault="00FD3765">
      <w:pPr>
        <w:pStyle w:val="NormalWeb"/>
        <w:spacing w:before="248" w:after="0"/>
        <w:jc w:val="center"/>
      </w:pPr>
    </w:p>
    <w:p w14:paraId="589B5655" w14:textId="77777777" w:rsidR="00FD3765" w:rsidRDefault="00000000">
      <w:pPr>
        <w:pStyle w:val="NormalWeb"/>
        <w:spacing w:before="0" w:after="0"/>
      </w:pPr>
      <w:r>
        <w:rPr>
          <w:sz w:val="22"/>
          <w:szCs w:val="22"/>
        </w:rPr>
        <w:t>These adaptations don't happen because bacteria are intelligent-they happen because billions of genetic experiments are running simultaneously, and the ones that work get passed on. </w:t>
      </w:r>
    </w:p>
    <w:p w14:paraId="5A4BD76A" w14:textId="77777777" w:rsidR="00FD3765" w:rsidRDefault="00000000">
      <w:pPr>
        <w:pStyle w:val="NormalWeb"/>
        <w:spacing w:before="175" w:after="0"/>
      </w:pPr>
      <w:r>
        <w:rPr>
          <w:sz w:val="22"/>
          <w:szCs w:val="22"/>
        </w:rPr>
        <w:t>What makes this particularly challenging is that bacteria can share resistance genes with each other, even across different species. </w:t>
      </w:r>
    </w:p>
    <w:p w14:paraId="2A93E3DD" w14:textId="77777777" w:rsidR="00FD3765" w:rsidRDefault="00000000">
      <w:pPr>
        <w:pStyle w:val="NormalWeb"/>
        <w:spacing w:before="290" w:after="0"/>
      </w:pPr>
      <w:r>
        <w:rPr>
          <w:b/>
          <w:bCs/>
          <w:color w:val="1A1A1A"/>
          <w:u w:color="1A1A1A"/>
        </w:rPr>
        <w:t>Debunking Resistance Myths </w:t>
      </w:r>
    </w:p>
    <w:p w14:paraId="06994D69" w14:textId="77777777" w:rsidR="00FD3765" w:rsidRDefault="00000000">
      <w:pPr>
        <w:pStyle w:val="NormalWeb"/>
        <w:spacing w:before="127" w:after="0"/>
        <w:jc w:val="both"/>
      </w:pPr>
      <w:r>
        <w:rPr>
          <w:sz w:val="22"/>
          <w:szCs w:val="22"/>
        </w:rPr>
        <w:t>You might assume that resistance only happens when you personally mess up your prescription-skipping doses or stopping early. But that's not the full picture. Resistance doesn't confine itself to individual mistakes; it spreads through communities like wildfire. Your bacteria don't respect boundaries. Resistant strains move between people through direct contact, contaminated surfaces, food, and water systems. When your neighbor demands antibiotics for a cold or shares leftover pills with a friend, they create resistant bacteria that can eventually reach your household. The microbial world we all share is shaped by collective choices, not just personal ones. </w:t>
      </w:r>
    </w:p>
    <w:p w14:paraId="423B6A7E" w14:textId="77777777" w:rsidR="00FD3765" w:rsidRDefault="00000000">
      <w:pPr>
        <w:pStyle w:val="NormalWeb"/>
        <w:spacing w:before="175" w:after="0"/>
      </w:pPr>
      <w:r>
        <w:rPr>
          <w:sz w:val="22"/>
          <w:szCs w:val="22"/>
        </w:rPr>
        <w:t>Another common myth? That antibiotics are "too strong" and that's why resistance develops. </w:t>
      </w:r>
    </w:p>
    <w:p w14:paraId="7C714A32" w14:textId="7C1AD63A" w:rsidR="00FD3765" w:rsidDel="00F37D9E" w:rsidRDefault="00000000" w:rsidP="00F37D9E">
      <w:pPr>
        <w:pStyle w:val="NormalWeb"/>
        <w:spacing w:before="175" w:after="0"/>
        <w:ind w:firstLine="2"/>
        <w:jc w:val="both"/>
        <w:rPr>
          <w:del w:id="73" w:author="Editor" w:date="2026-07-30T12:11:00Z" w16du:dateUtc="2026-07-30T16:11:00Z"/>
          <w:sz w:val="22"/>
          <w:szCs w:val="22"/>
        </w:rPr>
      </w:pPr>
      <w:r>
        <w:rPr>
          <w:sz w:val="22"/>
          <w:szCs w:val="22"/>
        </w:rPr>
        <w:t xml:space="preserve">Strength isn't the problem-inappropriate use is. When doctors prescribe antibiotics for viral infections like colds or the flu, the medication does nothing to help but still exposes any bacteria present to selective pressure. The CDC reports that at least 28% of outpatient antibiotic prescriptions in the U.S. are completely unnecessary (CDC, 2024). That's millions of prescriptions creating resistance without treating a single infection. </w:t>
      </w:r>
      <w:del w:id="74" w:author="Editor" w:date="2026-07-30T12:11:00Z" w16du:dateUtc="2026-07-30T16:11:00Z">
        <w:r w:rsidDel="00F37D9E">
          <w:rPr>
            <w:sz w:val="22"/>
            <w:szCs w:val="22"/>
          </w:rPr>
          <w:delText>(CDC, 2024) </w:delText>
        </w:r>
      </w:del>
    </w:p>
    <w:p w14:paraId="4ECD1B33" w14:textId="77777777" w:rsidR="00F37D9E" w:rsidRDefault="00F37D9E">
      <w:pPr>
        <w:pStyle w:val="NormalWeb"/>
        <w:spacing w:before="175" w:after="0"/>
        <w:ind w:firstLine="2"/>
        <w:jc w:val="both"/>
        <w:rPr>
          <w:ins w:id="75" w:author="Editor" w:date="2026-07-30T12:11:00Z" w16du:dateUtc="2026-07-30T16:11:00Z"/>
        </w:rPr>
      </w:pPr>
    </w:p>
    <w:p w14:paraId="21386BFC" w14:textId="77777777" w:rsidR="00FD3765" w:rsidRDefault="00000000" w:rsidP="00F37D9E">
      <w:pPr>
        <w:pStyle w:val="NormalWeb"/>
        <w:spacing w:before="175" w:after="0"/>
        <w:ind w:firstLine="2"/>
        <w:jc w:val="both"/>
        <w:pPrChange w:id="76" w:author="Editor" w:date="2026-07-30T12:11:00Z" w16du:dateUtc="2026-07-30T16:11:00Z">
          <w:pPr>
            <w:pStyle w:val="NormalWeb"/>
            <w:spacing w:before="175" w:after="0"/>
            <w:ind w:firstLine="8"/>
            <w:jc w:val="both"/>
          </w:pPr>
        </w:pPrChange>
      </w:pPr>
      <w:r>
        <w:rPr>
          <w:sz w:val="22"/>
          <w:szCs w:val="22"/>
        </w:rPr>
        <w:t>Some people also worry that once they "develop resistance," they're permanently immune to treatment. Here's the key distinction: bacteria become resistant, not people. You can still respond to antibiotics, but the infection you're fighting might not. Different medications, combination therapies, or higher doses may still work-but your options narrow as resistance spreads. </w:t>
      </w:r>
    </w:p>
    <w:p w14:paraId="0C9353EE" w14:textId="77777777" w:rsidR="00FD3765" w:rsidRDefault="00FD3765">
      <w:pPr>
        <w:pStyle w:val="NormalWeb"/>
        <w:spacing w:before="90" w:after="0"/>
        <w:rPr>
          <w:sz w:val="20"/>
          <w:szCs w:val="20"/>
        </w:rPr>
      </w:pPr>
    </w:p>
    <w:p w14:paraId="0B07797A" w14:textId="77777777" w:rsidR="00FD3765" w:rsidRDefault="00000000">
      <w:pPr>
        <w:pStyle w:val="NormalWeb"/>
        <w:spacing w:before="90" w:after="0"/>
      </w:pPr>
      <w:r>
        <w:rPr>
          <w:sz w:val="22"/>
          <w:szCs w:val="22"/>
        </w:rPr>
        <w:t>Understanding this shifts the conversation from blame to shared responsibility. </w:t>
      </w:r>
    </w:p>
    <w:p w14:paraId="38CBF0A6" w14:textId="77777777" w:rsidR="00FD3765" w:rsidRDefault="00000000">
      <w:pPr>
        <w:pStyle w:val="NormalWeb"/>
        <w:spacing w:before="355" w:after="0"/>
      </w:pPr>
      <w:r>
        <w:rPr>
          <w:b/>
          <w:bCs/>
          <w:color w:val="1A1A1A"/>
          <w:u w:color="1A1A1A"/>
        </w:rPr>
        <w:t>Resistance in Everyday Life </w:t>
      </w:r>
    </w:p>
    <w:p w14:paraId="02DBD40B" w14:textId="77777777" w:rsidR="00FD3765" w:rsidRDefault="00000000">
      <w:pPr>
        <w:pStyle w:val="NormalWeb"/>
        <w:spacing w:before="127" w:after="0"/>
        <w:jc w:val="both"/>
      </w:pPr>
      <w:r>
        <w:rPr>
          <w:sz w:val="22"/>
          <w:szCs w:val="22"/>
        </w:rPr>
        <w:t>Antibiotic resistance doesn't live in medical journals or laboratory slides. It shows up in your doctor's office when a routine urinary tract infection refuses to clear after the first round of treatment. It appears when your child's ear infection, once managed easily with amoxicillin, now requires a stronger, more expensive antibiotic with harsher side effects. </w:t>
      </w:r>
    </w:p>
    <w:p w14:paraId="46626544" w14:textId="77777777" w:rsidR="00FD3765" w:rsidRDefault="00000000">
      <w:pPr>
        <w:pStyle w:val="NormalWeb"/>
        <w:spacing w:before="175" w:after="0"/>
        <w:ind w:firstLine="4"/>
        <w:jc w:val="both"/>
      </w:pPr>
      <w:r>
        <w:rPr>
          <w:sz w:val="22"/>
          <w:szCs w:val="22"/>
        </w:rPr>
        <w:t>The stakes are immediate and personal. According to the CDC, more than 2.8 million antibiotic-resistant infections occur in the United States each year, resulting in over 35,000 deaths (Centers for Disease Control and Prevention [CDC], 2019). These aren't abstract statistics-they represent parents, grandparents, and children whose infections became life-threatening because common antibiotics no longer worked. </w:t>
      </w:r>
    </w:p>
    <w:p w14:paraId="47D3AF2E" w14:textId="77777777" w:rsidR="00FD3765" w:rsidRDefault="00000000">
      <w:pPr>
        <w:pStyle w:val="NormalWeb"/>
        <w:spacing w:before="175" w:after="0"/>
        <w:jc w:val="both"/>
      </w:pPr>
      <w:r>
        <w:rPr>
          <w:sz w:val="22"/>
          <w:szCs w:val="22"/>
        </w:rPr>
        <w:t>Resistance reshapes healthcare in ways you've probably already noticed. Your surgery might get delayed because hospitals now require additional screening for resistant bacteria. Recovery times stretch longer. Hospital stays become more frequent and costly. A simple dental abscess that your dentist once treated confidently with a standard amoxicillin course might now require referral to a specialist or intravenous antibiotics. </w:t>
      </w:r>
    </w:p>
    <w:p w14:paraId="1EF46183" w14:textId="77777777" w:rsidR="00FD3765" w:rsidRDefault="00000000">
      <w:pPr>
        <w:pStyle w:val="NormalWeb"/>
        <w:spacing w:before="240" w:after="0"/>
        <w:ind w:firstLine="6"/>
        <w:jc w:val="both"/>
      </w:pPr>
      <w:r>
        <w:t>Food systems can carry resistance too.</w:t>
      </w:r>
    </w:p>
    <w:p w14:paraId="204DA45A" w14:textId="77777777" w:rsidR="00FD3765" w:rsidRDefault="00FD3765">
      <w:pPr>
        <w:pStyle w:val="NormalWeb"/>
        <w:spacing w:before="240" w:after="0"/>
        <w:ind w:firstLine="6"/>
        <w:jc w:val="both"/>
      </w:pPr>
    </w:p>
    <w:p w14:paraId="5DA6C84A" w14:textId="77777777" w:rsidR="00FD3765" w:rsidRDefault="00000000">
      <w:pPr>
        <w:pStyle w:val="NormalWeb"/>
        <w:spacing w:before="240" w:after="0"/>
        <w:ind w:firstLine="6"/>
        <w:jc w:val="both"/>
      </w:pPr>
      <w:r>
        <w:t>Historically, a large proportion of antibiotics sold in the United States were used in food-producing animals rather than in humans. However, this pattern has changed over time due to regulatory changes, including restrictions on the use of medically important antibiotics for growth promotion and increased efforts to support responsible antibiotic use in animal agriculture. Current antibiotic use patterns are monitored through ongoing surveillance programs and may differ from earlier estimates.</w:t>
      </w:r>
    </w:p>
    <w:p w14:paraId="625EB68B" w14:textId="77777777" w:rsidR="00FD3765" w:rsidRDefault="00000000">
      <w:pPr>
        <w:pStyle w:val="NormalWeb"/>
        <w:spacing w:before="240" w:after="0"/>
        <w:ind w:firstLine="6"/>
        <w:jc w:val="both"/>
      </w:pPr>
      <w:r>
        <w:t>The use of antibiotics in food-producing animals can contribute to the development and spread of antibiotic-resistant bacteria. People may be exposed through multiple routes, including contaminated food, direct contact with animals, and environmental pathways. Proper food handling and cooking can help reduce the risk of foodborne exposure.</w:t>
      </w:r>
    </w:p>
    <w:p w14:paraId="668DCF68" w14:textId="77777777" w:rsidR="00FD3765" w:rsidRDefault="00000000">
      <w:pPr>
        <w:pStyle w:val="NormalWeb"/>
        <w:spacing w:before="240" w:after="0"/>
        <w:ind w:firstLine="6"/>
        <w:jc w:val="both"/>
      </w:pPr>
      <w:r>
        <w:t>Your choices can have an impact beyond your own household, influencing which infections communities can continue to treat effectively and which antibiotics remain useful for future generations.</w:t>
      </w:r>
    </w:p>
    <w:p w14:paraId="695AAB9C" w14:textId="77777777" w:rsidR="00FD3765" w:rsidRDefault="00FD3765">
      <w:pPr>
        <w:pStyle w:val="NormalWeb"/>
        <w:spacing w:before="240" w:after="0"/>
        <w:ind w:firstLine="6"/>
        <w:jc w:val="both"/>
      </w:pPr>
    </w:p>
    <w:p w14:paraId="56766FEA" w14:textId="77777777" w:rsidR="00FD3765" w:rsidRDefault="00FD3765">
      <w:pPr>
        <w:pStyle w:val="NormalWeb"/>
        <w:spacing w:before="0" w:after="0"/>
        <w:jc w:val="center"/>
        <w:rPr>
          <w:sz w:val="20"/>
          <w:szCs w:val="20"/>
        </w:rPr>
      </w:pPr>
    </w:p>
    <w:p w14:paraId="18B04199" w14:textId="77777777" w:rsidR="00FD3765" w:rsidRDefault="00000000">
      <w:pPr>
        <w:pStyle w:val="NormalWeb"/>
        <w:spacing w:before="0" w:after="0"/>
        <w:jc w:val="center"/>
        <w:rPr>
          <w:b/>
          <w:bCs/>
        </w:rPr>
      </w:pPr>
      <w:r>
        <w:rPr>
          <w:b/>
          <w:bCs/>
          <w:sz w:val="36"/>
          <w:szCs w:val="36"/>
        </w:rPr>
        <w:t>• • •</w:t>
      </w:r>
      <w:r>
        <w:rPr>
          <w:b/>
          <w:bCs/>
          <w:color w:val="999999"/>
          <w:sz w:val="20"/>
          <w:szCs w:val="20"/>
          <w:u w:color="999999"/>
        </w:rPr>
        <w:t> </w:t>
      </w:r>
    </w:p>
    <w:p w14:paraId="3CD1390A" w14:textId="77777777" w:rsidR="00FD3765" w:rsidRDefault="00000000">
      <w:pPr>
        <w:pStyle w:val="NormalWeb"/>
        <w:spacing w:before="335" w:after="0"/>
        <w:jc w:val="center"/>
      </w:pPr>
      <w:r>
        <w:rPr>
          <w:b/>
          <w:bCs/>
          <w:sz w:val="28"/>
          <w:szCs w:val="28"/>
        </w:rPr>
        <w:t>YOUR ROLE IN PREVENTING RESISTANCE:  </w:t>
      </w:r>
    </w:p>
    <w:p w14:paraId="4185FFC9" w14:textId="77777777" w:rsidR="00FD3765" w:rsidRDefault="00000000">
      <w:pPr>
        <w:pStyle w:val="NormalWeb"/>
        <w:spacing w:before="39" w:after="0"/>
        <w:jc w:val="center"/>
      </w:pPr>
      <w:r>
        <w:rPr>
          <w:b/>
          <w:bCs/>
          <w:sz w:val="28"/>
          <w:szCs w:val="28"/>
        </w:rPr>
        <w:t>SMART AMOXICILLIN USE </w:t>
      </w:r>
    </w:p>
    <w:p w14:paraId="4CB2A2FA" w14:textId="77777777" w:rsidR="00FD3765" w:rsidRDefault="00000000">
      <w:pPr>
        <w:pStyle w:val="NormalWeb"/>
        <w:spacing w:before="336" w:after="0"/>
      </w:pPr>
      <w:r>
        <w:rPr>
          <w:b/>
          <w:bCs/>
          <w:color w:val="1A1A1A"/>
          <w:u w:color="1A1A1A"/>
        </w:rPr>
        <w:t>Understanding Resistance Mechanisms </w:t>
      </w:r>
    </w:p>
    <w:p w14:paraId="7C232C4E" w14:textId="77777777" w:rsidR="00FD3765" w:rsidRDefault="00000000">
      <w:pPr>
        <w:pStyle w:val="NormalWeb"/>
        <w:spacing w:before="127" w:after="0"/>
      </w:pPr>
      <w:r>
        <w:rPr>
          <w:sz w:val="22"/>
          <w:szCs w:val="22"/>
        </w:rPr>
        <w:t>Resistance isn't an abstract concept confined to laboratories. It unfolds in your body every time you take amoxicillin. </w:t>
      </w:r>
    </w:p>
    <w:p w14:paraId="6C67A438" w14:textId="77777777" w:rsidR="00FD3765" w:rsidRDefault="00000000">
      <w:pPr>
        <w:pStyle w:val="NormalWeb"/>
        <w:spacing w:before="175" w:after="0"/>
        <w:jc w:val="both"/>
      </w:pPr>
      <w:r>
        <w:rPr>
          <w:sz w:val="22"/>
          <w:szCs w:val="22"/>
        </w:rPr>
        <w:t>When you swallow that pill, the antibiotic circulates through your bloodstream, reaching the infection site where most bacteria die quickly-often within the first few days. This is precisely why you feel better so fast. But this initial improvement is deceptive. The surviving bacteria may be less susceptible to the antibiotic or may simply persist because the infection has not been fully eradicated. Stopping treatment prematurely can allow these bacteria to multiply, increasing the risk of treatment failure and contributing to the selection and spread of resistant organisms.</w:t>
      </w:r>
    </w:p>
    <w:p w14:paraId="5F13EA29" w14:textId="77777777" w:rsidR="00FD3765" w:rsidRDefault="00000000">
      <w:pPr>
        <w:pStyle w:val="NormalWeb"/>
        <w:spacing w:before="175" w:after="0"/>
      </w:pPr>
      <w:r>
        <w:rPr>
          <w:sz w:val="22"/>
          <w:szCs w:val="22"/>
        </w:rPr>
        <w:t>When this happens, your doctor must prescribe stronger antibiotics-ones with harsher side effects, higher costs, and their own resistance risks. </w:t>
      </w:r>
    </w:p>
    <w:p w14:paraId="1A0AFD70" w14:textId="77777777" w:rsidR="00FD3765" w:rsidRDefault="00000000">
      <w:pPr>
        <w:pStyle w:val="NormalWeb"/>
        <w:spacing w:before="175" w:after="0"/>
        <w:jc w:val="both"/>
      </w:pPr>
      <w:r>
        <w:rPr>
          <w:sz w:val="22"/>
          <w:szCs w:val="22"/>
        </w:rPr>
        <w:t>The mechanism resembles pruning a garden but leaving the most resilient weeds intact. You're inadvertently breeding bacteria that laugh at penicillin family drugs. Many parents discover this when a child's ear infection returns weeks after a prematurely halted amoxicillin course, now driven by resistant bacteria like Streptococcus pneumoniae that require a more aggressive, broader spectrum antibiotic to clear (Centers for Disease Control and Prevention, 2024). Bacterial resistance develops through incomplete treatment, skipped doses, and leftover pills saved for later. Each mistake trains bacteria to survive, and these lessons spread-to family members, classmates, coworkers, and eventually throughout entire communities. </w:t>
      </w:r>
    </w:p>
    <w:p w14:paraId="32A983A9" w14:textId="77777777" w:rsidR="00FD3765" w:rsidRDefault="00FD3765">
      <w:pPr>
        <w:pStyle w:val="NormalWeb"/>
        <w:spacing w:before="90" w:after="0"/>
        <w:rPr>
          <w:sz w:val="20"/>
          <w:szCs w:val="20"/>
        </w:rPr>
      </w:pPr>
    </w:p>
    <w:p w14:paraId="2C2CB94C" w14:textId="77777777" w:rsidR="00FD3765" w:rsidRDefault="00000000">
      <w:pPr>
        <w:pStyle w:val="NormalWeb"/>
        <w:spacing w:before="90" w:after="0"/>
      </w:pPr>
      <w:r>
        <w:rPr>
          <w:b/>
          <w:bCs/>
          <w:color w:val="1A1A1A"/>
          <w:u w:color="1A1A1A"/>
        </w:rPr>
        <w:lastRenderedPageBreak/>
        <w:t>Practicing Responsible Usage </w:t>
      </w:r>
    </w:p>
    <w:p w14:paraId="4ACD565A" w14:textId="77777777" w:rsidR="00FD3765" w:rsidRDefault="00000000">
      <w:pPr>
        <w:pStyle w:val="NormalWeb"/>
        <w:spacing w:before="127" w:after="0"/>
        <w:jc w:val="both"/>
      </w:pPr>
      <w:r>
        <w:rPr>
          <w:sz w:val="22"/>
          <w:szCs w:val="22"/>
        </w:rPr>
        <w:t>When you reach for amoxicillin, the decision to take it-or not-matters more than you might think. The real driver of antibiotic resistance isn't just stopping a course early. It's using antibiotics when they're not needed in the first place (Llewelyn et al., 2017). </w:t>
      </w:r>
    </w:p>
    <w:p w14:paraId="427687F2" w14:textId="77777777" w:rsidR="00FD3765" w:rsidRDefault="00000000">
      <w:pPr>
        <w:pStyle w:val="NormalWeb"/>
        <w:spacing w:before="175" w:after="0"/>
        <w:jc w:val="both"/>
      </w:pPr>
      <w:r>
        <w:rPr>
          <w:sz w:val="22"/>
          <w:szCs w:val="22"/>
        </w:rPr>
        <w:t>Consider sinusitis. Up to 98% of sinus infections are viral, meaning amoxicillin won't help at all (Chow et al., 2012). Yet many people still receive prescriptions for what's essentially a bad cold. When you take an antibiotic for a viral infection, you're not fighting the illness-you're creating an environment where resistant bacteria can thrive. If a real bacterial infection follows, those first-line treatments may no longer work. Your doctor might have to prescribe stronger antibiotics like fluoroquinolones, which carry serious risks including tendon damage and nerve problems. </w:t>
      </w:r>
    </w:p>
    <w:p w14:paraId="584A332B" w14:textId="77777777" w:rsidR="00FD3765" w:rsidRDefault="00000000">
      <w:pPr>
        <w:pStyle w:val="NormalWeb"/>
        <w:spacing w:before="175" w:after="0"/>
      </w:pPr>
      <w:r>
        <w:rPr>
          <w:sz w:val="22"/>
          <w:szCs w:val="22"/>
        </w:rPr>
        <w:t>Using amoxicillin responsibly starts with not using it when it's unnecessary. </w:t>
      </w:r>
    </w:p>
    <w:p w14:paraId="3199D3CF" w14:textId="77777777" w:rsidR="00FD3765" w:rsidRDefault="00000000">
      <w:pPr>
        <w:pStyle w:val="NormalWeb"/>
        <w:spacing w:before="240" w:after="0"/>
        <w:jc w:val="both"/>
      </w:pPr>
      <w:r>
        <w:rPr>
          <w:sz w:val="22"/>
          <w:szCs w:val="22"/>
        </w:rPr>
        <w:t>So how do you know when it's truly needed? Trust your healthcare provider's assessment, but don't hesitate to ask whether your infection is bacterial or viral. If it's viral, antibiotics won't speed your recovery-they'll only add unnecessary risk. </w:t>
      </w:r>
    </w:p>
    <w:p w14:paraId="755F8835" w14:textId="77777777" w:rsidR="00FD3765" w:rsidRDefault="00000000">
      <w:pPr>
        <w:pStyle w:val="NormalWeb"/>
        <w:spacing w:before="290" w:after="0"/>
      </w:pPr>
      <w:r>
        <w:rPr>
          <w:b/>
          <w:bCs/>
          <w:color w:val="1A1A1A"/>
          <w:u w:color="1A1A1A"/>
        </w:rPr>
        <w:t>Global Consequences of Misuse </w:t>
      </w:r>
    </w:p>
    <w:p w14:paraId="6CF95B8D" w14:textId="77777777" w:rsidR="00FD3765" w:rsidRDefault="00000000">
      <w:pPr>
        <w:pStyle w:val="NormalWeb"/>
        <w:spacing w:before="127" w:after="0"/>
      </w:pPr>
      <w:r>
        <w:rPr>
          <w:sz w:val="22"/>
          <w:szCs w:val="22"/>
        </w:rPr>
        <w:t>When you've confirmed amoxicillin is necessary, your job becomes clear: take the full course exactly as prescribed (Medline Plus, 2026). </w:t>
      </w:r>
    </w:p>
    <w:p w14:paraId="353A2BA1" w14:textId="77777777" w:rsidR="00FD3765" w:rsidRDefault="00000000">
      <w:pPr>
        <w:pStyle w:val="NormalWeb"/>
        <w:spacing w:before="175" w:after="0"/>
        <w:jc w:val="both"/>
      </w:pPr>
      <w:r>
        <w:rPr>
          <w:sz w:val="22"/>
          <w:szCs w:val="22"/>
        </w:rPr>
        <w:t>Set up a consistent routine. If your prescription says "three times daily," choose times that fit your schedule-breakfast, dinner, and bedtime work for most families. Use your phone's alarm or a medication reminder app to stay on track (Medical News Today, 2025). This keeps antibiotic levels steady in your body, eliminating the infection before resistant bacteria can multiply. Store the medication properly: liquid suspension requires refrigeration after mixing, while capsules stay in a cool, dry place away from bathroom humidity (Mayo Clinic, 2026). Check the label every single time. </w:t>
      </w:r>
    </w:p>
    <w:p w14:paraId="13A89FA0" w14:textId="77777777" w:rsidR="00FD3765" w:rsidRDefault="00000000">
      <w:pPr>
        <w:pStyle w:val="NormalWeb"/>
        <w:spacing w:before="177" w:after="0"/>
        <w:jc w:val="both"/>
      </w:pPr>
      <w:r>
        <w:rPr>
          <w:sz w:val="22"/>
          <w:szCs w:val="22"/>
        </w:rPr>
        <w:t>If you miss a dose, take it as soon as you remember-unless it's nearly time for your next one. Never double up (Mayo Clinic, 2026). While one missed dose won't trigger immediate resistance, a pattern of inconsistency will. </w:t>
      </w:r>
    </w:p>
    <w:p w14:paraId="47007253" w14:textId="77777777" w:rsidR="00FD3765" w:rsidRDefault="00000000">
      <w:pPr>
        <w:pStyle w:val="NormalWeb"/>
        <w:spacing w:before="175" w:after="0"/>
        <w:jc w:val="both"/>
      </w:pPr>
      <w:r>
        <w:rPr>
          <w:sz w:val="22"/>
          <w:szCs w:val="22"/>
        </w:rPr>
        <w:t>Even when you feel better after a few days, finish every pill. Stopping early leaves behind the toughest bacteria, which then multiply and lead to more severe, drug-resistant infections (FDA, 2024). Never share your amoxicillin with family members, even if their symptoms seem identical (Cleveland Clinic, 2026). Their infection might be viral, or they might need completely different treatment. Your responsible use protects everyone. </w:t>
      </w:r>
    </w:p>
    <w:p w14:paraId="772EB2A4" w14:textId="77777777" w:rsidR="00FD3765" w:rsidRDefault="00000000">
      <w:pPr>
        <w:pStyle w:val="NormalWeb"/>
        <w:spacing w:before="318" w:after="0"/>
        <w:jc w:val="center"/>
        <w:rPr>
          <w:b/>
          <w:bCs/>
          <w:sz w:val="40"/>
          <w:szCs w:val="40"/>
        </w:rPr>
      </w:pPr>
      <w:r>
        <w:rPr>
          <w:b/>
          <w:bCs/>
          <w:sz w:val="32"/>
          <w:szCs w:val="32"/>
        </w:rPr>
        <w:t>• • • </w:t>
      </w:r>
    </w:p>
    <w:p w14:paraId="55882B46" w14:textId="77777777" w:rsidR="00FD3765" w:rsidRDefault="00000000">
      <w:pPr>
        <w:pStyle w:val="NormalWeb"/>
        <w:spacing w:before="401" w:after="0"/>
        <w:jc w:val="center"/>
      </w:pPr>
      <w:r>
        <w:rPr>
          <w:b/>
          <w:bCs/>
          <w:sz w:val="28"/>
          <w:szCs w:val="28"/>
        </w:rPr>
        <w:t>COMMUNITY IMPACT: HOW YOUR CHOICES  </w:t>
      </w:r>
    </w:p>
    <w:p w14:paraId="63F0F345" w14:textId="77777777" w:rsidR="00FD3765" w:rsidRDefault="00000000">
      <w:pPr>
        <w:pStyle w:val="NormalWeb"/>
        <w:spacing w:before="39" w:after="0"/>
        <w:jc w:val="center"/>
      </w:pPr>
      <w:r>
        <w:rPr>
          <w:b/>
          <w:bCs/>
          <w:sz w:val="28"/>
          <w:szCs w:val="28"/>
        </w:rPr>
        <w:t>AFFECT GLOBAL HEALTH </w:t>
      </w:r>
    </w:p>
    <w:p w14:paraId="2DB18BEA" w14:textId="77777777" w:rsidR="00FD3765" w:rsidRDefault="00000000">
      <w:pPr>
        <w:pStyle w:val="NormalWeb"/>
        <w:spacing w:before="336" w:after="0"/>
      </w:pPr>
      <w:r>
        <w:rPr>
          <w:b/>
          <w:bCs/>
          <w:color w:val="1A1A1A"/>
          <w:u w:color="1A1A1A"/>
        </w:rPr>
        <w:t>The Ripple Effect of Antibiotic Use </w:t>
      </w:r>
    </w:p>
    <w:p w14:paraId="0F514E6D" w14:textId="77777777" w:rsidR="00FD3765" w:rsidRDefault="00000000">
      <w:pPr>
        <w:pStyle w:val="NormalWeb"/>
        <w:spacing w:before="127" w:after="0"/>
        <w:ind w:firstLine="5"/>
        <w:jc w:val="both"/>
      </w:pPr>
      <w:r>
        <w:t xml:space="preserve">Every time you fill a prescription for amoxicillin, you become part of a global health ecosystem. When you skip doses or stop treatment early because you are feeling better, bacteria that survive may gain an advantage and become harder to treat. These resistant bacteria can then spread to </w:t>
      </w:r>
      <w:r>
        <w:lastRenderedPageBreak/>
        <w:t>others through different transmission routes, depending on the specific organism, including direct contact, contaminated surfaces, respiratory droplets from some infections, contaminated food, or environmental exposure.</w:t>
      </w:r>
    </w:p>
    <w:p w14:paraId="3D3A6AD6" w14:textId="77777777" w:rsidR="00FD3765" w:rsidRDefault="00000000">
      <w:pPr>
        <w:pStyle w:val="NormalWeb"/>
        <w:spacing w:before="175" w:after="0"/>
      </w:pPr>
      <w:r>
        <w:rPr>
          <w:sz w:val="22"/>
          <w:szCs w:val="22"/>
        </w:rPr>
        <w:t>Bacterial mutation happens constantly. </w:t>
      </w:r>
    </w:p>
    <w:p w14:paraId="05217946" w14:textId="77777777" w:rsidR="00FD3765" w:rsidRDefault="00000000">
      <w:pPr>
        <w:pStyle w:val="NormalWeb"/>
        <w:spacing w:before="240" w:after="0"/>
        <w:jc w:val="both"/>
      </w:pPr>
      <w:r>
        <w:rPr>
          <w:sz w:val="22"/>
          <w:szCs w:val="22"/>
        </w:rPr>
        <w:t>Most mutations are harmless, but when antibiotics create selective pressure by killing susceptible bacteria while leaving resistant ones alive, those survivors multiply rapidly. Within days, a resistant strain can dominate your infection site. If you then share that strain with a family member, coworker, or stranger at the grocery store, you've just contributed to a resistance pattern that travels across continents (CDC, 2026). Your personal choice to finish-or abandon your amoxicillin course doesn't stay personal. </w:t>
      </w:r>
    </w:p>
    <w:p w14:paraId="70362AA0" w14:textId="77777777" w:rsidR="00FD3765" w:rsidRDefault="00000000">
      <w:pPr>
        <w:pStyle w:val="NormalWeb"/>
        <w:spacing w:before="240" w:after="0"/>
        <w:ind w:firstLine="5"/>
        <w:jc w:val="both"/>
      </w:pPr>
      <w:r>
        <w:t>Communities with higher rates of incomplete antibiotic courses may face increased risks of antibiotic resistance. However, the development and spread of resistant infections are influenced by many factors, including antibiotic use patterns, prescribing practices, infection prevention measures, and how bacteria spread within communities.</w:t>
      </w:r>
    </w:p>
    <w:p w14:paraId="690E1ECE" w14:textId="5BC315B8" w:rsidR="00FD3765" w:rsidRDefault="00000000">
      <w:pPr>
        <w:pStyle w:val="NormalWeb"/>
        <w:spacing w:before="240" w:after="0"/>
        <w:ind w:firstLine="5"/>
        <w:jc w:val="both"/>
      </w:pPr>
      <w:r>
        <w:t>Hospitals in these areas may experience longer patient stays, higher treatment costs, and increased mortality from infections that were once treatable with first-line antibiotics. Global health systems monitor these trends, and evidence consistently shows that responsible antibiotic use</w:t>
      </w:r>
      <w:ins w:id="77" w:author="Editor" w:date="2026-07-30T12:12:00Z" w16du:dateUtc="2026-07-30T16:12:00Z">
        <w:r w:rsidR="00F37D9E">
          <w:t xml:space="preserve">, </w:t>
        </w:r>
      </w:ins>
      <w:del w:id="78" w:author="Editor" w:date="2026-07-30T12:12:00Z" w16du:dateUtc="2026-07-30T16:12:00Z">
        <w:r w:rsidDel="00F37D9E">
          <w:delText>—</w:delText>
        </w:r>
      </w:del>
      <w:r>
        <w:t>such as taking antibiotics as prescribed, using them only when needed, and never sharing prescriptions</w:t>
      </w:r>
      <w:ins w:id="79" w:author="Editor" w:date="2026-07-30T12:12:00Z" w16du:dateUtc="2026-07-30T16:12:00Z">
        <w:r w:rsidR="00F37D9E">
          <w:t xml:space="preserve">, </w:t>
        </w:r>
      </w:ins>
      <w:del w:id="80" w:author="Editor" w:date="2026-07-30T12:12:00Z" w16du:dateUtc="2026-07-30T16:12:00Z">
        <w:r w:rsidDel="00F37D9E">
          <w:delText>—</w:delText>
        </w:r>
      </w:del>
      <w:r>
        <w:t>plays an important role in reducing the spread of antibiotic resistance.</w:t>
      </w:r>
    </w:p>
    <w:p w14:paraId="5DC0A737" w14:textId="77777777" w:rsidR="00FD3765" w:rsidRDefault="00FD3765">
      <w:pPr>
        <w:pStyle w:val="NormalWeb"/>
        <w:spacing w:before="240" w:after="0"/>
        <w:ind w:firstLine="5"/>
        <w:jc w:val="both"/>
      </w:pPr>
    </w:p>
    <w:p w14:paraId="42DBD5C7" w14:textId="77777777" w:rsidR="00FD3765" w:rsidRDefault="00000000">
      <w:pPr>
        <w:pStyle w:val="NormalWeb"/>
        <w:spacing w:before="175" w:after="0"/>
        <w:jc w:val="both"/>
      </w:pPr>
      <w:r>
        <w:rPr>
          <w:sz w:val="22"/>
          <w:szCs w:val="22"/>
        </w:rPr>
        <w:t>Your bathroom mirror reminder isn't just about your recovery. It's about protecting the effectiveness of amoxicillin for the child three states away who will need it next month for a life-threatening ear infection. </w:t>
      </w:r>
    </w:p>
    <w:p w14:paraId="06A5033F" w14:textId="77777777" w:rsidR="00FD3765" w:rsidRDefault="00000000">
      <w:pPr>
        <w:pStyle w:val="NormalWeb"/>
        <w:spacing w:before="290" w:after="0"/>
      </w:pPr>
      <w:r>
        <w:rPr>
          <w:b/>
          <w:bCs/>
          <w:color w:val="1A1A1A"/>
          <w:u w:color="1A1A1A"/>
        </w:rPr>
        <w:t>Antibiotic Stewardship in Everyday Life </w:t>
      </w:r>
    </w:p>
    <w:p w14:paraId="037A3419" w14:textId="77777777" w:rsidR="00FD3765" w:rsidRDefault="00000000">
      <w:pPr>
        <w:pStyle w:val="NormalWeb"/>
        <w:spacing w:before="127" w:after="0"/>
        <w:ind w:firstLine="1"/>
        <w:jc w:val="both"/>
      </w:pPr>
      <w:r>
        <w:rPr>
          <w:sz w:val="22"/>
          <w:szCs w:val="22"/>
        </w:rPr>
        <w:t>Responsible antibiotic use doesn't require perfection-it requires consistent small choices that compound over time. You don't need to become an infectious disease expert; you simply need to adopt a few practical habits that protect both your family and your community. </w:t>
      </w:r>
    </w:p>
    <w:p w14:paraId="022D5D01" w14:textId="77777777" w:rsidR="00FD3765" w:rsidRDefault="00000000">
      <w:pPr>
        <w:pStyle w:val="NormalWeb"/>
        <w:spacing w:before="175" w:after="0"/>
        <w:ind w:firstLine="5"/>
        <w:jc w:val="both"/>
      </w:pPr>
      <w:r>
        <w:rPr>
          <w:sz w:val="22"/>
          <w:szCs w:val="22"/>
        </w:rPr>
        <w:t>Start by questioning whether antibiotics are truly necessary. When your doctor suggests amoxicillin, ask directly: "Is this infection bacterial or viral?" Many physicians appreciate patients who want to avoid unnecessary prescriptions. If the infection is viral, request specific guidance on symptom management instead. </w:t>
      </w:r>
    </w:p>
    <w:p w14:paraId="2155B280" w14:textId="77777777" w:rsidR="00FD3765" w:rsidRDefault="00000000">
      <w:pPr>
        <w:pStyle w:val="NormalWeb"/>
        <w:spacing w:before="175" w:after="0"/>
        <w:ind w:firstLine="2"/>
        <w:jc w:val="both"/>
      </w:pPr>
      <w:r>
        <w:rPr>
          <w:sz w:val="22"/>
          <w:szCs w:val="22"/>
        </w:rPr>
        <w:t>Finish every prescribed dose exactly as directed by your clinician, even when you feel completely recovered. Set phone alarms for each dose time or keep your medication bottle visible on your kitchen counter. These simple strategies prevent premature treatment abandonment, which the FDA warns can allow surviving bacteria to multiply and develop resistance</w:t>
      </w:r>
      <w:del w:id="81" w:author="Editor" w:date="2026-07-30T12:13:00Z" w16du:dateUtc="2026-07-30T16:13:00Z">
        <w:r w:rsidDel="00F37D9E">
          <w:rPr>
            <w:sz w:val="22"/>
            <w:szCs w:val="22"/>
          </w:rPr>
          <w:delText>.</w:delText>
        </w:r>
      </w:del>
      <w:r>
        <w:rPr>
          <w:sz w:val="22"/>
          <w:szCs w:val="22"/>
        </w:rPr>
        <w:t xml:space="preserve"> (FDA, 2014) </w:t>
      </w:r>
    </w:p>
    <w:p w14:paraId="6FADA8BF" w14:textId="77777777" w:rsidR="00FD3765" w:rsidRDefault="00000000">
      <w:pPr>
        <w:pStyle w:val="NormalWeb"/>
        <w:spacing w:before="175" w:after="0" w:line="480" w:lineRule="auto"/>
        <w:rPr>
          <w:sz w:val="22"/>
          <w:szCs w:val="22"/>
        </w:rPr>
      </w:pPr>
      <w:r>
        <w:rPr>
          <w:sz w:val="22"/>
          <w:szCs w:val="22"/>
        </w:rPr>
        <w:t>Never pressure your doctor for antibiotics when they're not indicated. The brief discomfort of a viral cold passes within days regardless of treatment. Demanding amoxicillin for a virus doesn't accelerate healing-it only breeds resistant bacteria that could harm someone with a compromised immune system. </w:t>
      </w:r>
    </w:p>
    <w:p w14:paraId="742FACD5" w14:textId="77777777" w:rsidR="00FD3765" w:rsidRDefault="00000000">
      <w:pPr>
        <w:pStyle w:val="NormalWeb"/>
        <w:spacing w:before="175" w:after="0"/>
        <w:ind w:firstLine="2"/>
        <w:jc w:val="both"/>
      </w:pPr>
      <w:r>
        <w:rPr>
          <w:sz w:val="22"/>
          <w:szCs w:val="22"/>
        </w:rPr>
        <w:lastRenderedPageBreak/>
        <w:t>Progress matters more than perfection. If you've made mistakes with antibiotics in the past, those choices are behind you. What matters is your commitment moving forward. Each completed course, each declined unnecessary prescription, and each conversation with your healthcare provider about bacterial versus viral infections contributes to a healthier community. You're not just treating your current infection-you're preserving amoxicillin's effectiveness for the patients who will desperately need it tomorrow. </w:t>
      </w:r>
    </w:p>
    <w:p w14:paraId="6406548C" w14:textId="77777777" w:rsidR="00FD3765" w:rsidRDefault="00000000">
      <w:pPr>
        <w:pStyle w:val="NormalWeb"/>
        <w:spacing w:before="290" w:after="0"/>
      </w:pPr>
      <w:r>
        <w:rPr>
          <w:b/>
          <w:bCs/>
          <w:color w:val="1A1A1A"/>
          <w:u w:color="1A1A1A"/>
        </w:rPr>
        <w:t>Community Initiatives and Global Health </w:t>
      </w:r>
    </w:p>
    <w:p w14:paraId="61E671B9" w14:textId="77777777" w:rsidR="00FD3765" w:rsidRDefault="00000000">
      <w:pPr>
        <w:pStyle w:val="NormalWeb"/>
        <w:spacing w:before="127" w:after="0"/>
        <w:jc w:val="both"/>
      </w:pPr>
      <w:r>
        <w:rPr>
          <w:sz w:val="22"/>
          <w:szCs w:val="22"/>
        </w:rPr>
        <w:t>When you use amoxicillin responsibly, you're participating in something larger than your own recovery. You're helping preserve these drugs for future generations-your grandchildren, your neighbors' newborns, the elderly woman down the street undergoing chemotherapy. </w:t>
      </w:r>
    </w:p>
    <w:p w14:paraId="60A5B181" w14:textId="77777777" w:rsidR="00FD3765" w:rsidRDefault="00000000">
      <w:pPr>
        <w:pStyle w:val="NormalWeb"/>
        <w:spacing w:before="175" w:after="0"/>
        <w:ind w:firstLine="6"/>
        <w:jc w:val="both"/>
      </w:pPr>
      <w:r>
        <w:rPr>
          <w:sz w:val="22"/>
          <w:szCs w:val="22"/>
        </w:rPr>
        <w:t xml:space="preserve">Resistance isn't inevitable. Public health campaigns across dozens of countries have successfully reduced unnecessary antibiotic prescriptions through education and policy reforms. A nationwide campaign in France, Antibiotics Are Not Automatic, reduced outpatient antibiotic prescriptions by 26.5% over five years (Sabuncu et al., 2009) by educating patients and providers about when antibiotics work. Similarly, public campaigns in Belgium decreased outpatient antibiotic prescriptions by 36% over seven years (Coenen et al., 2014) through targeted messaging about viral infections. </w:t>
      </w:r>
      <w:del w:id="82" w:author="Editor" w:date="2026-07-30T12:13:00Z" w16du:dateUtc="2026-07-30T16:13:00Z">
        <w:r w:rsidDel="00F37D9E">
          <w:rPr>
            <w:sz w:val="22"/>
            <w:szCs w:val="22"/>
          </w:rPr>
          <w:delText>(Coenen et al., 2014) </w:delText>
        </w:r>
      </w:del>
    </w:p>
    <w:p w14:paraId="4F977FE6" w14:textId="77777777" w:rsidR="00FD3765" w:rsidRDefault="00000000">
      <w:pPr>
        <w:pStyle w:val="NormalWeb"/>
        <w:spacing w:before="175" w:after="0"/>
        <w:jc w:val="both"/>
      </w:pPr>
      <w:r>
        <w:rPr>
          <w:sz w:val="22"/>
          <w:szCs w:val="22"/>
        </w:rPr>
        <w:t>You can support these efforts locally. Many hospitals and clinics offer antibiotic stewardship programs that welcome patient advocates. Schools increasingly teach children about handwashing and illness prevention-fundamentals that reduce infection rates and antibiotic demand. Even conversations with friends about completing prescribed courses contribute to cultural change. </w:t>
      </w:r>
    </w:p>
    <w:p w14:paraId="021272D3" w14:textId="77777777" w:rsidR="00FD3765" w:rsidRDefault="00FD3765">
      <w:pPr>
        <w:pStyle w:val="NormalWeb"/>
        <w:spacing w:before="90" w:after="0"/>
        <w:jc w:val="both"/>
        <w:rPr>
          <w:sz w:val="20"/>
          <w:szCs w:val="20"/>
        </w:rPr>
      </w:pPr>
    </w:p>
    <w:p w14:paraId="18CBBB15" w14:textId="1CBDD0C9" w:rsidR="00FD3765" w:rsidRDefault="00000000">
      <w:pPr>
        <w:pStyle w:val="NormalWeb"/>
        <w:spacing w:before="90" w:after="0"/>
        <w:jc w:val="both"/>
      </w:pPr>
      <w:r>
        <w:rPr>
          <w:sz w:val="22"/>
          <w:szCs w:val="22"/>
        </w:rPr>
        <w:t xml:space="preserve">Your choices ripple outward in ways you'll never directly witness. The amoxicillin course you complete today might prevent a resistant infection in someone </w:t>
      </w:r>
      <w:commentRangeStart w:id="83"/>
      <w:del w:id="84" w:author="Editor" w:date="2026-07-30T12:13:00Z" w16du:dateUtc="2026-07-30T16:13:00Z">
        <w:r w:rsidDel="00F37D9E">
          <w:rPr>
            <w:sz w:val="22"/>
            <w:szCs w:val="22"/>
          </w:rPr>
          <w:delText>you will</w:delText>
        </w:r>
      </w:del>
      <w:ins w:id="85" w:author="Editor" w:date="2026-07-30T12:13:00Z" w16du:dateUtc="2026-07-30T16:13:00Z">
        <w:r w:rsidR="00F37D9E">
          <w:rPr>
            <w:sz w:val="22"/>
            <w:szCs w:val="22"/>
          </w:rPr>
          <w:t>you’ll</w:t>
        </w:r>
      </w:ins>
      <w:commentRangeEnd w:id="83"/>
      <w:r w:rsidR="00F37D9E">
        <w:rPr>
          <w:rStyle w:val="CommentReference"/>
          <w:sz w:val="22"/>
          <w:szCs w:val="22"/>
        </w:rPr>
        <w:commentReference w:id="83"/>
      </w:r>
      <w:r>
        <w:rPr>
          <w:sz w:val="22"/>
          <w:szCs w:val="22"/>
        </w:rPr>
        <w:t xml:space="preserve"> never meet. </w:t>
      </w:r>
    </w:p>
    <w:p w14:paraId="5AD4D179" w14:textId="77777777" w:rsidR="00FD3765" w:rsidRDefault="00FD3765">
      <w:pPr>
        <w:pStyle w:val="Body"/>
        <w:rPr>
          <w:rFonts w:ascii="Calibri Light" w:eastAsia="Calibri Light" w:hAnsi="Calibri Light" w:cs="Calibri Light"/>
        </w:rPr>
      </w:pPr>
    </w:p>
    <w:p w14:paraId="3174EC52" w14:textId="77777777" w:rsidR="00FD3765" w:rsidRDefault="00FD3765">
      <w:pPr>
        <w:pStyle w:val="Body"/>
        <w:rPr>
          <w:rFonts w:ascii="Calibri Light" w:eastAsia="Calibri Light" w:hAnsi="Calibri Light" w:cs="Calibri Light"/>
        </w:rPr>
      </w:pPr>
    </w:p>
    <w:p w14:paraId="6D9AC5B3" w14:textId="77777777" w:rsidR="00FD3765" w:rsidRDefault="00FD3765">
      <w:pPr>
        <w:pStyle w:val="Body"/>
        <w:rPr>
          <w:rFonts w:ascii="Calibri Light" w:eastAsia="Calibri Light" w:hAnsi="Calibri Light" w:cs="Calibri Light"/>
        </w:rPr>
      </w:pPr>
    </w:p>
    <w:p w14:paraId="659F61E8" w14:textId="77777777" w:rsidR="00FD3765" w:rsidRDefault="00FD3765">
      <w:pPr>
        <w:pStyle w:val="Body"/>
        <w:rPr>
          <w:rFonts w:ascii="Calibri Light" w:eastAsia="Calibri Light" w:hAnsi="Calibri Light" w:cs="Calibri Light"/>
        </w:rPr>
      </w:pPr>
    </w:p>
    <w:p w14:paraId="2E7BE11E" w14:textId="77777777" w:rsidR="00FD3765" w:rsidRDefault="00FD3765">
      <w:pPr>
        <w:pStyle w:val="Body"/>
        <w:rPr>
          <w:rFonts w:ascii="Calibri Light" w:eastAsia="Calibri Light" w:hAnsi="Calibri Light" w:cs="Calibri Light"/>
        </w:rPr>
      </w:pPr>
    </w:p>
    <w:p w14:paraId="6177FB96" w14:textId="77777777" w:rsidR="00FD3765" w:rsidRDefault="00FD3765">
      <w:pPr>
        <w:pStyle w:val="Body"/>
        <w:rPr>
          <w:rFonts w:ascii="Calibri Light" w:eastAsia="Calibri Light" w:hAnsi="Calibri Light" w:cs="Calibri Light"/>
        </w:rPr>
      </w:pPr>
    </w:p>
    <w:p w14:paraId="52FB9277" w14:textId="77777777" w:rsidR="00FD3765" w:rsidRDefault="00FD3765">
      <w:pPr>
        <w:pStyle w:val="Body"/>
        <w:rPr>
          <w:rFonts w:ascii="Calibri Light" w:eastAsia="Calibri Light" w:hAnsi="Calibri Light" w:cs="Calibri Light"/>
        </w:rPr>
      </w:pPr>
    </w:p>
    <w:p w14:paraId="182ECB6E" w14:textId="77777777" w:rsidR="00FD3765" w:rsidRDefault="00FD3765">
      <w:pPr>
        <w:pStyle w:val="Body"/>
        <w:rPr>
          <w:rFonts w:ascii="Calibri Light" w:eastAsia="Calibri Light" w:hAnsi="Calibri Light" w:cs="Calibri Light"/>
        </w:rPr>
      </w:pPr>
    </w:p>
    <w:p w14:paraId="563EF986" w14:textId="77777777" w:rsidR="00FD3765" w:rsidRDefault="00FD3765">
      <w:pPr>
        <w:pStyle w:val="Body"/>
        <w:rPr>
          <w:rFonts w:ascii="Calibri Light" w:eastAsia="Calibri Light" w:hAnsi="Calibri Light" w:cs="Calibri Light"/>
        </w:rPr>
      </w:pPr>
    </w:p>
    <w:p w14:paraId="48F77D38" w14:textId="77777777" w:rsidR="00FD3765" w:rsidRDefault="00FD3765">
      <w:pPr>
        <w:pStyle w:val="Body"/>
        <w:rPr>
          <w:rFonts w:ascii="Calibri Light" w:eastAsia="Calibri Light" w:hAnsi="Calibri Light" w:cs="Calibri Light"/>
        </w:rPr>
      </w:pPr>
    </w:p>
    <w:p w14:paraId="598BAAA1" w14:textId="77777777" w:rsidR="00FD3765" w:rsidRDefault="00FD3765">
      <w:pPr>
        <w:pStyle w:val="Body"/>
        <w:rPr>
          <w:rFonts w:ascii="Calibri Light" w:eastAsia="Calibri Light" w:hAnsi="Calibri Light" w:cs="Calibri Light"/>
        </w:rPr>
      </w:pPr>
    </w:p>
    <w:p w14:paraId="5E1DC1CC" w14:textId="77777777" w:rsidR="00FD3765" w:rsidRDefault="00000000">
      <w:pPr>
        <w:pStyle w:val="NormalWeb"/>
        <w:spacing w:before="0" w:after="0"/>
        <w:jc w:val="center"/>
      </w:pPr>
      <w:r>
        <w:rPr>
          <w:sz w:val="22"/>
          <w:szCs w:val="22"/>
        </w:rPr>
        <w:t>Chapter 7 </w:t>
      </w:r>
    </w:p>
    <w:p w14:paraId="36A08ABF" w14:textId="77777777" w:rsidR="00FD3765" w:rsidRDefault="00000000">
      <w:pPr>
        <w:pStyle w:val="NormalWeb"/>
        <w:spacing w:before="175" w:after="0"/>
        <w:ind w:left="994" w:right="980"/>
        <w:jc w:val="center"/>
      </w:pPr>
      <w:r>
        <w:rPr>
          <w:b/>
          <w:bCs/>
          <w:sz w:val="40"/>
          <w:szCs w:val="40"/>
        </w:rPr>
        <w:t>Managing Common Side Effects:  What's Normal and When to Call Your Doctor </w:t>
      </w:r>
    </w:p>
    <w:p w14:paraId="47F7A0D8" w14:textId="77777777" w:rsidR="00FD3765" w:rsidRDefault="00000000">
      <w:pPr>
        <w:pStyle w:val="NormalWeb"/>
        <w:spacing w:before="1032" w:after="0"/>
        <w:ind w:left="1359" w:right="1341"/>
        <w:jc w:val="center"/>
      </w:pPr>
      <w:r>
        <w:rPr>
          <w:b/>
          <w:bCs/>
          <w:sz w:val="28"/>
          <w:szCs w:val="28"/>
        </w:rPr>
        <w:lastRenderedPageBreak/>
        <w:t>UNDERSTANDING NORMAL SIDE EFFECTS:  WHAT TO EXPECT </w:t>
      </w:r>
    </w:p>
    <w:p w14:paraId="01E2680C" w14:textId="77777777" w:rsidR="00FD3765" w:rsidRDefault="00000000">
      <w:pPr>
        <w:pStyle w:val="NormalWeb"/>
        <w:spacing w:before="312" w:after="0"/>
      </w:pPr>
      <w:r>
        <w:rPr>
          <w:b/>
          <w:bCs/>
          <w:color w:val="1A1A1A"/>
          <w:u w:color="1A1A1A"/>
        </w:rPr>
        <w:t>Common Side Effects Overview </w:t>
      </w:r>
    </w:p>
    <w:p w14:paraId="65BE4536" w14:textId="77777777" w:rsidR="00FD3765" w:rsidRDefault="00000000">
      <w:pPr>
        <w:pStyle w:val="Body"/>
        <w:rPr>
          <w:rFonts w:ascii="Calibri Light" w:eastAsia="Calibri Light" w:hAnsi="Calibri Light" w:cs="Calibri Light"/>
        </w:rPr>
      </w:pPr>
      <w:r>
        <w:rPr>
          <w:rFonts w:ascii="Calibri Light" w:hAnsi="Calibri Light"/>
          <w:lang w:val="en-US"/>
        </w:rPr>
        <w:t>Within twenty minutes of her daughter swallowing the first dose of</w:t>
      </w:r>
      <w:r>
        <w:rPr>
          <w:rFonts w:ascii="Calibri Light" w:hAnsi="Calibri Light"/>
        </w:rPr>
        <w:t> </w:t>
      </w:r>
      <w:r>
        <w:rPr>
          <w:rFonts w:ascii="Calibri Light" w:hAnsi="Calibri Light"/>
          <w:lang w:val="en-US"/>
        </w:rPr>
        <w:t>amoxicillin for an ear infection, Sarah noticed a faint pink flush spreading across Emma's cheeks and neck. Her heart raced. Was this the beginning of a dangerous allergic reaction, or just her body adjusting to the medication?</w:t>
      </w:r>
      <w:r>
        <w:rPr>
          <w:rFonts w:ascii="Calibri Light" w:hAnsi="Calibri Light"/>
        </w:rPr>
        <w:t> </w:t>
      </w:r>
    </w:p>
    <w:p w14:paraId="4F7212F1" w14:textId="13B255CF" w:rsidR="00FD3765" w:rsidRDefault="00000000">
      <w:pPr>
        <w:pStyle w:val="NormalWeb"/>
        <w:spacing w:before="153" w:after="0"/>
        <w:ind w:firstLine="1"/>
        <w:jc w:val="both"/>
      </w:pPr>
      <w:r>
        <w:rPr>
          <w:rFonts w:ascii="Calibri Light" w:hAnsi="Calibri Light"/>
        </w:rPr>
        <w:t xml:space="preserve">Many people who take amoxicillin experience mild side effects, while many others complete treatment without any noticeable adverse effects. The question </w:t>
      </w:r>
      <w:del w:id="86" w:author="Editor" w:date="2026-07-30T12:13:00Z" w16du:dateUtc="2026-07-30T16:13:00Z">
        <w:r w:rsidDel="00F37D9E">
          <w:rPr>
            <w:rFonts w:ascii="Calibri Light" w:hAnsi="Calibri Light"/>
          </w:rPr>
          <w:delText>is not</w:delText>
        </w:r>
      </w:del>
      <w:ins w:id="87" w:author="Editor" w:date="2026-07-30T12:13:00Z" w16du:dateUtc="2026-07-30T16:13:00Z">
        <w:r w:rsidR="00F37D9E">
          <w:rPr>
            <w:rFonts w:ascii="Calibri Light" w:hAnsi="Calibri Light"/>
          </w:rPr>
          <w:t>isn’t</w:t>
        </w:r>
      </w:ins>
      <w:r>
        <w:rPr>
          <w:rFonts w:ascii="Calibri Light" w:hAnsi="Calibri Light"/>
        </w:rPr>
        <w:t xml:space="preserve"> whether side effects exist</w:t>
      </w:r>
      <w:ins w:id="88" w:author="Editor" w:date="2026-07-30T12:14:00Z" w16du:dateUtc="2026-07-30T16:14:00Z">
        <w:r w:rsidR="00F37D9E">
          <w:rPr>
            <w:rFonts w:ascii="Calibri Light" w:hAnsi="Calibri Light"/>
          </w:rPr>
          <w:t>; instead,</w:t>
        </w:r>
      </w:ins>
      <w:del w:id="89" w:author="Editor" w:date="2026-07-30T12:14:00Z" w16du:dateUtc="2026-07-30T16:14:00Z">
        <w:r w:rsidDel="00F37D9E">
          <w:rPr>
            <w:rFonts w:ascii="Calibri Light" w:hAnsi="Calibri Light"/>
          </w:rPr>
          <w:delText>—it i</w:delText>
        </w:r>
      </w:del>
      <w:ins w:id="90" w:author="Editor" w:date="2026-07-30T12:14:00Z" w16du:dateUtc="2026-07-30T16:14:00Z">
        <w:r w:rsidR="00F37D9E">
          <w:rPr>
            <w:rFonts w:ascii="Calibri Light" w:hAnsi="Calibri Light"/>
          </w:rPr>
          <w:t xml:space="preserve"> it’s</w:t>
        </w:r>
      </w:ins>
      <w:del w:id="91" w:author="Editor" w:date="2026-07-30T12:14:00Z" w16du:dateUtc="2026-07-30T16:14:00Z">
        <w:r w:rsidDel="00F37D9E">
          <w:rPr>
            <w:rFonts w:ascii="Calibri Light" w:hAnsi="Calibri Light"/>
          </w:rPr>
          <w:delText>s</w:delText>
        </w:r>
      </w:del>
      <w:r>
        <w:rPr>
          <w:rFonts w:ascii="Calibri Light" w:hAnsi="Calibri Light"/>
        </w:rPr>
        <w:t xml:space="preserve"> knowing which ones are common and which ones require immediate attention.</w:t>
      </w:r>
    </w:p>
    <w:p w14:paraId="664D8EBA" w14:textId="77777777" w:rsidR="00FD3765" w:rsidRDefault="00000000">
      <w:pPr>
        <w:pStyle w:val="NormalWeb"/>
        <w:spacing w:before="175" w:after="0"/>
        <w:ind w:firstLine="6"/>
        <w:jc w:val="both"/>
      </w:pPr>
      <w:r>
        <w:rPr>
          <w:sz w:val="22"/>
          <w:szCs w:val="22"/>
        </w:rPr>
        <w:t>Digestive disturbances top the list. Diarrhea, nausea, and mild stomach cramping affect up to one in ten people taking amoxicillin. These symptoms arise because the antibiotic doesn't discriminate between harmful bacteria causing your infection and the beneficial bacteria living peacefully in your gut. When those good bacteria take a hit, your digestive system temporarily struggles to maintain its normal rhythm. The discomfort typically remains mild and fades as your body adjusts or once you finish the course. </w:t>
      </w:r>
    </w:p>
    <w:p w14:paraId="486953FB" w14:textId="77777777" w:rsidR="00FD3765" w:rsidRDefault="00000000">
      <w:pPr>
        <w:pStyle w:val="NormalWeb"/>
        <w:spacing w:before="175" w:after="0"/>
        <w:ind w:firstLine="4"/>
        <w:jc w:val="both"/>
      </w:pPr>
      <w:r>
        <w:rPr>
          <w:sz w:val="22"/>
          <w:szCs w:val="22"/>
        </w:rPr>
        <w:t>Skin reactions represent another common response. Mild rashes-often appearing as small, flat pink spots-develop in roughly five percent of patients. These aren't necessarily allergic reactions. Sometimes your immune system simply reacts to the medication's presence as it works through your system. The rash usually appears a few days into treatment and resolves on its own without intervention. </w:t>
      </w:r>
    </w:p>
    <w:p w14:paraId="0BC798EE" w14:textId="77777777" w:rsidR="00FD3765" w:rsidRDefault="00000000">
      <w:pPr>
        <w:pStyle w:val="NormalWeb"/>
        <w:spacing w:before="175" w:after="0"/>
      </w:pPr>
      <w:r>
        <w:rPr>
          <w:sz w:val="22"/>
          <w:szCs w:val="22"/>
        </w:rPr>
        <w:t>Understanding why these reactions occur takes away some of their power to frighten you. Your body is responding, adjusting, and ultimately healing. That's the normal process at work. </w:t>
      </w:r>
    </w:p>
    <w:p w14:paraId="0342A6A6" w14:textId="77777777" w:rsidR="00FD3765" w:rsidRDefault="00000000">
      <w:pPr>
        <w:pStyle w:val="NormalWeb"/>
        <w:spacing w:before="290" w:after="0"/>
      </w:pPr>
      <w:r>
        <w:rPr>
          <w:b/>
          <w:bCs/>
          <w:color w:val="1A1A1A"/>
          <w:u w:color="1A1A1A"/>
        </w:rPr>
        <w:t>Timeline of Side Effects </w:t>
      </w:r>
    </w:p>
    <w:p w14:paraId="2EFFED05" w14:textId="77777777" w:rsidR="00FD3765" w:rsidRDefault="00000000">
      <w:pPr>
        <w:pStyle w:val="NormalWeb"/>
        <w:spacing w:before="127" w:after="0"/>
        <w:ind w:firstLine="4"/>
        <w:jc w:val="both"/>
      </w:pPr>
      <w:r>
        <w:rPr>
          <w:sz w:val="22"/>
          <w:szCs w:val="22"/>
        </w:rPr>
        <w:t>Timing matters. Most side effects from amoxicillin don't appear instantly-they follow a predictable arc that helps you distinguish normal responses from genuine emergencies. </w:t>
      </w:r>
    </w:p>
    <w:p w14:paraId="2B34B3EF" w14:textId="77777777" w:rsidR="00FD3765" w:rsidRDefault="00000000">
      <w:pPr>
        <w:pStyle w:val="NormalWeb"/>
        <w:spacing w:before="175" w:after="0"/>
        <w:ind w:firstLine="2"/>
        <w:jc w:val="both"/>
      </w:pPr>
      <w:r>
        <w:t>Digestive symptoms typically appear within the first twenty-four to forty-eight hours of starting treatment. You might notice mild nausea after your second or third dose or loose stools by the second day. These reactions often become more noticeable during the first few days as amoxicillin changes the balance of bacteria in the gut. For most people, digestive discomfort remains manageable throughout the course of treatment and improves within a few days after the final dose as the gut microbiome begins to recover.</w:t>
      </w:r>
    </w:p>
    <w:p w14:paraId="1FE79D83" w14:textId="77777777" w:rsidR="00FD3765" w:rsidRDefault="00FD3765">
      <w:pPr>
        <w:pStyle w:val="NormalWeb"/>
        <w:spacing w:before="175" w:after="0"/>
        <w:ind w:firstLine="2"/>
        <w:jc w:val="both"/>
      </w:pPr>
    </w:p>
    <w:p w14:paraId="13925B39" w14:textId="77777777" w:rsidR="00FD3765" w:rsidRDefault="00000000">
      <w:pPr>
        <w:pStyle w:val="NormalWeb"/>
        <w:spacing w:before="175" w:after="0"/>
      </w:pPr>
      <w:r>
        <w:rPr>
          <w:sz w:val="22"/>
          <w:szCs w:val="22"/>
        </w:rPr>
        <w:t>Skin rashes follow a different timeline. </w:t>
      </w:r>
    </w:p>
    <w:p w14:paraId="70C248C2" w14:textId="77777777" w:rsidR="00FD3765" w:rsidRDefault="00000000">
      <w:pPr>
        <w:pStyle w:val="NormalWeb"/>
        <w:spacing w:before="240" w:after="0"/>
        <w:jc w:val="both"/>
      </w:pPr>
      <w:r>
        <w:rPr>
          <w:sz w:val="22"/>
          <w:szCs w:val="22"/>
        </w:rPr>
        <w:t>Non-allergic rashes-the harmless pink spots you might notice-usually appear between days three and ten of treatment, often developing around days five to seven (Cunha, 2025). They can persist for several days, sometimes lasting through the end of your prescription and a few days beyond. This delayed appearance often suggests a non-allergic rash rather than an immediate allergic reaction. However, some allergic reactions to amoxicillin can also develop several days after treatment begins. The timing of the rash should therefore be considered together with its appearance and any accompanying symptoms.</w:t>
      </w:r>
    </w:p>
    <w:p w14:paraId="686E3D60" w14:textId="77777777" w:rsidR="00FD3765" w:rsidRDefault="00000000">
      <w:pPr>
        <w:pStyle w:val="NormalWeb"/>
        <w:spacing w:before="176" w:after="0"/>
        <w:ind w:firstLine="6"/>
        <w:jc w:val="both"/>
      </w:pPr>
      <w:r>
        <w:rPr>
          <w:sz w:val="22"/>
          <w:szCs w:val="22"/>
        </w:rPr>
        <w:t xml:space="preserve">Some side effects resolve quickly while others linger stubbornly. Mild nausea often improves within a day or two as your body adjusts to the medication's presence. Taking amoxicillin with food accelerates this </w:t>
      </w:r>
      <w:r>
        <w:rPr>
          <w:sz w:val="22"/>
          <w:szCs w:val="22"/>
        </w:rPr>
        <w:lastRenderedPageBreak/>
        <w:t>adaptation for many patients. Diarrhea, however, can persist throughout treatment and occasionally continue for a week after you've finished the course, particularly if the antibiotic significantly altered your gut flora. Headaches and minor fatigue may come and go unpredictably during treatment, sometimes improving after the first few days, other times persisting until you complete the prescription. These symptoms rarely worsen over time-if they do, that signals something beyond typical side effects. </w:t>
      </w:r>
    </w:p>
    <w:p w14:paraId="6835724D" w14:textId="77777777" w:rsidR="00FD3765" w:rsidRDefault="00000000">
      <w:pPr>
        <w:pStyle w:val="NormalWeb"/>
        <w:spacing w:before="175" w:after="0"/>
        <w:ind w:firstLine="1"/>
        <w:jc w:val="both"/>
      </w:pPr>
      <w:r>
        <w:rPr>
          <w:sz w:val="22"/>
          <w:szCs w:val="22"/>
        </w:rPr>
        <w:t>The pattern you're watching for is stability or gradual improvement. Side effects that remain consistent or slowly fade indicate your body is tolerating the medication appropriately. Symptoms that intensify, multiply, or change character after the first few days warrant closer attention. </w:t>
      </w:r>
    </w:p>
    <w:p w14:paraId="656ED96C" w14:textId="77777777" w:rsidR="00FD3765" w:rsidRDefault="00000000">
      <w:pPr>
        <w:pStyle w:val="NormalWeb"/>
        <w:spacing w:before="175" w:after="0"/>
        <w:jc w:val="both"/>
      </w:pPr>
      <w:r>
        <w:rPr>
          <w:sz w:val="22"/>
          <w:szCs w:val="22"/>
        </w:rPr>
        <w:t>A mild rash that suddenly becomes raised, itchy, or spreads rapidly has shifted from typical to concerning. Diarrhea that progresses to severe cramping or bloody stools has crossed an important threshold. Knowing these timelines transforms anxiety into informed observation. </w:t>
      </w:r>
    </w:p>
    <w:p w14:paraId="68980230" w14:textId="77777777" w:rsidR="00FD3765" w:rsidRDefault="00000000">
      <w:pPr>
        <w:pStyle w:val="NormalWeb"/>
        <w:spacing w:before="318" w:after="0"/>
        <w:jc w:val="center"/>
        <w:rPr>
          <w:b/>
          <w:bCs/>
          <w:sz w:val="32"/>
          <w:szCs w:val="32"/>
        </w:rPr>
      </w:pPr>
      <w:r>
        <w:rPr>
          <w:b/>
          <w:bCs/>
          <w:sz w:val="32"/>
          <w:szCs w:val="32"/>
        </w:rPr>
        <w:t>• • • </w:t>
      </w:r>
    </w:p>
    <w:p w14:paraId="2A98D23E" w14:textId="77777777" w:rsidR="00FD3765" w:rsidRDefault="00000000">
      <w:pPr>
        <w:pStyle w:val="NormalWeb"/>
        <w:spacing w:before="401" w:after="0"/>
        <w:ind w:left="1052" w:right="1032"/>
        <w:jc w:val="center"/>
      </w:pPr>
      <w:r>
        <w:rPr>
          <w:b/>
          <w:bCs/>
          <w:sz w:val="28"/>
          <w:szCs w:val="28"/>
        </w:rPr>
        <w:t>PRACTICAL HOME MANAGEMENT STRATEGIES FOR SIDE EFFECTS </w:t>
      </w:r>
    </w:p>
    <w:p w14:paraId="43C65017" w14:textId="77777777" w:rsidR="00FD3765" w:rsidRDefault="00000000">
      <w:pPr>
        <w:pStyle w:val="NormalWeb"/>
        <w:spacing w:before="312" w:after="0"/>
      </w:pPr>
      <w:r>
        <w:rPr>
          <w:b/>
          <w:bCs/>
          <w:color w:val="1A1A1A"/>
          <w:u w:color="1A1A1A"/>
        </w:rPr>
        <w:t>Hydration and Nutrition </w:t>
      </w:r>
    </w:p>
    <w:p w14:paraId="29FB6BB5" w14:textId="77777777" w:rsidR="00FD3765" w:rsidRDefault="00000000">
      <w:pPr>
        <w:pStyle w:val="NormalWeb"/>
        <w:spacing w:before="127" w:after="0"/>
        <w:jc w:val="both"/>
      </w:pPr>
      <w:r>
        <w:rPr>
          <w:sz w:val="22"/>
          <w:szCs w:val="22"/>
        </w:rPr>
        <w:t>Water does more than quench thirst when you're taking amoxicillin. It actively dilutes stomach acid, which helps reduce nausea and the burning sensation some people feel after swallowing their pills. Aim for eight to ten glasses throughout the day, not all at once. Sipping consistently supports normal hydration while your kidneys eliminate the medication.</w:t>
      </w:r>
    </w:p>
    <w:p w14:paraId="2D5FC111" w14:textId="77777777" w:rsidR="00FD3765" w:rsidRDefault="00000000">
      <w:pPr>
        <w:pStyle w:val="NormalWeb"/>
        <w:spacing w:before="175" w:after="0"/>
        <w:ind w:firstLine="5"/>
        <w:jc w:val="both"/>
        <w:rPr>
          <w:sz w:val="22"/>
          <w:szCs w:val="22"/>
        </w:rPr>
      </w:pPr>
      <w:r>
        <w:rPr>
          <w:sz w:val="22"/>
          <w:szCs w:val="22"/>
        </w:rPr>
        <w:t>Timing matters with food. Taking amoxicillin with a small meal or snack may help reduce stomach discomfort by improving gastrointestinal tolerability. While food may slightly affect how the medication is absorbed, it generally does not significantly reduce its effectiveness.</w:t>
      </w:r>
    </w:p>
    <w:p w14:paraId="4D7E7980" w14:textId="77777777" w:rsidR="00FD3765" w:rsidRDefault="00000000">
      <w:pPr>
        <w:pStyle w:val="NormalWeb"/>
        <w:spacing w:before="175" w:after="0"/>
        <w:ind w:firstLine="5"/>
        <w:jc w:val="both"/>
      </w:pPr>
      <w:r>
        <w:rPr>
          <w:sz w:val="22"/>
          <w:szCs w:val="22"/>
        </w:rPr>
        <w:t>A handful of crackers, half a banana, or a slice of toast works well. You don't need a full meal, just something to cushion the impact. </w:t>
      </w:r>
    </w:p>
    <w:p w14:paraId="0807F28E" w14:textId="77777777" w:rsidR="00FD3765" w:rsidRDefault="00000000">
      <w:pPr>
        <w:pStyle w:val="NormalWeb"/>
        <w:spacing w:before="175" w:after="0"/>
        <w:ind w:firstLine="2"/>
        <w:jc w:val="both"/>
      </w:pPr>
      <w:r>
        <w:rPr>
          <w:sz w:val="22"/>
          <w:szCs w:val="22"/>
        </w:rPr>
        <w:t>Probiotics and fermented foods help restore the gut bacteria amoxicillin disrupts. Plain yogurt with live cultures, kefir, sauerkraut, and kimchi introduce beneficial microorganisms that compete with opportunistic bacteria causing diarrhea. Wait at least two hours after taking your antibiotic dose before eating probiotic-rich foods, giving the medication time to be absorbed so it doesn't simply kill off the helpful bacteria you're trying to reintroduce. </w:t>
      </w:r>
    </w:p>
    <w:p w14:paraId="33F0D6E7" w14:textId="77777777" w:rsidR="00FD3765" w:rsidRDefault="00000000">
      <w:pPr>
        <w:pStyle w:val="NormalWeb"/>
        <w:spacing w:before="175" w:after="0"/>
        <w:ind w:firstLine="1"/>
        <w:jc w:val="both"/>
      </w:pPr>
      <w:r>
        <w:rPr>
          <w:sz w:val="22"/>
          <w:szCs w:val="22"/>
        </w:rPr>
        <w:t>Bland, easily digestible foods minimize digestive strain. White rice, boiled potatoes, steamed chicken, and applesauce require less stomach acid for breakdown and produce fewer irritating byproducts. Avoid greasy, spicy, or heavily processed foods during treatment, as these can aggravate nausea and diarrhea that amoxicillin already triggers. </w:t>
      </w:r>
    </w:p>
    <w:p w14:paraId="397120ED" w14:textId="77777777" w:rsidR="00FD3765" w:rsidRDefault="00000000">
      <w:pPr>
        <w:pStyle w:val="NormalWeb"/>
        <w:spacing w:before="290" w:after="0"/>
      </w:pPr>
      <w:r>
        <w:rPr>
          <w:b/>
          <w:bCs/>
          <w:color w:val="1A1A1A"/>
          <w:u w:color="1A1A1A"/>
        </w:rPr>
        <w:t>Natural Remedies and Comfort </w:t>
      </w:r>
    </w:p>
    <w:p w14:paraId="4409091A" w14:textId="77777777" w:rsidR="00FD3765" w:rsidRDefault="00000000">
      <w:pPr>
        <w:pStyle w:val="NormalWeb"/>
        <w:spacing w:before="127" w:after="0"/>
        <w:jc w:val="both"/>
      </w:pPr>
      <w:r>
        <w:rPr>
          <w:sz w:val="22"/>
          <w:szCs w:val="22"/>
        </w:rPr>
        <w:t>When mild stomach upset or nausea strikes during your amoxicillin course, simple home remedies can bring real relief without interfering with your treatment. Ginger tea, for instance, contains compounds that calm nausea by affecting serotonin receptors in your digestive tract. Brew fresh ginger by steeping thin slices in hot water for five to ten minutes, then sip slowly while it's still warm. </w:t>
      </w:r>
    </w:p>
    <w:p w14:paraId="29AEFE97" w14:textId="77777777" w:rsidR="00FD3765" w:rsidRDefault="00000000">
      <w:pPr>
        <w:pStyle w:val="NormalWeb"/>
        <w:spacing w:before="175" w:after="0"/>
        <w:ind w:firstLine="2"/>
        <w:jc w:val="both"/>
      </w:pPr>
      <w:r>
        <w:rPr>
          <w:sz w:val="22"/>
          <w:szCs w:val="22"/>
        </w:rPr>
        <w:lastRenderedPageBreak/>
        <w:t>Peppermint offers a different kind of comfort. Unlike ginger, peppermint relaxes the smooth muscle tissue in your intestinal walls, easing cramping and bloating that sometimes accompany antibiotic use. For the best results, brew it fresh rather than relying on stale tea bags-the volatile oils that provide relief degrade quickly once exposed to air. </w:t>
      </w:r>
    </w:p>
    <w:p w14:paraId="3969C005" w14:textId="77777777" w:rsidR="00FD3765" w:rsidRDefault="00000000">
      <w:pPr>
        <w:pStyle w:val="NormalWeb"/>
        <w:spacing w:before="176" w:after="0"/>
        <w:jc w:val="both"/>
      </w:pPr>
      <w:r>
        <w:rPr>
          <w:sz w:val="22"/>
          <w:szCs w:val="22"/>
        </w:rPr>
        <w:t>Warm compresses can soothe localized discomfort, whether you're dealing with mild abdominal cramping or muscle aches. Simply soak a clean cloth in warm water, wring it out, and apply it to the affected area for ten to fifteen minutes. The gentle heat increases blood flow and promotes relaxation, offering a moment of calm in your recovery routine. </w:t>
      </w:r>
    </w:p>
    <w:p w14:paraId="28F85F80" w14:textId="77777777" w:rsidR="00FD3765" w:rsidRDefault="00000000">
      <w:pPr>
        <w:pStyle w:val="NormalWeb"/>
        <w:spacing w:before="290" w:after="0"/>
      </w:pPr>
      <w:r>
        <w:rPr>
          <w:b/>
          <w:bCs/>
          <w:color w:val="1A1A1A"/>
          <w:u w:color="1A1A1A"/>
        </w:rPr>
        <w:t>Managing Skin Reactions </w:t>
      </w:r>
    </w:p>
    <w:p w14:paraId="5B74899D" w14:textId="77777777" w:rsidR="00FD3765" w:rsidRDefault="00000000">
      <w:pPr>
        <w:pStyle w:val="NormalWeb"/>
        <w:spacing w:before="127" w:after="0"/>
      </w:pPr>
      <w:r>
        <w:rPr>
          <w:sz w:val="22"/>
          <w:szCs w:val="22"/>
        </w:rPr>
        <w:t>Mild skin reactions-those flat, pink spots that look like faint freckles-can feel unsettling, but they rarely require prescription intervention. </w:t>
      </w:r>
    </w:p>
    <w:p w14:paraId="20D03D41" w14:textId="77777777" w:rsidR="00FD3765" w:rsidRDefault="00000000">
      <w:pPr>
        <w:pStyle w:val="NormalWeb"/>
        <w:spacing w:before="175" w:after="0"/>
        <w:ind w:firstLine="6"/>
        <w:jc w:val="both"/>
      </w:pPr>
      <w:r>
        <w:rPr>
          <w:sz w:val="22"/>
          <w:szCs w:val="22"/>
        </w:rPr>
        <w:t>Oatmeal baths offer genuine relief by creating a protective barrier over irritated skin while reducing inflammation. Use colloidal oatmeal specifically, which is recognized by the U.S. Food and Drug Administration (FDA) under its over the-counter monograph as an effective skin protectant (FDA, 2003). To prepare this therapeutic bath, you can purchase pre-packaged colloidal oatmeal at your local pharmacy. Begin running lukewarm water into your clean bathtub. Avoid hot water entirely, as high temperatures will strip away natural oils, dry out your skin, and worsen the itching. As the tub fills, slowly sprinkle approximately one cup of the finely ground oatmeal directly under the running faucet. This ensures the powder distributes evenly throughout the bath and dissolves properly without forming sticky clumps. </w:t>
      </w:r>
    </w:p>
    <w:p w14:paraId="6FCAABB2" w14:textId="77777777" w:rsidR="00FD3765" w:rsidRDefault="00000000">
      <w:pPr>
        <w:pStyle w:val="NormalWeb"/>
        <w:spacing w:before="21" w:after="0"/>
        <w:jc w:val="both"/>
      </w:pPr>
      <w:r>
        <w:rPr>
          <w:sz w:val="22"/>
          <w:szCs w:val="22"/>
        </w:rPr>
        <w:t>Use your hand to stir the water thoroughly until it feels slippery and looks completely milky. Take extra precaution when entering and exiting the tub, as the oatmeal residue makes the surfaces exceptionally slick. Once prepared, soak for fifteen to twenty minutes in lukewarm water, not hot, as heat intensifies itching. </w:t>
      </w:r>
    </w:p>
    <w:p w14:paraId="4D29B7A3" w14:textId="77777777" w:rsidR="00FD3765" w:rsidRDefault="00000000">
      <w:pPr>
        <w:pStyle w:val="NormalWeb"/>
        <w:spacing w:before="175" w:after="0"/>
        <w:ind w:firstLine="2"/>
        <w:jc w:val="both"/>
      </w:pPr>
      <w:r>
        <w:rPr>
          <w:sz w:val="22"/>
          <w:szCs w:val="22"/>
        </w:rPr>
        <w:t>Over-the-counter hydrocortisone cream, applied sparingly to affected areas twice daily, calms localized itching through its anti-inflammatory properties. Stick to 0.5% or 1% strength-stronger formulations aren't necessary for mild rashes and can thin skin with prolonged use. Avoid applying it to broken skin or spreading it beyond the affected patches. Oral antihistamines like diphenhydramine or cetirizine can interrupt the itch-scratch cycle that makes rashes worse, particularly at night. Cetirizine causes less drowsiness if you need daytime relief, while diphenhydramine works better before bed when sedation isn't a drawback. </w:t>
      </w:r>
    </w:p>
    <w:p w14:paraId="5476B850" w14:textId="314AEC44" w:rsidR="00FD3765" w:rsidRDefault="00000000">
      <w:pPr>
        <w:pStyle w:val="NormalWeb"/>
        <w:spacing w:before="290" w:after="0"/>
      </w:pPr>
      <w:r>
        <w:t xml:space="preserve">But </w:t>
      </w:r>
      <w:del w:id="92" w:author="Editor" w:date="2026-07-30T12:14:00Z" w16du:dateUtc="2026-07-30T16:14:00Z">
        <w:r w:rsidDel="00627154">
          <w:delText>here is</w:delText>
        </w:r>
      </w:del>
      <w:ins w:id="93" w:author="Editor" w:date="2026-07-30T12:14:00Z" w16du:dateUtc="2026-07-30T16:14:00Z">
        <w:r w:rsidR="00627154">
          <w:t>here’s</w:t>
        </w:r>
      </w:ins>
      <w:r>
        <w:t xml:space="preserve"> where home management stops working.</w:t>
      </w:r>
    </w:p>
    <w:p w14:paraId="6989B591" w14:textId="77777777" w:rsidR="00FD3765" w:rsidRDefault="00FD3765">
      <w:pPr>
        <w:pStyle w:val="NormalWeb"/>
        <w:spacing w:before="290" w:after="0"/>
      </w:pPr>
    </w:p>
    <w:p w14:paraId="63077A14" w14:textId="77777777" w:rsidR="00FD3765" w:rsidRDefault="00000000">
      <w:pPr>
        <w:pStyle w:val="NormalWeb"/>
        <w:spacing w:before="290" w:after="0"/>
      </w:pPr>
      <w:r>
        <w:t>If your rash worsens, especially if it becomes blistering, involves the mouth or eyes, or is accompanied by fever, facial swelling, difficulty breathing, or other signs of a severe allergic reaction, stop taking amoxicillin and seek immediate medical attention. Do not restart amoxicillin unless your healthcare provider advises you to do so.</w:t>
      </w:r>
    </w:p>
    <w:p w14:paraId="30E33B84" w14:textId="77777777" w:rsidR="00FD3765" w:rsidRDefault="00FD3765">
      <w:pPr>
        <w:pStyle w:val="NormalWeb"/>
        <w:spacing w:before="290" w:after="0"/>
      </w:pPr>
    </w:p>
    <w:p w14:paraId="186F0029" w14:textId="77777777" w:rsidR="00FD3765" w:rsidRDefault="00000000">
      <w:pPr>
        <w:pStyle w:val="NormalWeb"/>
        <w:spacing w:before="290" w:after="0"/>
      </w:pPr>
      <w:r>
        <w:t xml:space="preserve">Similarly, if itching becomes severe despite antihistamines, or if you notice swelling of your lips, tongue, or throat, the reaction may no longer be a manageable side effect. Some rashes may appear mild at first but can be signs of serious skin reactions, such as Stevens-Johnson syndrome </w:t>
      </w:r>
      <w:r>
        <w:lastRenderedPageBreak/>
        <w:t>or DRESS (FDA, 2022). A rash accompanied by fever, joint pain, or peeling skin requires urgent medical evaluation.</w:t>
      </w:r>
    </w:p>
    <w:p w14:paraId="7565EA20" w14:textId="77777777" w:rsidR="00FD3765" w:rsidRDefault="00000000">
      <w:pPr>
        <w:pStyle w:val="NormalWeb"/>
        <w:spacing w:before="290" w:after="0"/>
      </w:pPr>
      <w:r>
        <w:rPr>
          <w:b/>
          <w:bCs/>
          <w:color w:val="1A1A1A"/>
          <w:u w:color="1A1A1A"/>
        </w:rPr>
        <w:t>Mindful Monitoring and When to Act </w:t>
      </w:r>
    </w:p>
    <w:p w14:paraId="61D3C788" w14:textId="77777777" w:rsidR="00FD3765" w:rsidRDefault="00000000">
      <w:pPr>
        <w:pStyle w:val="NormalWeb"/>
        <w:spacing w:before="127" w:after="0"/>
        <w:ind w:firstLine="5"/>
        <w:jc w:val="both"/>
      </w:pPr>
      <w:r>
        <w:rPr>
          <w:sz w:val="22"/>
          <w:szCs w:val="22"/>
        </w:rPr>
        <w:t>Tracking your body's responses isn't just helpful-it's essential. Keeping a side effect journal transforms scattered observations into a clear timeline your healthcare provider can actually use. Write down the date, time, symptom, and severity using a simple 1-10 scale. Note what you ate, when you took your dose, and any other medications or supplements you're using. This record becomes your advocate during medical appointments. </w:t>
      </w:r>
    </w:p>
    <w:p w14:paraId="149A9AA1" w14:textId="77777777" w:rsidR="00FD3765" w:rsidRDefault="00000000">
      <w:pPr>
        <w:pStyle w:val="NormalWeb"/>
        <w:spacing w:before="175" w:after="0"/>
        <w:jc w:val="both"/>
      </w:pPr>
      <w:r>
        <w:rPr>
          <w:sz w:val="22"/>
          <w:szCs w:val="22"/>
        </w:rPr>
        <w:t>You don't need medical training to spot patterns. Maybe stomach upset always hits two hours after breakfast, or perhaps that mild rash appeared after adding a new probiotic. Your journal reveals these connections, empowering both you and your doctor to make informed adjustments. Keep it simple: a notebook, phone app, or even dated photos of skin reactions all work beautifully. </w:t>
      </w:r>
    </w:p>
    <w:p w14:paraId="0A2ACD63" w14:textId="77777777" w:rsidR="00FD3765" w:rsidRDefault="00FD3765">
      <w:pPr>
        <w:pStyle w:val="NormalWeb"/>
        <w:spacing w:before="0" w:after="0"/>
        <w:rPr>
          <w:sz w:val="20"/>
          <w:szCs w:val="20"/>
        </w:rPr>
      </w:pPr>
    </w:p>
    <w:p w14:paraId="2715F99A" w14:textId="77777777" w:rsidR="00FD3765" w:rsidRDefault="00000000">
      <w:pPr>
        <w:pStyle w:val="NormalWeb"/>
        <w:spacing w:before="0" w:after="0"/>
      </w:pPr>
      <w:r>
        <w:rPr>
          <w:sz w:val="22"/>
          <w:szCs w:val="22"/>
        </w:rPr>
        <w:t>Certain symptoms demand immediate professional attention rather than journal entries. Breathing difficulties, facial swelling, or hives developing suddenly require emergency intervention (American Society of Health-System Pharmacists, 2024). Similarly, severe diarrhea containing blood or mucus, persistent vomiting that prevents you from keeping doses down, yellowing skin, dark urine, or an increasingly itchy rash spreading across your body all warrant professional guidance right away. Your journal transforms vague complaints into actionable data your provider can use to adjust treatment or explore alternatives. </w:t>
      </w:r>
    </w:p>
    <w:p w14:paraId="111549FC" w14:textId="77777777" w:rsidR="00FD3765" w:rsidRDefault="00000000">
      <w:pPr>
        <w:pStyle w:val="NormalWeb"/>
        <w:spacing w:before="175" w:after="0"/>
      </w:pPr>
      <w:r>
        <w:rPr>
          <w:sz w:val="22"/>
          <w:szCs w:val="22"/>
        </w:rPr>
        <w:t>Think of monitoring as a partnership between your instincts and medical expertise. You know your body best. </w:t>
      </w:r>
    </w:p>
    <w:p w14:paraId="78C4157F" w14:textId="77777777" w:rsidR="00FD3765" w:rsidRDefault="00000000">
      <w:pPr>
        <w:pStyle w:val="NormalWeb"/>
        <w:spacing w:before="318" w:after="0"/>
        <w:jc w:val="center"/>
        <w:rPr>
          <w:b/>
          <w:bCs/>
          <w:sz w:val="32"/>
          <w:szCs w:val="32"/>
        </w:rPr>
      </w:pPr>
      <w:r>
        <w:rPr>
          <w:b/>
          <w:bCs/>
          <w:sz w:val="32"/>
          <w:szCs w:val="32"/>
        </w:rPr>
        <w:t>• • • </w:t>
      </w:r>
    </w:p>
    <w:p w14:paraId="157997E2" w14:textId="77777777" w:rsidR="00FD3765" w:rsidRDefault="00000000">
      <w:pPr>
        <w:pStyle w:val="NormalWeb"/>
        <w:spacing w:before="401" w:after="0"/>
        <w:jc w:val="center"/>
      </w:pPr>
      <w:r>
        <w:rPr>
          <w:b/>
          <w:bCs/>
          <w:sz w:val="28"/>
          <w:szCs w:val="28"/>
        </w:rPr>
        <w:t>RED FLAGS: WHEN SIDE EFFECTS REQUIRE  </w:t>
      </w:r>
    </w:p>
    <w:p w14:paraId="74C47E8F" w14:textId="77777777" w:rsidR="00FD3765" w:rsidRDefault="00000000">
      <w:pPr>
        <w:pStyle w:val="NormalWeb"/>
        <w:spacing w:before="39" w:after="0"/>
        <w:jc w:val="center"/>
      </w:pPr>
      <w:r>
        <w:rPr>
          <w:b/>
          <w:bCs/>
          <w:sz w:val="28"/>
          <w:szCs w:val="28"/>
        </w:rPr>
        <w:t>MEDICAL ATTENTION </w:t>
      </w:r>
    </w:p>
    <w:p w14:paraId="31381C67" w14:textId="77777777" w:rsidR="00FD3765" w:rsidRDefault="00000000">
      <w:pPr>
        <w:pStyle w:val="NormalWeb"/>
        <w:spacing w:before="336" w:after="0"/>
      </w:pPr>
      <w:r>
        <w:rPr>
          <w:b/>
          <w:bCs/>
          <w:color w:val="1A1A1A"/>
          <w:u w:color="1A1A1A"/>
        </w:rPr>
        <w:t>Identifying Serious Symptoms </w:t>
      </w:r>
    </w:p>
    <w:p w14:paraId="50A656FC" w14:textId="77777777" w:rsidR="00FD3765" w:rsidRDefault="00000000">
      <w:pPr>
        <w:pStyle w:val="NormalWeb"/>
        <w:spacing w:before="127" w:after="0"/>
        <w:ind w:firstLine="7"/>
        <w:jc w:val="both"/>
      </w:pPr>
      <w:r>
        <w:rPr>
          <w:sz w:val="22"/>
          <w:szCs w:val="22"/>
        </w:rPr>
        <w:t>Call your doctor immediately if you notice any breathing changes-shallow breaths, chest tightness, wheezing, or the sensation that your throat is narrowing. Don't wait to see if it passes. Allergic reactions to amoxicillin can escalate within minutes, and hesitation creates danger. </w:t>
      </w:r>
    </w:p>
    <w:p w14:paraId="1863EAE6" w14:textId="77777777" w:rsidR="00FD3765" w:rsidRDefault="00000000">
      <w:pPr>
        <w:pStyle w:val="NormalWeb"/>
        <w:spacing w:before="175" w:after="0"/>
        <w:jc w:val="both"/>
        <w:rPr>
          <w:sz w:val="22"/>
          <w:szCs w:val="22"/>
        </w:rPr>
      </w:pPr>
      <w:r>
        <w:rPr>
          <w:sz w:val="22"/>
          <w:szCs w:val="22"/>
        </w:rPr>
        <w:t>Watch your skin closely throughout your entire course of treatment. A mild pink flush differs drastically from Stevens-Johnson syndrome, a rare but serious reaction that can develop days or even weeks after starting therapy. If you develop painful red or purple patches, blistering that looks like burns, or skin that peels away in sheets, stop the medication and seek emergency care. Similarly, hives that multiply rapidly across your body-especially when accompanied by dizziness or nausea-signal a severe allergic response. </w:t>
      </w:r>
    </w:p>
    <w:p w14:paraId="4C373BDE" w14:textId="77777777" w:rsidR="00FD3765" w:rsidRDefault="00FD3765">
      <w:pPr>
        <w:pStyle w:val="NormalWeb"/>
        <w:spacing w:before="175" w:after="0"/>
        <w:jc w:val="both"/>
      </w:pPr>
    </w:p>
    <w:p w14:paraId="7E0083F8" w14:textId="77777777" w:rsidR="00FD3765" w:rsidRDefault="00000000">
      <w:pPr>
        <w:pStyle w:val="Body"/>
      </w:pPr>
      <w:r>
        <w:rPr>
          <w:lang w:val="en-US"/>
        </w:rPr>
        <w:t>Persistent diarrhea requires medical evaluation when certain warning signs appear. One possible cause after antibiotic use is *Clostridioides difficile* (C. diff) infection, a condition that occurs when this harmful bacterium overgrows in the intestines and produces toxins that can cause inflammation and diarrhea.</w:t>
      </w:r>
    </w:p>
    <w:p w14:paraId="74D3B681" w14:textId="77777777" w:rsidR="00FD3765" w:rsidRDefault="00000000">
      <w:pPr>
        <w:pStyle w:val="Body"/>
      </w:pPr>
      <w:r>
        <w:rPr>
          <w:lang w:val="en-US"/>
        </w:rPr>
        <w:lastRenderedPageBreak/>
        <w:t>C. diff infection should be considered if you develop new, unexplained diarrhea after taking antibiotics, especially if you have three or more loose or watery stools within 24 hours. Other warning signs include bloody stools, stomach pain, fever, abdominal tenderness, or symptoms that continue to worsen. If these symptoms occur, contact your healthcare provider promptly.</w:t>
      </w:r>
    </w:p>
    <w:p w14:paraId="790D64FA" w14:textId="77777777" w:rsidR="00FD3765" w:rsidRDefault="00FD3765">
      <w:pPr>
        <w:pStyle w:val="Body"/>
        <w:rPr>
          <w:rFonts w:ascii="Calibri Light" w:eastAsia="Calibri Light" w:hAnsi="Calibri Light" w:cs="Calibri Light"/>
        </w:rPr>
      </w:pPr>
    </w:p>
    <w:p w14:paraId="11E7BD3D" w14:textId="77777777" w:rsidR="00FD3765" w:rsidRDefault="00000000">
      <w:pPr>
        <w:pStyle w:val="Body"/>
        <w:rPr>
          <w:rFonts w:ascii="Calibri Light" w:eastAsia="Calibri Light" w:hAnsi="Calibri Light" w:cs="Calibri Light"/>
        </w:rPr>
      </w:pPr>
      <w:r>
        <w:rPr>
          <w:rFonts w:ascii="Calibri Light" w:hAnsi="Calibri Light"/>
        </w:rPr>
        <w:t> </w:t>
      </w:r>
    </w:p>
    <w:p w14:paraId="02538EBA" w14:textId="77777777" w:rsidR="00FD3765" w:rsidRDefault="00000000">
      <w:pPr>
        <w:pStyle w:val="NormalWeb"/>
        <w:spacing w:before="175" w:after="0"/>
        <w:ind w:firstLine="5"/>
        <w:jc w:val="both"/>
      </w:pPr>
      <w:r>
        <w:rPr>
          <w:sz w:val="22"/>
          <w:szCs w:val="22"/>
        </w:rPr>
        <w:t>Track your temperature twice daily while taking amoxicillin. New or worsening fever above 101°F, especially when paired with chills, rapid heartbeat, or confusion, may indicate the antibiotic isn't controlling your infection-or that you've developed a secondary complication requiring different treatment. Trust your instincts. If something feels profoundly wrong, don't talk yourself out of calling for help. </w:t>
      </w:r>
    </w:p>
    <w:p w14:paraId="5A972692" w14:textId="77777777" w:rsidR="00FD3765" w:rsidRDefault="00000000">
      <w:pPr>
        <w:pStyle w:val="NormalWeb"/>
        <w:spacing w:before="290" w:after="0"/>
      </w:pPr>
      <w:r>
        <w:rPr>
          <w:b/>
          <w:bCs/>
          <w:color w:val="1A1A1A"/>
          <w:u w:color="1A1A1A"/>
        </w:rPr>
        <w:t>When to Seek Immediate Care </w:t>
      </w:r>
    </w:p>
    <w:p w14:paraId="73AFA74C" w14:textId="77777777" w:rsidR="00FD3765" w:rsidRDefault="00000000">
      <w:pPr>
        <w:pStyle w:val="NormalWeb"/>
        <w:spacing w:before="127" w:after="0"/>
        <w:ind w:firstLine="9"/>
        <w:jc w:val="both"/>
      </w:pPr>
      <w:r>
        <w:rPr>
          <w:sz w:val="22"/>
          <w:szCs w:val="22"/>
        </w:rPr>
        <w:t>Some side effects demand immediate action. Anaphylaxis-a severe allergic reaction-can begin within minutes of taking amoxicillin and escalate rapidly. Watch for difficulty breathing, swelling of the face or throat, a racing heart, dizziness, or hives spreading across your body. If you notice any of these symptoms, call emergency services right away. </w:t>
      </w:r>
    </w:p>
    <w:p w14:paraId="34B213E8" w14:textId="77777777" w:rsidR="00FD3765" w:rsidRDefault="00000000">
      <w:pPr>
        <w:pStyle w:val="NormalWeb"/>
        <w:spacing w:before="175" w:after="0"/>
        <w:ind w:firstLine="1"/>
      </w:pPr>
      <w:r>
        <w:rPr>
          <w:sz w:val="22"/>
          <w:szCs w:val="22"/>
        </w:rPr>
        <w:t>Don't wait to see if it gets better. Anaphylaxis is life-threatening, and every minute counts. </w:t>
      </w:r>
    </w:p>
    <w:p w14:paraId="2EB28A84" w14:textId="77777777" w:rsidR="00FD3765" w:rsidRDefault="00000000">
      <w:pPr>
        <w:pStyle w:val="NormalWeb"/>
        <w:spacing w:before="175" w:after="0"/>
        <w:ind w:firstLine="8"/>
        <w:jc w:val="both"/>
      </w:pPr>
      <w:r>
        <w:rPr>
          <w:sz w:val="22"/>
          <w:szCs w:val="22"/>
        </w:rPr>
        <w:t>Severe skin reactions, though less common, also require urgent medical attention. Stevens-Johnson syndrome and toxic epidermal necrolysis are rare but serious conditions that can start as a rash and progress to painful blistering, peeling skin, and sores in the mouth or eyes. If you or your child develops a widespread rash accompanied by fever, blistering, or skin that feels tender to the touch, contact your doctor immediately or head to the emergency room. </w:t>
      </w:r>
    </w:p>
    <w:p w14:paraId="1278BEA0" w14:textId="77777777" w:rsidR="00FD3765" w:rsidRDefault="00000000">
      <w:pPr>
        <w:pStyle w:val="NormalWeb"/>
        <w:spacing w:before="175" w:after="0"/>
      </w:pPr>
      <w:r>
        <w:rPr>
          <w:sz w:val="22"/>
          <w:szCs w:val="22"/>
        </w:rPr>
        <w:t>These aren't ordinary rashes-they're medical emergencies. </w:t>
      </w:r>
    </w:p>
    <w:p w14:paraId="3D35BD58" w14:textId="77777777" w:rsidR="00FD3765" w:rsidRDefault="00000000">
      <w:pPr>
        <w:pStyle w:val="NormalWeb"/>
        <w:spacing w:before="240" w:after="0"/>
        <w:ind w:firstLine="5"/>
      </w:pPr>
      <w:r>
        <w:rPr>
          <w:sz w:val="22"/>
          <w:szCs w:val="22"/>
        </w:rPr>
        <w:t>Severe diarrhea, especially if it's bloody or accompanied by intense abdominal pain and fever, could signal a Clostridioides difficile infection. This happens when amoxicillin disrupts your gut bacteria enough to allow harmful bacteria to take over. If diarrhea persists beyond a few days or becomes severe, don't brush it off as a minor inconvenience. Call your healthcare provider to rule out this potentially serious complication. </w:t>
      </w:r>
    </w:p>
    <w:p w14:paraId="51AD9BCE" w14:textId="77777777" w:rsidR="00FD3765" w:rsidRDefault="00000000">
      <w:pPr>
        <w:pStyle w:val="NormalWeb"/>
        <w:spacing w:before="175" w:after="0"/>
        <w:jc w:val="both"/>
      </w:pPr>
      <w:r>
        <w:rPr>
          <w:sz w:val="22"/>
          <w:szCs w:val="22"/>
        </w:rPr>
        <w:t>Trust your instincts. If something feels profoundly wrong-if your symptoms are escalating quickly, if you're struggling to breathe, or if you're experiencing confusion or extreme weakness-seek help. </w:t>
      </w:r>
    </w:p>
    <w:p w14:paraId="0C3F0894" w14:textId="77777777" w:rsidR="00FD3765" w:rsidRDefault="00000000">
      <w:pPr>
        <w:pStyle w:val="Body"/>
      </w:pPr>
      <w:r>
        <w:rPr>
          <w:lang w:val="en-US"/>
        </w:rPr>
        <w:t>Calling your doctor or heading to urgent care isn't overreacting. You're doing exactly what an informed, empowered patient should do.</w:t>
      </w:r>
    </w:p>
    <w:p w14:paraId="6938C7F7" w14:textId="77777777" w:rsidR="00FD3765" w:rsidRDefault="00FD3765">
      <w:pPr>
        <w:pStyle w:val="Body"/>
      </w:pPr>
    </w:p>
    <w:p w14:paraId="425C4365" w14:textId="77777777" w:rsidR="00FD3765" w:rsidRDefault="00FD3765">
      <w:pPr>
        <w:pStyle w:val="Body"/>
      </w:pPr>
    </w:p>
    <w:p w14:paraId="68924C69" w14:textId="77777777" w:rsidR="00FD3765" w:rsidRDefault="00FD3765">
      <w:pPr>
        <w:pStyle w:val="Body"/>
      </w:pPr>
    </w:p>
    <w:p w14:paraId="4F8A465D" w14:textId="77777777" w:rsidR="00FD3765" w:rsidRDefault="00FD3765">
      <w:pPr>
        <w:pStyle w:val="Body"/>
      </w:pPr>
    </w:p>
    <w:p w14:paraId="06BA3F0C" w14:textId="77777777" w:rsidR="00FD3765" w:rsidRDefault="00FD3765">
      <w:pPr>
        <w:pStyle w:val="Body"/>
      </w:pPr>
    </w:p>
    <w:p w14:paraId="321159FF" w14:textId="77777777" w:rsidR="00FD3765" w:rsidRDefault="00FD3765">
      <w:pPr>
        <w:pStyle w:val="Body"/>
      </w:pPr>
    </w:p>
    <w:p w14:paraId="5EB64CAC" w14:textId="77777777" w:rsidR="00FD3765" w:rsidRDefault="00FD3765">
      <w:pPr>
        <w:pStyle w:val="Body"/>
      </w:pPr>
    </w:p>
    <w:p w14:paraId="12A855CD" w14:textId="77777777" w:rsidR="00FD3765" w:rsidRDefault="00FD3765">
      <w:pPr>
        <w:pStyle w:val="Body"/>
      </w:pPr>
    </w:p>
    <w:p w14:paraId="5EF061DA" w14:textId="77777777" w:rsidR="00FD3765" w:rsidRDefault="00FD3765">
      <w:pPr>
        <w:pStyle w:val="Body"/>
      </w:pPr>
    </w:p>
    <w:p w14:paraId="46E6D3DE" w14:textId="77777777" w:rsidR="00FD3765" w:rsidRDefault="00FD3765">
      <w:pPr>
        <w:pStyle w:val="Body"/>
      </w:pPr>
    </w:p>
    <w:p w14:paraId="205AC62A" w14:textId="77777777" w:rsidR="00FD3765" w:rsidRDefault="00FD3765">
      <w:pPr>
        <w:pStyle w:val="Body"/>
      </w:pPr>
    </w:p>
    <w:p w14:paraId="5570FCEB" w14:textId="77777777" w:rsidR="00FD3765" w:rsidRDefault="00FD3765">
      <w:pPr>
        <w:pStyle w:val="Body"/>
      </w:pPr>
    </w:p>
    <w:p w14:paraId="6AA39E08" w14:textId="77777777" w:rsidR="00FD3765" w:rsidRDefault="00FD3765">
      <w:pPr>
        <w:pStyle w:val="Body"/>
      </w:pPr>
    </w:p>
    <w:p w14:paraId="21F290DE" w14:textId="77777777" w:rsidR="00FD3765" w:rsidRDefault="00FD3765">
      <w:pPr>
        <w:pStyle w:val="Body"/>
      </w:pPr>
    </w:p>
    <w:p w14:paraId="71AC6711" w14:textId="77777777" w:rsidR="00FD3765" w:rsidRDefault="00FD3765">
      <w:pPr>
        <w:pStyle w:val="Body"/>
      </w:pPr>
    </w:p>
    <w:p w14:paraId="7DFAEFE2" w14:textId="77777777" w:rsidR="00FD3765" w:rsidRDefault="00FD3765">
      <w:pPr>
        <w:pStyle w:val="Body"/>
      </w:pPr>
    </w:p>
    <w:p w14:paraId="1ED1A2EC" w14:textId="77777777" w:rsidR="00FD3765" w:rsidRDefault="00FD3765">
      <w:pPr>
        <w:pStyle w:val="Body"/>
      </w:pPr>
    </w:p>
    <w:p w14:paraId="6B63E7E9" w14:textId="77777777" w:rsidR="00FD3765" w:rsidRDefault="00000000">
      <w:pPr>
        <w:pStyle w:val="NormalWeb"/>
        <w:spacing w:before="0" w:after="0"/>
        <w:jc w:val="center"/>
      </w:pPr>
      <w:r>
        <w:rPr>
          <w:sz w:val="22"/>
          <w:szCs w:val="22"/>
        </w:rPr>
        <w:t>Chapter 8 </w:t>
      </w:r>
    </w:p>
    <w:p w14:paraId="72C4CDFA" w14:textId="77777777" w:rsidR="00FD3765" w:rsidRDefault="00000000">
      <w:pPr>
        <w:pStyle w:val="NormalWeb"/>
        <w:spacing w:before="175" w:after="0"/>
        <w:ind w:left="1213" w:right="1194"/>
        <w:jc w:val="center"/>
      </w:pPr>
      <w:r>
        <w:rPr>
          <w:b/>
          <w:bCs/>
          <w:sz w:val="40"/>
          <w:szCs w:val="40"/>
        </w:rPr>
        <w:t>Understanding Antibiotic Effects on Your Gut: Why Your Microbiome Matters </w:t>
      </w:r>
    </w:p>
    <w:p w14:paraId="031EE53D" w14:textId="77777777" w:rsidR="00FD3765" w:rsidRDefault="00000000">
      <w:pPr>
        <w:pStyle w:val="NormalWeb"/>
        <w:spacing w:before="1032" w:after="0"/>
        <w:ind w:left="973" w:right="958"/>
        <w:jc w:val="center"/>
      </w:pPr>
      <w:r>
        <w:rPr>
          <w:b/>
          <w:bCs/>
          <w:sz w:val="28"/>
          <w:szCs w:val="28"/>
        </w:rPr>
        <w:t>YOUR MICROBIOME EXPLAINED: THE INVISIBLE ECOSYSTEM </w:t>
      </w:r>
    </w:p>
    <w:p w14:paraId="534CFA8C" w14:textId="77777777" w:rsidR="00FD3765" w:rsidRDefault="00000000">
      <w:pPr>
        <w:pStyle w:val="NormalWeb"/>
        <w:spacing w:before="312" w:after="0"/>
      </w:pPr>
      <w:r>
        <w:rPr>
          <w:b/>
          <w:bCs/>
          <w:color w:val="1A1A1A"/>
          <w:u w:color="1A1A1A"/>
        </w:rPr>
        <w:t>What Is the Microbiome? </w:t>
      </w:r>
    </w:p>
    <w:p w14:paraId="4B34BF34" w14:textId="77777777" w:rsidR="00FD3765" w:rsidRDefault="00000000">
      <w:pPr>
        <w:pStyle w:val="Body"/>
        <w:rPr>
          <w:rFonts w:ascii="Calibri Light" w:eastAsia="Calibri Light" w:hAnsi="Calibri Light" w:cs="Calibri Light"/>
        </w:rPr>
      </w:pPr>
      <w:r>
        <w:rPr>
          <w:rFonts w:ascii="Calibri Light" w:hAnsi="Calibri Light"/>
          <w:lang w:val="en-US"/>
        </w:rPr>
        <w:t>Think of your body as a bustling city that never sleeps. Beneath your</w:t>
      </w:r>
      <w:r>
        <w:rPr>
          <w:rFonts w:ascii="Calibri Light" w:hAnsi="Calibri Light"/>
        </w:rPr>
        <w:t> </w:t>
      </w:r>
      <w:r>
        <w:rPr>
          <w:rFonts w:ascii="Calibri Light" w:hAnsi="Calibri Light"/>
          <w:lang w:val="en-US"/>
        </w:rPr>
        <w:t>skin, deep in your gut, lives a thriving community of trillions of microorganisms-bacteria, viruses, fungi, and other tiny life forms. This invisible ecosystem is called your microbiome, and it's working around the clock to keep you healthy.</w:t>
      </w:r>
      <w:r>
        <w:rPr>
          <w:rFonts w:ascii="Calibri Light" w:hAnsi="Calibri Light"/>
        </w:rPr>
        <w:t> </w:t>
      </w:r>
    </w:p>
    <w:p w14:paraId="4197FF6A" w14:textId="175BF4C8" w:rsidR="00FD3765" w:rsidRDefault="00000000">
      <w:pPr>
        <w:pStyle w:val="NormalWeb"/>
        <w:spacing w:before="153" w:after="0"/>
        <w:jc w:val="both"/>
        <w:rPr>
          <w:rFonts w:ascii="Calibri Light" w:eastAsia="Calibri Light" w:hAnsi="Calibri Light" w:cs="Calibri Light"/>
        </w:rPr>
      </w:pPr>
      <w:r>
        <w:rPr>
          <w:rFonts w:ascii="Calibri Light" w:hAnsi="Calibri Light"/>
        </w:rPr>
        <w:t xml:space="preserve">Your gut </w:t>
      </w:r>
      <w:commentRangeStart w:id="94"/>
      <w:r>
        <w:rPr>
          <w:rFonts w:ascii="Calibri Light" w:hAnsi="Calibri Light"/>
        </w:rPr>
        <w:t xml:space="preserve">microbiome </w:t>
      </w:r>
      <w:del w:id="95" w:author="Editor" w:date="2026-07-30T12:15:00Z" w16du:dateUtc="2026-07-30T16:15:00Z">
        <w:r w:rsidDel="00627154">
          <w:rPr>
            <w:rFonts w:ascii="Calibri Light" w:hAnsi="Calibri Light"/>
          </w:rPr>
          <w:delText>is not</w:delText>
        </w:r>
      </w:del>
      <w:ins w:id="96" w:author="Editor" w:date="2026-07-30T12:15:00Z" w16du:dateUtc="2026-07-30T16:15:00Z">
        <w:r w:rsidR="00627154">
          <w:rPr>
            <w:rFonts w:ascii="Calibri Light" w:hAnsi="Calibri Light"/>
          </w:rPr>
          <w:t>isn’t</w:t>
        </w:r>
      </w:ins>
      <w:r>
        <w:rPr>
          <w:rFonts w:ascii="Calibri Light" w:hAnsi="Calibri Light"/>
        </w:rPr>
        <w:t xml:space="preserve"> just </w:t>
      </w:r>
      <w:commentRangeEnd w:id="94"/>
      <w:r w:rsidR="00627154">
        <w:rPr>
          <w:rStyle w:val="CommentReference"/>
          <w:rFonts w:ascii="Calibri Light" w:hAnsi="Calibri Light"/>
          <w:sz w:val="24"/>
          <w:szCs w:val="24"/>
        </w:rPr>
        <w:commentReference w:id="94"/>
      </w:r>
      <w:r>
        <w:rPr>
          <w:rFonts w:ascii="Calibri Light" w:hAnsi="Calibri Light"/>
        </w:rPr>
        <w:t>along for the ride. These microscopic residents perform important functions that support your health. They help break down the food you eat, allowing your body to access nutrients it cannot obtain on its own. They also help produce certain vitamins, including vitamin K and several B vitamins. While gut bacteria can produce vitamin B12, it is unclear how much of this B12 contributes to the body because it is mostly produced in the colon, while B12 absorption mainly occurs in the small intestine.</w:t>
      </w:r>
    </w:p>
    <w:p w14:paraId="7F2E50F5" w14:textId="77777777" w:rsidR="00FD3765" w:rsidRDefault="00FD3765">
      <w:pPr>
        <w:pStyle w:val="NormalWeb"/>
        <w:spacing w:before="153" w:after="0"/>
        <w:jc w:val="both"/>
        <w:rPr>
          <w:rFonts w:ascii="Calibri Light" w:eastAsia="Calibri Light" w:hAnsi="Calibri Light" w:cs="Calibri Light"/>
        </w:rPr>
      </w:pPr>
    </w:p>
    <w:p w14:paraId="2EE4C3D6" w14:textId="77777777" w:rsidR="00FD3765" w:rsidRDefault="00000000">
      <w:pPr>
        <w:pStyle w:val="NormalWeb"/>
        <w:spacing w:before="153" w:after="0"/>
        <w:jc w:val="both"/>
        <w:rPr>
          <w:rFonts w:ascii="Calibri Light" w:eastAsia="Calibri Light" w:hAnsi="Calibri Light" w:cs="Calibri Light"/>
        </w:rPr>
      </w:pPr>
      <w:r>
        <w:rPr>
          <w:rFonts w:ascii="Calibri Light" w:hAnsi="Calibri Light"/>
        </w:rPr>
        <w:lastRenderedPageBreak/>
        <w:t>The gut microbiome also plays an important role in your immune system. It helps train your immune defenses to distinguish between harmful and harmless organisms, supporting protection against infections while helping prevent unnecessary inflammation. Without this invisible workforce, many essential processes that keep your body healthy would be disrupted.</w:t>
      </w:r>
    </w:p>
    <w:p w14:paraId="1939B3E6" w14:textId="77777777" w:rsidR="00FD3765" w:rsidRDefault="00FD3765">
      <w:pPr>
        <w:pStyle w:val="NormalWeb"/>
        <w:spacing w:before="153" w:after="0"/>
        <w:jc w:val="both"/>
      </w:pPr>
    </w:p>
    <w:p w14:paraId="55B73926" w14:textId="77777777" w:rsidR="00FD3765" w:rsidRDefault="00000000">
      <w:pPr>
        <w:pStyle w:val="NormalWeb"/>
        <w:spacing w:before="175" w:after="0"/>
      </w:pPr>
      <w:r>
        <w:rPr>
          <w:sz w:val="22"/>
          <w:szCs w:val="22"/>
        </w:rPr>
        <w:t>The diversity of your microbiome matters enormously. A healthy gut resembles a vibrant rainforest, teeming with hundreds of different species that balance and support each other. When this diversity thrives, you're better equipped to digest food efficiently, maintain stable moods, and resist illness. But when antibiotics like amoxicillin enter the picture, they don't discriminate-they target harmful bacteria and beneficial ones alike. </w:t>
      </w:r>
    </w:p>
    <w:p w14:paraId="7118424A" w14:textId="77777777" w:rsidR="00FD3765" w:rsidRDefault="00000000">
      <w:pPr>
        <w:pStyle w:val="NormalWeb"/>
        <w:spacing w:before="175" w:after="0"/>
        <w:ind w:firstLine="3"/>
        <w:jc w:val="both"/>
      </w:pPr>
      <w:r>
        <w:rPr>
          <w:sz w:val="22"/>
          <w:szCs w:val="22"/>
        </w:rPr>
        <w:t>Understanding this delicate balance helps you appreciate why protecting your microbiome during antibiotic treatment is so important. The good news? Your gut is remarkably resilient. With the right support-proper nutrition, probiotic rich foods, and mindful recovery strategies-you can help restore this invisible ecosystem and emerge from treatment with your health intact. </w:t>
      </w:r>
    </w:p>
    <w:p w14:paraId="4AB408C5" w14:textId="77777777" w:rsidR="00FD3765" w:rsidRDefault="00000000">
      <w:pPr>
        <w:pStyle w:val="NormalWeb"/>
        <w:spacing w:before="175" w:after="0"/>
      </w:pPr>
      <w:r>
        <w:rPr>
          <w:sz w:val="22"/>
          <w:szCs w:val="22"/>
        </w:rPr>
        <w:t>Your microbiome is your body's silent partner in wellness, and learning to care for it is one of the most empowering steps you can take. </w:t>
      </w:r>
    </w:p>
    <w:p w14:paraId="77C13904" w14:textId="77777777" w:rsidR="00FD3765" w:rsidRDefault="00000000">
      <w:pPr>
        <w:pStyle w:val="NormalWeb"/>
        <w:spacing w:before="175" w:after="0"/>
        <w:jc w:val="both"/>
      </w:pPr>
      <w:r>
        <w:rPr>
          <w:sz w:val="22"/>
          <w:szCs w:val="22"/>
        </w:rPr>
        <w:t>Your microbiome's most essential job is educating your immune system. With approximately 70% of your body's immune cells residing in the gut-primarily within the gut-associated lymphoid tissue (GALT)-this education begins at birth (Cohen, 2021). The bacteria colonizing your gastrointestinal tract train immune cells to recognize which microbes belong and which pose a threat (Cohen, 2021). This molecular dialogue continues throughout your life. When your gut bacteria encounter a potential pathogen, they signal your immune cells to mount an appropriate defense. Without this constant communication, your body would either overreact to harmless substances-triggering allergies and autoimmune conditions-or fail to respond to genuine infections. </w:t>
      </w:r>
    </w:p>
    <w:p w14:paraId="4AB54B49" w14:textId="77777777" w:rsidR="00FD3765" w:rsidRDefault="00000000">
      <w:pPr>
        <w:pStyle w:val="NormalWeb"/>
        <w:spacing w:before="175" w:after="0"/>
        <w:ind w:firstLine="2"/>
        <w:jc w:val="both"/>
      </w:pPr>
      <w:r>
        <w:rPr>
          <w:sz w:val="22"/>
          <w:szCs w:val="22"/>
        </w:rPr>
        <w:t>Nutrient extraction represents another critical function. Because the human body cannot naturally break down certain complex carbohydrates and dietary fibers, gut bacteria step in to ferment these compounds. This process generates short-chain fatty acids (SCFAs) like butyrate, which fuel the cells lining your intestinal wall and help regulate systemic inflammation. Additionally, these microbes synthesize vitamins that your diet might otherwise lack, such as vitamin K2 for bone health and several essential B vitamins necessary for energy production and cellular metabolism. </w:t>
      </w:r>
    </w:p>
    <w:p w14:paraId="2815FAAD" w14:textId="77777777" w:rsidR="00FD3765" w:rsidRDefault="00FD3765">
      <w:pPr>
        <w:pStyle w:val="NormalWeb"/>
        <w:spacing w:before="90" w:after="0"/>
        <w:rPr>
          <w:sz w:val="20"/>
          <w:szCs w:val="20"/>
        </w:rPr>
      </w:pPr>
    </w:p>
    <w:p w14:paraId="6E3E7970" w14:textId="77777777" w:rsidR="00FD3765" w:rsidRDefault="00000000">
      <w:pPr>
        <w:pStyle w:val="NormalWeb"/>
        <w:spacing w:before="90" w:after="0"/>
      </w:pPr>
      <w:r>
        <w:rPr>
          <w:sz w:val="22"/>
          <w:szCs w:val="22"/>
        </w:rPr>
        <w:t>The protective barrier your microbiome creates is a vital line of defense. </w:t>
      </w:r>
    </w:p>
    <w:p w14:paraId="6DC5BF89" w14:textId="7F327D0D" w:rsidR="00FD3765" w:rsidRDefault="00000000">
      <w:pPr>
        <w:pStyle w:val="NormalWeb"/>
        <w:spacing w:before="240" w:after="0"/>
        <w:ind w:firstLine="2"/>
        <w:jc w:val="both"/>
      </w:pPr>
      <w:r>
        <w:rPr>
          <w:sz w:val="22"/>
          <w:szCs w:val="22"/>
        </w:rPr>
        <w:t xml:space="preserve">Beneficial bacteria physically occupy space on your intestinal lining, crowding out harmful pathogens that might otherwise establish infection. They also produce targeted antimicrobial compounds that actively suppress dangerous invaders like Clostridium difficile, which can rapidly proliferate when antibiotic treatments clear out competing microbes. This competitive exclusion serves as a living shield, maintaining internal order against potential threats introduced through food, water, and daily exposure. Your microbiome also heavily influences mental health through a bidirectional communication network known as the gut-brain axis. The gut produces a large amount of the body's serotonin—often estimated at around 90%. However, serotonin made in the gut </w:t>
      </w:r>
      <w:del w:id="97" w:author="Editor" w:date="2026-07-30T12:16:00Z" w16du:dateUtc="2026-07-30T16:16:00Z">
        <w:r w:rsidDel="00627154">
          <w:rPr>
            <w:sz w:val="22"/>
            <w:szCs w:val="22"/>
          </w:rPr>
          <w:delText xml:space="preserve">does not </w:delText>
        </w:r>
      </w:del>
      <w:ins w:id="98" w:author="Editor" w:date="2026-07-30T12:16:00Z" w16du:dateUtc="2026-07-30T16:16:00Z">
        <w:r w:rsidR="00627154">
          <w:rPr>
            <w:sz w:val="22"/>
            <w:szCs w:val="22"/>
          </w:rPr>
          <w:t xml:space="preserve">doesn’t </w:t>
        </w:r>
      </w:ins>
      <w:r>
        <w:rPr>
          <w:sz w:val="22"/>
          <w:szCs w:val="22"/>
        </w:rPr>
        <w:t>cross the blood–brain barrier and directly enter the brain. Instead, the gut microbiome can influence brain function through several pathways, including the production of microbial compounds, immune system signaling, hormone-related pathways, communication through the vagus nerve, and effects on the body's own neurotransmitter systems. These connections help explain how gut health can influence mood, stress response, and cognitive function.</w:t>
      </w:r>
    </w:p>
    <w:p w14:paraId="5651E2BB" w14:textId="77777777" w:rsidR="00FD3765" w:rsidRDefault="00000000">
      <w:pPr>
        <w:pStyle w:val="NormalWeb"/>
        <w:spacing w:before="175" w:after="0"/>
      </w:pPr>
      <w:r>
        <w:lastRenderedPageBreak/>
        <w:t>Disruptions in the gut–brain axis have been associated with symptoms such as anxiety, depression, and cognitive dysfunction, although the underlying mechanisms and causal relationships remain an active area of research.</w:t>
      </w:r>
      <w:r>
        <w:rPr>
          <w:sz w:val="22"/>
          <w:szCs w:val="22"/>
        </w:rPr>
        <w:t> </w:t>
      </w:r>
    </w:p>
    <w:p w14:paraId="1E73F26F" w14:textId="77777777" w:rsidR="00FD3765" w:rsidRDefault="00000000">
      <w:pPr>
        <w:pStyle w:val="NormalWeb"/>
        <w:spacing w:before="175" w:after="0"/>
        <w:jc w:val="both"/>
      </w:pPr>
      <w:r>
        <w:rPr>
          <w:sz w:val="22"/>
          <w:szCs w:val="22"/>
        </w:rPr>
        <w:t>When amoxicillin enters this complex ecosystem, it does not act with surgical precision. The antibiotic clears susceptible bacteria indiscriminately, disrupting the delicate relationships that sustain your physical and mental health. Understanding these specific tasks-immune training, nutrient synthesis, pathogen exclusion, and neurological signaling-underscores why protecting and rebuilding your microbiome during and after antibiotic therapy is absolutely essential. It is fundamental to your recovery and long-term wellness. </w:t>
      </w:r>
    </w:p>
    <w:p w14:paraId="61283F46" w14:textId="77777777" w:rsidR="00FD3765" w:rsidRDefault="00000000">
      <w:pPr>
        <w:pStyle w:val="NormalWeb"/>
        <w:spacing w:before="318" w:after="0"/>
        <w:jc w:val="center"/>
        <w:rPr>
          <w:b/>
          <w:bCs/>
          <w:sz w:val="32"/>
          <w:szCs w:val="32"/>
        </w:rPr>
      </w:pPr>
      <w:r>
        <w:rPr>
          <w:b/>
          <w:bCs/>
          <w:sz w:val="32"/>
          <w:szCs w:val="32"/>
        </w:rPr>
        <w:t>• • • </w:t>
      </w:r>
    </w:p>
    <w:p w14:paraId="60104E0C" w14:textId="77777777" w:rsidR="00FD3765" w:rsidRDefault="00000000">
      <w:pPr>
        <w:pStyle w:val="NormalWeb"/>
        <w:spacing w:before="401" w:after="0"/>
        <w:ind w:left="1488" w:right="1468"/>
        <w:jc w:val="center"/>
      </w:pPr>
      <w:r>
        <w:rPr>
          <w:b/>
          <w:bCs/>
          <w:sz w:val="28"/>
          <w:szCs w:val="28"/>
        </w:rPr>
        <w:t>HOW AMOXICILLIN AFFECTS YOUR GUT:  SEPARATING FACT FROM FICTION </w:t>
      </w:r>
    </w:p>
    <w:p w14:paraId="6C8F1898" w14:textId="77777777" w:rsidR="00FD3765" w:rsidRDefault="00FD3765">
      <w:pPr>
        <w:pStyle w:val="NormalWeb"/>
        <w:spacing w:before="0" w:after="0"/>
        <w:ind w:left="900"/>
        <w:rPr>
          <w:b/>
          <w:bCs/>
          <w:color w:val="1A1A1A"/>
          <w:u w:color="1A1A1A"/>
        </w:rPr>
      </w:pPr>
    </w:p>
    <w:p w14:paraId="48AF712F" w14:textId="77777777" w:rsidR="00FD3765" w:rsidRDefault="00000000">
      <w:pPr>
        <w:pStyle w:val="NormalWeb"/>
        <w:spacing w:before="0" w:after="0"/>
      </w:pPr>
      <w:r>
        <w:rPr>
          <w:b/>
          <w:bCs/>
          <w:color w:val="1A1A1A"/>
          <w:u w:color="1A1A1A"/>
        </w:rPr>
        <w:t>Understanding Antibiotic Action </w:t>
      </w:r>
    </w:p>
    <w:p w14:paraId="0D95FC8E" w14:textId="77777777" w:rsidR="00FD3765" w:rsidRDefault="00000000">
      <w:pPr>
        <w:pStyle w:val="NormalWeb"/>
        <w:spacing w:before="67" w:after="0"/>
        <w:jc w:val="both"/>
      </w:pPr>
      <w:r>
        <w:rPr>
          <w:sz w:val="22"/>
          <w:szCs w:val="22"/>
        </w:rPr>
        <w:t>Amoxicillin works like a precision demolition crew targeting bacterial cell walls. It interrupts the construction process bacteria use to build their protective outer shells, causing those walls to weaken and eventually burst. This mechanism makes it remarkably effective against specific bacterial infections but here's the catch your doctor probably didn't have time to explain during your rushed appointment. </w:t>
      </w:r>
    </w:p>
    <w:p w14:paraId="4E069D51" w14:textId="77777777" w:rsidR="00FD3765" w:rsidRDefault="00000000">
      <w:pPr>
        <w:pStyle w:val="NormalWeb"/>
        <w:spacing w:before="175" w:after="0"/>
        <w:jc w:val="both"/>
      </w:pPr>
      <w:r>
        <w:rPr>
          <w:sz w:val="22"/>
          <w:szCs w:val="22"/>
        </w:rPr>
        <w:t>Your gut houses trillions of bacteria, and amoxicillin can't distinguish between the harmful invaders causing your ear infection and the beneficial communities keeping your digestive system running smoothly. Think of it as a broad spectrum search-and-destroy mission that takes out some innocent bystanders along with the actual troublemakers. The antibiotic circulates through your bloodstream, reaches your intestines, and affects bacteria throughout your entire gut ecosystem. </w:t>
      </w:r>
    </w:p>
    <w:p w14:paraId="6ECDFC12" w14:textId="77777777" w:rsidR="00FD3765" w:rsidRDefault="00000000">
      <w:pPr>
        <w:pStyle w:val="NormalWeb"/>
        <w:spacing w:before="175" w:after="0"/>
      </w:pPr>
      <w:r>
        <w:rPr>
          <w:sz w:val="22"/>
          <w:szCs w:val="22"/>
        </w:rPr>
        <w:t>You've probably heard that antibiotics "wipe out your gut bacteria." That's the fear-mongering version. </w:t>
      </w:r>
    </w:p>
    <w:p w14:paraId="6F4C41F6" w14:textId="77777777" w:rsidR="00FD3765" w:rsidRDefault="00000000">
      <w:pPr>
        <w:pStyle w:val="NormalWeb"/>
        <w:spacing w:before="175" w:after="0"/>
        <w:ind w:firstLine="1"/>
        <w:jc w:val="both"/>
      </w:pPr>
      <w:r>
        <w:rPr>
          <w:sz w:val="22"/>
          <w:szCs w:val="22"/>
        </w:rPr>
        <w:t>The reality is more nuanced and far less catastrophic. Amoxicillin temporarily disrupts your gut's bacterial balance rather than obliterating it completely. Your microbiome contains remarkably resilient species that survive antibiotic exposure, though their populations may decrease during treatment. Research shows that most healthy adults see their gut bacteria populations begin recovering within days of finishing their antibiotic course (Palleja et al., 2018). </w:t>
      </w:r>
    </w:p>
    <w:p w14:paraId="5B8B6B48" w14:textId="77777777" w:rsidR="00FD3765" w:rsidRDefault="00000000">
      <w:pPr>
        <w:pStyle w:val="NormalWeb"/>
        <w:spacing w:before="175" w:after="0"/>
        <w:ind w:firstLine="2"/>
        <w:jc w:val="both"/>
      </w:pPr>
      <w:r>
        <w:rPr>
          <w:sz w:val="22"/>
          <w:szCs w:val="22"/>
        </w:rPr>
        <w:t>The disruption does create real, measurable effects. You might experience loose stools, mild cramping, or digestive sensitivity because your normal bacterial communities aren't functioning at full capacity. Some beneficial bacteria that help digest certain foods, produce vitamins, or regulate inflammation may temporarily decline. This explains why that morning yogurt suddenly doesn't sit quite right or why you're running to the bathroom more often than usual. </w:t>
      </w:r>
    </w:p>
    <w:p w14:paraId="0E9F9F2C" w14:textId="77777777" w:rsidR="00FD3765" w:rsidRDefault="00FD3765">
      <w:pPr>
        <w:pStyle w:val="Body"/>
        <w:tabs>
          <w:tab w:val="left" w:pos="540"/>
        </w:tabs>
        <w:rPr>
          <w:rFonts w:ascii="Calibri Light" w:eastAsia="Calibri Light" w:hAnsi="Calibri Light" w:cs="Calibri Light"/>
        </w:rPr>
      </w:pPr>
    </w:p>
    <w:p w14:paraId="1CAA11AF" w14:textId="77777777" w:rsidR="00FD3765" w:rsidRDefault="00000000">
      <w:pPr>
        <w:pStyle w:val="Body"/>
        <w:tabs>
          <w:tab w:val="left" w:pos="540"/>
        </w:tabs>
        <w:rPr>
          <w:rFonts w:ascii="Calibri Light" w:eastAsia="Calibri Light" w:hAnsi="Calibri Light" w:cs="Calibri Light"/>
        </w:rPr>
      </w:pPr>
      <w:r>
        <w:rPr>
          <w:rFonts w:ascii="Calibri Light" w:hAnsi="Calibri Light"/>
          <w:lang w:val="en-US"/>
        </w:rPr>
        <w:t>But temporary disruption isn't permanent damage. Your gut microbiome has evolved sophisticated recovery mechanisms. Beneficial bacteria can reproduce rapidly once antibiotic pressure stops, and many protective species form resistant spores that survive treatment intact. The key is supporting this natural recovery process rather than panicking about irreversible harm.</w:t>
      </w:r>
      <w:r>
        <w:rPr>
          <w:rFonts w:ascii="Calibri Light" w:hAnsi="Calibri Light"/>
        </w:rPr>
        <w:t> </w:t>
      </w:r>
    </w:p>
    <w:p w14:paraId="437530FA" w14:textId="77777777" w:rsidR="00FD3765" w:rsidRDefault="00000000">
      <w:pPr>
        <w:pStyle w:val="NormalWeb"/>
        <w:spacing w:before="175" w:after="0"/>
        <w:ind w:firstLine="1"/>
        <w:jc w:val="both"/>
      </w:pPr>
      <w:r>
        <w:rPr>
          <w:sz w:val="22"/>
          <w:szCs w:val="22"/>
        </w:rPr>
        <w:t xml:space="preserve">The worst outcomes occur when people take antibiotics repeatedly, don't complete their full course, or fail to support gut recovery afterward. Those scenarios create opportunities for problematic bacteria to gain </w:t>
      </w:r>
      <w:r>
        <w:rPr>
          <w:sz w:val="22"/>
          <w:szCs w:val="22"/>
        </w:rPr>
        <w:lastRenderedPageBreak/>
        <w:t>ground. Your single, properly managed course of amoxicillin-followed by the gut-supporting strategies we'll cover next-represents a manageable challenge to your microbiome, not a catastrophe. </w:t>
      </w:r>
    </w:p>
    <w:p w14:paraId="01E4CED3" w14:textId="77777777" w:rsidR="00FD3765" w:rsidRDefault="00000000">
      <w:pPr>
        <w:pStyle w:val="NormalWeb"/>
        <w:spacing w:before="290" w:after="0"/>
      </w:pPr>
      <w:r>
        <w:rPr>
          <w:b/>
          <w:bCs/>
          <w:color w:val="1A1A1A"/>
          <w:u w:color="1A1A1A"/>
        </w:rPr>
        <w:t>Identifying Common Misconceptions </w:t>
      </w:r>
    </w:p>
    <w:p w14:paraId="41DF2CA0" w14:textId="77777777" w:rsidR="00FD3765" w:rsidRDefault="00000000">
      <w:pPr>
        <w:pStyle w:val="NormalWeb"/>
        <w:spacing w:before="127" w:after="0"/>
        <w:jc w:val="both"/>
      </w:pPr>
      <w:r>
        <w:rPr>
          <w:sz w:val="22"/>
          <w:szCs w:val="22"/>
        </w:rPr>
        <w:t>You've seen the social media posts warning that antibiotics destroy gut health forever. You've read articles claiming amoxicillin causes permanent digestive damage. You might even have a well-meaning friend who insists antibiotics ruined their metabolism for good. </w:t>
      </w:r>
    </w:p>
    <w:p w14:paraId="29BFC3E8" w14:textId="77777777" w:rsidR="00FD3765" w:rsidRDefault="00000000">
      <w:pPr>
        <w:pStyle w:val="NormalWeb"/>
        <w:spacing w:before="175" w:after="0"/>
      </w:pPr>
      <w:r>
        <w:rPr>
          <w:sz w:val="22"/>
          <w:szCs w:val="22"/>
        </w:rPr>
        <w:t>Most of those claims fall apart under scientific scrutiny. </w:t>
      </w:r>
    </w:p>
    <w:p w14:paraId="3CCB543A" w14:textId="77777777" w:rsidR="00FD3765" w:rsidRDefault="00000000">
      <w:pPr>
        <w:pStyle w:val="NormalWeb"/>
        <w:spacing w:before="240" w:after="0"/>
        <w:ind w:firstLine="9"/>
        <w:jc w:val="both"/>
      </w:pPr>
      <w:r>
        <w:rPr>
          <w:sz w:val="22"/>
          <w:szCs w:val="22"/>
        </w:rPr>
        <w:t>One persistent myth suggests that every antibiotic course permanently reduces your microbiome diversity. While studies confirm that repeated, frequent antibiotic use over years can diminish certain bacterial populations, a single properly timed course of amoxicillin for a legitimate infection does not condemn you to lifelong dysbiosis. Your gut bacteria have survived millions of years of evolutionary pressure-they're built to recover from temporary disruptions. Research shows that the gut microbiome often begins to recover after antibiotic treatment, with overall bacterial diversity improving within weeks for many healthy adults. However, recovery varies from person to person, and some changes in the types and balance of gut bacteria may persist for several months after completing antibiotics.</w:t>
      </w:r>
    </w:p>
    <w:p w14:paraId="5F6B10B5" w14:textId="77777777" w:rsidR="00FD3765" w:rsidRDefault="00000000">
      <w:pPr>
        <w:pStyle w:val="NormalWeb"/>
        <w:spacing w:before="175" w:after="0"/>
      </w:pPr>
      <w:r>
        <w:rPr>
          <w:sz w:val="22"/>
          <w:szCs w:val="22"/>
        </w:rPr>
        <w:t>Another common misconception centers on probiotic supplements. The exaggerated version claims you must take expensive, high-dose probiotics </w:t>
      </w:r>
      <w:r>
        <w:rPr>
          <w:sz w:val="20"/>
          <w:szCs w:val="20"/>
        </w:rPr>
        <w:t>i</w:t>
      </w:r>
      <w:r>
        <w:rPr>
          <w:sz w:val="22"/>
          <w:szCs w:val="22"/>
        </w:rPr>
        <w:t>mmediately or face irreversible gut damage. The evidence tells a different story. Probiotic supplements can offer modest benefits during recovery, but they're not miracle cures, and skipping them doesn't doom your microbiome. Fermented foods, adequate fiber, and basic nutrition often provide comparable support at lower cost. </w:t>
      </w:r>
    </w:p>
    <w:p w14:paraId="296CCF37" w14:textId="77777777" w:rsidR="00FD3765" w:rsidRDefault="00000000">
      <w:pPr>
        <w:pStyle w:val="NormalWeb"/>
        <w:spacing w:before="175" w:after="0"/>
        <w:ind w:firstLine="5"/>
        <w:jc w:val="both"/>
      </w:pPr>
      <w:r>
        <w:rPr>
          <w:sz w:val="22"/>
          <w:szCs w:val="22"/>
        </w:rPr>
        <w:t>Some people worry that any digestive upset during amoxicillin treatment signals serious harm requiring immediate intervention. Mild diarrhea or temporary bloating are normal, expected responses to bacterial population shifts-not medical emergencies. </w:t>
      </w:r>
    </w:p>
    <w:p w14:paraId="4E563431" w14:textId="0A17CBB1" w:rsidR="00FD3765" w:rsidRDefault="00000000">
      <w:pPr>
        <w:pStyle w:val="NormalWeb"/>
        <w:spacing w:before="175" w:after="0"/>
        <w:ind w:firstLine="1"/>
        <w:jc w:val="both"/>
        <w:rPr>
          <w:sz w:val="22"/>
          <w:szCs w:val="22"/>
        </w:rPr>
      </w:pPr>
      <w:r>
        <w:rPr>
          <w:sz w:val="22"/>
          <w:szCs w:val="22"/>
        </w:rPr>
        <w:t xml:space="preserve">The </w:t>
      </w:r>
      <w:commentRangeStart w:id="99"/>
      <w:r>
        <w:rPr>
          <w:sz w:val="22"/>
          <w:szCs w:val="22"/>
        </w:rPr>
        <w:t xml:space="preserve">myth that requires your attention is this: stopping your antibiotic course early protects your gut bacteria. This belief </w:t>
      </w:r>
      <w:del w:id="100" w:author="Editor" w:date="2026-07-30T12:16:00Z" w16du:dateUtc="2026-07-30T16:16:00Z">
        <w:r w:rsidDel="00627154">
          <w:rPr>
            <w:sz w:val="22"/>
            <w:szCs w:val="22"/>
          </w:rPr>
          <w:delText>is not</w:delText>
        </w:r>
      </w:del>
      <w:ins w:id="101" w:author="Editor" w:date="2026-07-30T12:16:00Z" w16du:dateUtc="2026-07-30T16:16:00Z">
        <w:r w:rsidR="00627154">
          <w:rPr>
            <w:sz w:val="22"/>
            <w:szCs w:val="22"/>
          </w:rPr>
          <w:t>isn’t</w:t>
        </w:r>
      </w:ins>
      <w:r>
        <w:rPr>
          <w:sz w:val="22"/>
          <w:szCs w:val="22"/>
        </w:rPr>
        <w:t xml:space="preserve"> only incorrect</w:t>
      </w:r>
      <w:ins w:id="102" w:author="Editor" w:date="2026-07-30T12:16:00Z" w16du:dateUtc="2026-07-30T16:16:00Z">
        <w:r w:rsidR="00627154">
          <w:rPr>
            <w:sz w:val="22"/>
            <w:szCs w:val="22"/>
          </w:rPr>
          <w:t xml:space="preserve">; </w:t>
        </w:r>
      </w:ins>
      <w:del w:id="103" w:author="Editor" w:date="2026-07-30T12:16:00Z" w16du:dateUtc="2026-07-30T16:16:00Z">
        <w:r w:rsidDel="00627154">
          <w:rPr>
            <w:sz w:val="22"/>
            <w:szCs w:val="22"/>
          </w:rPr>
          <w:delText>—</w:delText>
        </w:r>
      </w:del>
      <w:r>
        <w:rPr>
          <w:sz w:val="22"/>
          <w:szCs w:val="22"/>
        </w:rPr>
        <w:t xml:space="preserve">it can also be harmful. Stopping your medication before completing the prescribed course may increase the risk of treatment failure or a recurring infection. The relationship between early discontinuation and antibiotic resistance depends on many factors, including the type of bacteria, the infection being treated, and the individual situation. This is why </w:t>
      </w:r>
      <w:del w:id="104" w:author="Editor" w:date="2026-07-30T12:16:00Z" w16du:dateUtc="2026-07-30T16:16:00Z">
        <w:r w:rsidDel="00627154">
          <w:rPr>
            <w:sz w:val="22"/>
            <w:szCs w:val="22"/>
          </w:rPr>
          <w:delText>it is</w:delText>
        </w:r>
      </w:del>
      <w:ins w:id="105" w:author="Editor" w:date="2026-07-30T12:16:00Z" w16du:dateUtc="2026-07-30T16:16:00Z">
        <w:r w:rsidR="00627154">
          <w:rPr>
            <w:sz w:val="22"/>
            <w:szCs w:val="22"/>
          </w:rPr>
          <w:t>it’s</w:t>
        </w:r>
      </w:ins>
      <w:r>
        <w:rPr>
          <w:sz w:val="22"/>
          <w:szCs w:val="22"/>
        </w:rPr>
        <w:t xml:space="preserve"> important </w:t>
      </w:r>
      <w:commentRangeEnd w:id="99"/>
      <w:r w:rsidR="00627154">
        <w:rPr>
          <w:rStyle w:val="CommentReference"/>
          <w:sz w:val="22"/>
          <w:szCs w:val="22"/>
        </w:rPr>
        <w:commentReference w:id="99"/>
      </w:r>
      <w:r>
        <w:rPr>
          <w:sz w:val="22"/>
          <w:szCs w:val="22"/>
        </w:rPr>
        <w:t>to take amoxicillin exactly as prescribed by your healthcare provider.</w:t>
      </w:r>
    </w:p>
    <w:p w14:paraId="5C1D1304" w14:textId="77777777" w:rsidR="00FD3765" w:rsidRDefault="00FD3765">
      <w:pPr>
        <w:pStyle w:val="NormalWeb"/>
        <w:spacing w:before="175" w:after="0"/>
        <w:ind w:firstLine="1"/>
        <w:jc w:val="both"/>
        <w:rPr>
          <w:sz w:val="22"/>
          <w:szCs w:val="22"/>
        </w:rPr>
      </w:pPr>
    </w:p>
    <w:p w14:paraId="626F6AC6" w14:textId="77777777" w:rsidR="00FD3765" w:rsidRDefault="00000000">
      <w:pPr>
        <w:pStyle w:val="NormalWeb"/>
        <w:spacing w:before="175" w:after="0"/>
        <w:ind w:firstLine="1"/>
        <w:jc w:val="both"/>
      </w:pPr>
      <w:r>
        <w:rPr>
          <w:sz w:val="22"/>
          <w:szCs w:val="22"/>
        </w:rPr>
        <w:t>You might also encounter claims that certain foods or supplements "neutralize" antibiotic effects, protecting gut bacteria while still killing infection-causing pathogens. No food or supplement works this way. Amoxicillin does its job throughout your system-that's exactly what makes it effective. </w:t>
      </w:r>
    </w:p>
    <w:p w14:paraId="67602477" w14:textId="77777777" w:rsidR="00FD3765" w:rsidRDefault="00000000">
      <w:pPr>
        <w:pStyle w:val="NormalWeb"/>
        <w:spacing w:before="175" w:after="0"/>
        <w:ind w:firstLine="5"/>
        <w:jc w:val="both"/>
      </w:pPr>
      <w:r>
        <w:rPr>
          <w:sz w:val="22"/>
          <w:szCs w:val="22"/>
        </w:rPr>
        <w:t>The real challenge isn't avoiding exaggerated dangers. It's managing the actual, temporary disruption with practical, evidence-based strategies that support your body's natural resilience. </w:t>
      </w:r>
    </w:p>
    <w:p w14:paraId="6E63D0B4" w14:textId="77777777" w:rsidR="00FD3765" w:rsidRDefault="00000000">
      <w:pPr>
        <w:pStyle w:val="NormalWeb"/>
        <w:spacing w:before="290" w:after="0"/>
      </w:pPr>
      <w:r>
        <w:rPr>
          <w:b/>
          <w:bCs/>
          <w:color w:val="1A1A1A"/>
          <w:u w:color="1A1A1A"/>
        </w:rPr>
        <w:t>Short-Term Gut Changes </w:t>
      </w:r>
    </w:p>
    <w:p w14:paraId="064A83AD" w14:textId="77777777" w:rsidR="00FD3765" w:rsidRDefault="00000000">
      <w:pPr>
        <w:pStyle w:val="NormalWeb"/>
        <w:spacing w:before="127" w:after="0"/>
        <w:jc w:val="both"/>
      </w:pPr>
      <w:r>
        <w:rPr>
          <w:sz w:val="22"/>
          <w:szCs w:val="22"/>
        </w:rPr>
        <w:t>When you start amoxicillin, your gut bacteria begin to shift within the first twenty-four to forty-eight hours. The medication doesn't distinguish between the harmful bacteria causing your infection and the beneficial microbes maintaining your digestive health-it disrupts both. This disruption is temporary, predictable, and manageable. </w:t>
      </w:r>
    </w:p>
    <w:p w14:paraId="73AA481B" w14:textId="77777777" w:rsidR="00FD3765" w:rsidRDefault="00FD3765">
      <w:pPr>
        <w:pStyle w:val="Body"/>
        <w:rPr>
          <w:rFonts w:ascii="Calibri Light" w:eastAsia="Calibri Light" w:hAnsi="Calibri Light" w:cs="Calibri Light"/>
        </w:rPr>
      </w:pPr>
    </w:p>
    <w:p w14:paraId="669D1FDA" w14:textId="77777777" w:rsidR="00FD3765" w:rsidRDefault="00000000">
      <w:pPr>
        <w:pStyle w:val="Body"/>
        <w:rPr>
          <w:rFonts w:ascii="Calibri Light" w:eastAsia="Calibri Light" w:hAnsi="Calibri Light" w:cs="Calibri Light"/>
        </w:rPr>
      </w:pPr>
      <w:r>
        <w:rPr>
          <w:rFonts w:ascii="Calibri Light" w:hAnsi="Calibri Light"/>
          <w:lang w:val="en-US"/>
        </w:rPr>
        <w:lastRenderedPageBreak/>
        <w:t>Most people experience mild digestive changes during treatment. Loose stools or slight diarrhea affect up to 10% of patients taking amoxicillin (Bartlett, 2002), typically beginning two to three days into treatment (Bartlett, 2002). You might notice increased bowel movements, softer consistency, or mild cramping. These symptoms usually resolve within a few days after completing your course, though some people notice lingering changes for up to two weeks.</w:t>
      </w:r>
      <w:r>
        <w:rPr>
          <w:rFonts w:ascii="Calibri Light" w:hAnsi="Calibri Light"/>
        </w:rPr>
        <w:t> </w:t>
      </w:r>
    </w:p>
    <w:p w14:paraId="34DBEBB4" w14:textId="77777777" w:rsidR="00FD3765" w:rsidRDefault="00000000">
      <w:pPr>
        <w:pStyle w:val="NormalWeb"/>
        <w:spacing w:before="175" w:after="0"/>
        <w:ind w:firstLine="1"/>
        <w:jc w:val="both"/>
      </w:pPr>
      <w:r>
        <w:rPr>
          <w:sz w:val="22"/>
          <w:szCs w:val="22"/>
        </w:rPr>
        <w:t>Bloating and gas can appear as gut bacteria populations fluctuate. Your microbiome normally ferments dietary fiber into beneficial short-chain fatty acids, but when bacterial populations shift suddenly, this fermentation process becomes temporarily unbalanced. You might feel gassy after meals that normally don't bother you, or notice more bloating in the evening. </w:t>
      </w:r>
    </w:p>
    <w:p w14:paraId="73EE1561" w14:textId="77777777" w:rsidR="00FD3765" w:rsidRDefault="00000000">
      <w:pPr>
        <w:pStyle w:val="NormalWeb"/>
        <w:spacing w:before="175" w:after="0"/>
        <w:ind w:firstLine="1"/>
        <w:jc w:val="both"/>
      </w:pPr>
      <w:r>
        <w:rPr>
          <w:sz w:val="22"/>
          <w:szCs w:val="22"/>
        </w:rPr>
        <w:t>Research tracking microbiome composition during and after antibiotic treatment shows that bacterial diversity typically drops during the medication course, with clinical models demonstrating an average 34% to 38% reduction in microbial richness (Lekang et al., 2022). Recovery begins within days of finishing treatment, and most healthy adults see their gut bacteria return close to baseline diversity within two to eight weeks. Certain beneficial strains, particularly from the Bifidobacterium and Lactobacillus families, may take slightly longer to fully repopulate</w:t>
      </w:r>
      <w:del w:id="106" w:author="Editor" w:date="2026-07-30T12:17:00Z" w16du:dateUtc="2026-07-30T16:17:00Z">
        <w:r w:rsidDel="00627154">
          <w:rPr>
            <w:sz w:val="22"/>
            <w:szCs w:val="22"/>
          </w:rPr>
          <w:delText>.</w:delText>
        </w:r>
      </w:del>
      <w:r>
        <w:rPr>
          <w:sz w:val="22"/>
          <w:szCs w:val="22"/>
        </w:rPr>
        <w:t xml:space="preserve"> (Lekang et al., 2022) </w:t>
      </w:r>
    </w:p>
    <w:p w14:paraId="0FB724E6" w14:textId="77777777" w:rsidR="00FD3765" w:rsidRDefault="00000000">
      <w:pPr>
        <w:pStyle w:val="NormalWeb"/>
        <w:spacing w:before="175" w:after="0"/>
        <w:jc w:val="both"/>
      </w:pPr>
      <w:r>
        <w:rPr>
          <w:sz w:val="22"/>
          <w:szCs w:val="22"/>
        </w:rPr>
        <w:t>Age and baseline health influence recovery speed. Older adults and people with chronic health conditions sometimes experience longer recovery periods, occasionally extending to three months. Children's microbiomes, surprisingly resilient, often bounce back faster than adults'. </w:t>
      </w:r>
    </w:p>
    <w:p w14:paraId="000F4C5F" w14:textId="77777777" w:rsidR="00FD3765" w:rsidRDefault="00000000">
      <w:pPr>
        <w:pStyle w:val="NormalWeb"/>
        <w:spacing w:before="175" w:after="0"/>
        <w:rPr>
          <w:sz w:val="22"/>
          <w:szCs w:val="22"/>
        </w:rPr>
      </w:pPr>
      <w:r>
        <w:rPr>
          <w:sz w:val="22"/>
          <w:szCs w:val="22"/>
        </w:rPr>
        <w:t>You don't need to panic about these changes. </w:t>
      </w:r>
    </w:p>
    <w:p w14:paraId="65F1908E" w14:textId="3F2C85C6" w:rsidR="00FD3765" w:rsidRDefault="00000000">
      <w:pPr>
        <w:pStyle w:val="NormalWeb"/>
        <w:spacing w:before="175" w:after="0"/>
        <w:rPr>
          <w:sz w:val="22"/>
          <w:szCs w:val="22"/>
        </w:rPr>
      </w:pPr>
      <w:r>
        <w:rPr>
          <w:rFonts w:ascii="Calibri Light" w:hAnsi="Calibri Light"/>
          <w:sz w:val="22"/>
          <w:szCs w:val="22"/>
        </w:rPr>
        <w:t>Your gut ecosystem evolved to withstand temporary disruptions</w:t>
      </w:r>
      <w:ins w:id="107" w:author="Editor" w:date="2026-07-30T12:17:00Z" w16du:dateUtc="2026-07-30T16:17:00Z">
        <w:r w:rsidR="00627154">
          <w:rPr>
            <w:rFonts w:ascii="Calibri Light" w:hAnsi="Calibri Light"/>
            <w:sz w:val="22"/>
            <w:szCs w:val="22"/>
          </w:rPr>
          <w:t xml:space="preserve"> since </w:t>
        </w:r>
      </w:ins>
      <w:del w:id="108" w:author="Editor" w:date="2026-07-30T12:17:00Z" w16du:dateUtc="2026-07-30T16:17:00Z">
        <w:r w:rsidDel="00627154">
          <w:rPr>
            <w:rFonts w:ascii="Calibri Light" w:hAnsi="Calibri Light"/>
            <w:sz w:val="22"/>
            <w:szCs w:val="22"/>
          </w:rPr>
          <w:delText>-</w:delText>
        </w:r>
      </w:del>
      <w:r>
        <w:rPr>
          <w:rFonts w:ascii="Calibri Light" w:hAnsi="Calibri Light"/>
          <w:sz w:val="22"/>
          <w:szCs w:val="22"/>
        </w:rPr>
        <w:t>it's built for recovery. What matters now is how you support that natural resilience during and after treatment. The strategies that genuinely help aren't complicated or expensive. They involve deliberate nutrition choices, specific foods that feed beneficial bacteria, and lifestyle habits that create optimal conditions for microbial recovery.</w:t>
      </w:r>
    </w:p>
    <w:p w14:paraId="7F4392B1" w14:textId="77777777" w:rsidR="00FD3765" w:rsidRDefault="00FD3765">
      <w:pPr>
        <w:pStyle w:val="Body"/>
      </w:pPr>
    </w:p>
    <w:p w14:paraId="5E5F887C" w14:textId="77777777" w:rsidR="00FD3765" w:rsidRDefault="00FD3765">
      <w:pPr>
        <w:pStyle w:val="Body"/>
      </w:pPr>
    </w:p>
    <w:p w14:paraId="1203E460" w14:textId="77777777" w:rsidR="00FD3765" w:rsidRDefault="00FD3765">
      <w:pPr>
        <w:pStyle w:val="Body"/>
      </w:pPr>
    </w:p>
    <w:p w14:paraId="3A5CFCDC" w14:textId="77777777" w:rsidR="00FD3765" w:rsidRDefault="00FD3765">
      <w:pPr>
        <w:pStyle w:val="Body"/>
      </w:pPr>
    </w:p>
    <w:p w14:paraId="1C5D506D" w14:textId="77777777" w:rsidR="00FD3765" w:rsidRDefault="00FD3765">
      <w:pPr>
        <w:pStyle w:val="Body"/>
      </w:pPr>
    </w:p>
    <w:p w14:paraId="42E32A88" w14:textId="77777777" w:rsidR="00FD3765" w:rsidRDefault="00FD3765">
      <w:pPr>
        <w:pStyle w:val="Body"/>
      </w:pPr>
    </w:p>
    <w:p w14:paraId="1FE38172" w14:textId="77777777" w:rsidR="00FD3765" w:rsidRDefault="00FD3765">
      <w:pPr>
        <w:pStyle w:val="Body"/>
      </w:pPr>
    </w:p>
    <w:p w14:paraId="75E9A450" w14:textId="77777777" w:rsidR="00FD3765" w:rsidRDefault="00FD3765">
      <w:pPr>
        <w:pStyle w:val="Body"/>
      </w:pPr>
    </w:p>
    <w:p w14:paraId="1F519038" w14:textId="77777777" w:rsidR="00FD3765" w:rsidRDefault="00000000">
      <w:pPr>
        <w:pStyle w:val="NormalWeb"/>
        <w:spacing w:before="0" w:after="0"/>
        <w:jc w:val="center"/>
      </w:pPr>
      <w:r>
        <w:rPr>
          <w:sz w:val="22"/>
          <w:szCs w:val="22"/>
        </w:rPr>
        <w:t>Chapter 9 </w:t>
      </w:r>
    </w:p>
    <w:p w14:paraId="17167143" w14:textId="77777777" w:rsidR="00FD3765" w:rsidRDefault="00000000">
      <w:pPr>
        <w:pStyle w:val="NormalWeb"/>
        <w:spacing w:before="175" w:after="0"/>
        <w:ind w:left="1029" w:right="1007"/>
        <w:jc w:val="center"/>
      </w:pPr>
      <w:r>
        <w:rPr>
          <w:b/>
          <w:bCs/>
          <w:sz w:val="40"/>
          <w:szCs w:val="40"/>
        </w:rPr>
        <w:t>Supporting Your Recovery and Gut Health: Probiotic Foods and Nutrition During Treatment </w:t>
      </w:r>
    </w:p>
    <w:p w14:paraId="5303E4AA" w14:textId="77777777" w:rsidR="00FD3765" w:rsidRDefault="00000000">
      <w:pPr>
        <w:pStyle w:val="NormalWeb"/>
        <w:spacing w:before="1032" w:after="0"/>
        <w:ind w:left="1466" w:right="1446"/>
        <w:jc w:val="center"/>
      </w:pPr>
      <w:r>
        <w:rPr>
          <w:b/>
          <w:bCs/>
          <w:sz w:val="28"/>
          <w:szCs w:val="28"/>
        </w:rPr>
        <w:lastRenderedPageBreak/>
        <w:t>THE ROLE OF PROBIOTICS IN RECOVERY:  UNDERSTANDING YOUR GUT ALLIES </w:t>
      </w:r>
    </w:p>
    <w:p w14:paraId="576838FB" w14:textId="77777777" w:rsidR="00FD3765" w:rsidRDefault="00000000">
      <w:pPr>
        <w:pStyle w:val="NormalWeb"/>
        <w:spacing w:before="312" w:after="0"/>
      </w:pPr>
      <w:r>
        <w:rPr>
          <w:b/>
          <w:bCs/>
          <w:color w:val="1A1A1A"/>
          <w:u w:color="1A1A1A"/>
        </w:rPr>
        <w:t>Probiotics 101: Understanding Their Role </w:t>
      </w:r>
    </w:p>
    <w:p w14:paraId="545ECC40" w14:textId="77777777" w:rsidR="00FD3765" w:rsidRDefault="00000000">
      <w:pPr>
        <w:pStyle w:val="Body"/>
        <w:rPr>
          <w:rFonts w:ascii="Calibri Light" w:eastAsia="Calibri Light" w:hAnsi="Calibri Light" w:cs="Calibri Light"/>
        </w:rPr>
      </w:pPr>
      <w:r>
        <w:rPr>
          <w:rFonts w:ascii="Calibri Light" w:hAnsi="Calibri Light"/>
          <w:lang w:val="en-US"/>
        </w:rPr>
        <w:t>Probiotics are live beneficial bacteria that naturally inhabit your gut,</w:t>
      </w:r>
      <w:r>
        <w:rPr>
          <w:rFonts w:ascii="Calibri Light" w:hAnsi="Calibri Light"/>
        </w:rPr>
        <w:t> </w:t>
      </w:r>
      <w:r>
        <w:rPr>
          <w:rFonts w:ascii="Calibri Light" w:hAnsi="Calibri Light"/>
          <w:lang w:val="en-US"/>
        </w:rPr>
        <w:t>working alongside your body to maintain digestive balance and immune function. Think of them as the helpful neighbors in your gut's ecosystem, keeping harmful bacteria in check and supporting nutrient absorption. When you take amoxicillin, the antibiotic doesn't discriminate between harmful infection-causing bacteria and these beneficial gut allies. It wipes out both, leaving your microbiome temporarily depleted and vulnerable.</w:t>
      </w:r>
      <w:r>
        <w:rPr>
          <w:rFonts w:ascii="Calibri Light" w:hAnsi="Calibri Light"/>
        </w:rPr>
        <w:t> </w:t>
      </w:r>
    </w:p>
    <w:p w14:paraId="53CE8FA3" w14:textId="77777777" w:rsidR="00FD3765" w:rsidRDefault="00000000">
      <w:pPr>
        <w:pStyle w:val="NormalWeb"/>
        <w:spacing w:before="153" w:after="0"/>
        <w:jc w:val="both"/>
      </w:pPr>
      <w:r>
        <w:rPr>
          <w:rFonts w:ascii="Calibri Light" w:hAnsi="Calibri Light"/>
        </w:rPr>
        <w:t>This disruption helps explain many digestive symptoms people experience during antibiotic treatment. Diarrhea, bloating, and stomach discomfort are recognized side effects of antibiotic therapy and are thought to result largely from temporary changes in the balance of bacteria in the gut.</w:t>
      </w:r>
    </w:p>
    <w:p w14:paraId="366938A2" w14:textId="77777777" w:rsidR="00FD3765" w:rsidRDefault="00000000">
      <w:pPr>
        <w:pStyle w:val="NormalWeb"/>
        <w:spacing w:before="175" w:after="0"/>
        <w:ind w:firstLine="3"/>
        <w:jc w:val="both"/>
      </w:pPr>
      <w:r>
        <w:rPr>
          <w:sz w:val="22"/>
          <w:szCs w:val="22"/>
        </w:rPr>
        <w:t>Introducing probiotic-rich foods or supplements during and after your amoxicillin course helps restore this balance. These beneficial bacteria reinforce your gut's natural defenses, support smoother digestion, and may even reduce the severity of antibiotic-related stomach troubles. By understanding probiotics as your gut's rebuilding crew, you're taking an active, informed step toward supporting your body's recovery and long-term wellness. </w:t>
      </w:r>
    </w:p>
    <w:p w14:paraId="7DAE5F36" w14:textId="77777777" w:rsidR="00FD3765" w:rsidRDefault="00000000">
      <w:pPr>
        <w:pStyle w:val="NormalWeb"/>
        <w:spacing w:before="290" w:after="0"/>
      </w:pPr>
      <w:r>
        <w:rPr>
          <w:b/>
          <w:bCs/>
          <w:color w:val="1A1A1A"/>
          <w:u w:color="1A1A1A"/>
        </w:rPr>
        <w:t>Choosing the Right Probiotics </w:t>
      </w:r>
    </w:p>
    <w:p w14:paraId="25879BF2" w14:textId="77777777" w:rsidR="00FD3765" w:rsidRDefault="00000000">
      <w:pPr>
        <w:pStyle w:val="NormalWeb"/>
        <w:spacing w:before="127" w:after="0"/>
        <w:ind w:firstLine="7"/>
        <w:jc w:val="both"/>
      </w:pPr>
      <w:r>
        <w:rPr>
          <w:sz w:val="22"/>
          <w:szCs w:val="22"/>
        </w:rPr>
        <w:t xml:space="preserve">Choosing an effective probiotic means looking beyond packaging claims and understanding two critical numbers: CFU count and strain specificity. CFU stands for colony-forming units, which measures how many live, active bacteria each dose contains. Most research supports a minimum of five to ten billion CFUs daily during antibiotic treatment, though higher counts-twenty to fifty billion-may offer better protection against digestive upset (Guo et al., 2019). </w:t>
      </w:r>
      <w:del w:id="109" w:author="Editor" w:date="2026-07-30T12:17:00Z" w16du:dateUtc="2026-07-30T16:17:00Z">
        <w:r w:rsidDel="00627154">
          <w:rPr>
            <w:sz w:val="22"/>
            <w:szCs w:val="22"/>
          </w:rPr>
          <w:delText>(Guo et al., 2019). </w:delText>
        </w:r>
      </w:del>
    </w:p>
    <w:p w14:paraId="5E765A2B" w14:textId="77777777" w:rsidR="00FD3765" w:rsidRDefault="00000000">
      <w:pPr>
        <w:pStyle w:val="NormalWeb"/>
        <w:spacing w:before="175" w:after="0"/>
      </w:pPr>
      <w:r>
        <w:rPr>
          <w:sz w:val="22"/>
          <w:szCs w:val="22"/>
        </w:rPr>
        <w:t>Not all probiotics are created equal. </w:t>
      </w:r>
    </w:p>
    <w:p w14:paraId="7D6E19DB" w14:textId="19E98176" w:rsidR="00FD3765" w:rsidRDefault="00000000">
      <w:pPr>
        <w:pStyle w:val="NormalWeb"/>
        <w:spacing w:before="240" w:after="0"/>
        <w:ind w:firstLine="2"/>
        <w:jc w:val="both"/>
      </w:pPr>
      <w:r>
        <w:rPr>
          <w:sz w:val="22"/>
          <w:szCs w:val="22"/>
        </w:rPr>
        <w:t>The most studied strains for antibiotic recovery include Lactobacillus rhamnosus GG, Lactobacillus acidophilus, and Saccharomyces boulardii</w:t>
      </w:r>
      <w:ins w:id="110" w:author="Editor" w:date="2026-07-30T12:17:00Z" w16du:dateUtc="2026-07-30T16:17:00Z">
        <w:r w:rsidR="00627154">
          <w:rPr>
            <w:sz w:val="22"/>
            <w:szCs w:val="22"/>
          </w:rPr>
          <w:t xml:space="preserve">, </w:t>
        </w:r>
      </w:ins>
      <w:del w:id="111" w:author="Editor" w:date="2026-07-30T12:17:00Z" w16du:dateUtc="2026-07-30T16:17:00Z">
        <w:r w:rsidDel="00627154">
          <w:rPr>
            <w:sz w:val="22"/>
            <w:szCs w:val="22"/>
          </w:rPr>
          <w:delText>-</w:delText>
        </w:r>
      </w:del>
      <w:r>
        <w:rPr>
          <w:sz w:val="22"/>
          <w:szCs w:val="22"/>
        </w:rPr>
        <w:t>a beneficial yeast that amoxicillin doesn't affect. These specific strains have demonstrated effectiveness in clinical trials for reducing antibiotic-associated diarrhea and supporting gut barrier function (Mc Farland, 2006). (Mc Farland, 2006). Generic "probiotic blend" labels without strain names listed offer little assurance of benefit. </w:t>
      </w:r>
    </w:p>
    <w:p w14:paraId="03E2D887" w14:textId="217537B0" w:rsidR="00FD3765" w:rsidRDefault="00000000">
      <w:pPr>
        <w:pStyle w:val="NormalWeb"/>
        <w:spacing w:before="175" w:after="0"/>
        <w:jc w:val="both"/>
      </w:pPr>
      <w:r>
        <w:rPr>
          <w:sz w:val="22"/>
          <w:szCs w:val="22"/>
        </w:rPr>
        <w:t>When reading labels, look for products that list exact strain designations, guarantee CFU counts through expiration (not just manufacture), and require refrigeration or use shelf-stable encapsulation technology. Probiotics are living organisms; improper storage kills them long before they reach your gut. You're not just buying bacteria</w:t>
      </w:r>
      <w:ins w:id="112" w:author="Editor" w:date="2026-07-30T12:17:00Z" w16du:dateUtc="2026-07-30T16:17:00Z">
        <w:r w:rsidR="00627154">
          <w:rPr>
            <w:sz w:val="22"/>
            <w:szCs w:val="22"/>
          </w:rPr>
          <w:t xml:space="preserve">; </w:t>
        </w:r>
      </w:ins>
      <w:del w:id="113" w:author="Editor" w:date="2026-07-30T12:17:00Z" w16du:dateUtc="2026-07-30T16:17:00Z">
        <w:r w:rsidDel="00627154">
          <w:rPr>
            <w:sz w:val="22"/>
            <w:szCs w:val="22"/>
          </w:rPr>
          <w:delText>-</w:delText>
        </w:r>
      </w:del>
      <w:r>
        <w:rPr>
          <w:sz w:val="22"/>
          <w:szCs w:val="22"/>
        </w:rPr>
        <w:t>you're investing in targeted gut support backed by evidence, not marketing hype. </w:t>
      </w:r>
    </w:p>
    <w:p w14:paraId="30997129" w14:textId="77777777" w:rsidR="00FD3765" w:rsidRDefault="00000000">
      <w:pPr>
        <w:pStyle w:val="NormalWeb"/>
        <w:spacing w:before="290" w:after="0"/>
      </w:pPr>
      <w:r>
        <w:rPr>
          <w:b/>
          <w:bCs/>
          <w:color w:val="1A1A1A"/>
          <w:u w:color="1A1A1A"/>
        </w:rPr>
        <w:t>Tailoring Probiotics to Your Needs </w:t>
      </w:r>
    </w:p>
    <w:p w14:paraId="0996FBA1" w14:textId="41FACB4D" w:rsidR="00FD3765" w:rsidRDefault="00000000">
      <w:pPr>
        <w:pStyle w:val="NormalWeb"/>
        <w:spacing w:before="127" w:after="0"/>
      </w:pPr>
      <w:r>
        <w:rPr>
          <w:sz w:val="22"/>
          <w:szCs w:val="22"/>
        </w:rPr>
        <w:t xml:space="preserve">Your probiotic needs aren't identical to your neighbor's. A healthy </w:t>
      </w:r>
      <w:del w:id="114" w:author="Editor" w:date="2026-07-30T12:18:00Z" w16du:dateUtc="2026-07-30T16:18:00Z">
        <w:r w:rsidDel="00627154">
          <w:rPr>
            <w:sz w:val="22"/>
            <w:szCs w:val="22"/>
          </w:rPr>
          <w:delText>thirty-year old</w:delText>
        </w:r>
      </w:del>
      <w:ins w:id="115" w:author="Editor" w:date="2026-07-30T12:18:00Z" w16du:dateUtc="2026-07-30T16:18:00Z">
        <w:r w:rsidR="00627154">
          <w:rPr>
            <w:sz w:val="22"/>
            <w:szCs w:val="22"/>
          </w:rPr>
          <w:t>thirty-year-old</w:t>
        </w:r>
      </w:ins>
      <w:r>
        <w:rPr>
          <w:sz w:val="22"/>
          <w:szCs w:val="22"/>
        </w:rPr>
        <w:t xml:space="preserve"> recovering from a sinus infection faces different gut challenges than a seventy-five-year-old managing multiple prescriptions, or a child whose microbiome is still developing. Age alone changes how your body processes both antibiotics and probiotics, affecting dosage, strain selection, and timing. </w:t>
      </w:r>
    </w:p>
    <w:p w14:paraId="003FF8C7" w14:textId="77777777" w:rsidR="00FD3765" w:rsidRDefault="00000000">
      <w:pPr>
        <w:pStyle w:val="NormalWeb"/>
        <w:spacing w:before="175" w:after="0"/>
        <w:ind w:firstLine="9"/>
        <w:jc w:val="both"/>
        <w:rPr>
          <w:sz w:val="22"/>
          <w:szCs w:val="22"/>
        </w:rPr>
      </w:pPr>
      <w:r>
        <w:rPr>
          <w:sz w:val="22"/>
          <w:szCs w:val="22"/>
        </w:rPr>
        <w:lastRenderedPageBreak/>
        <w:t>Older adults may experience age-related changes in digestion and gut health, but choosing a probiotic should be based primarily on the specific strain and the evidence supporting its use. While factors such as medications and changes in the digestive system may affect the gut environment, higher CFU counts alone do not necessarily mean a probiotic will be more effective.</w:t>
      </w:r>
    </w:p>
    <w:p w14:paraId="3137A0FE" w14:textId="77777777" w:rsidR="00FD3765" w:rsidRDefault="00000000">
      <w:pPr>
        <w:pStyle w:val="NormalWeb"/>
        <w:spacing w:before="175" w:after="0"/>
        <w:ind w:firstLine="9"/>
        <w:jc w:val="both"/>
      </w:pPr>
      <w:r>
        <w:rPr>
          <w:sz w:val="22"/>
          <w:szCs w:val="22"/>
        </w:rPr>
        <w:t>Children under twelve, conversely, need age-appropriate formulations with gentler strains like Lactobacillus rhamnosus and lower CFU counts, typically one to five billion (Hojsak et al., 2010). Adults generally do best with at least ten billion CFUs per dose, stored properly to maintain viability. These aren't arbitrary numbers-they reflect real differences in digestive capacity and microbial resilience across life stages. </w:t>
      </w:r>
    </w:p>
    <w:p w14:paraId="3E27FAAE" w14:textId="77777777" w:rsidR="00FD3765" w:rsidRDefault="00000000">
      <w:pPr>
        <w:pStyle w:val="NormalWeb"/>
        <w:spacing w:before="175" w:after="0"/>
      </w:pPr>
      <w:r>
        <w:rPr>
          <w:sz w:val="22"/>
          <w:szCs w:val="22"/>
        </w:rPr>
        <w:t>Pre-existing conditions matter enormously. </w:t>
      </w:r>
    </w:p>
    <w:p w14:paraId="1EC8B53D" w14:textId="77777777" w:rsidR="00FD3765" w:rsidRDefault="00000000">
      <w:pPr>
        <w:pStyle w:val="NormalWeb"/>
        <w:spacing w:before="240" w:after="0"/>
        <w:ind w:firstLine="3"/>
        <w:jc w:val="both"/>
      </w:pPr>
      <w:r>
        <w:rPr>
          <w:sz w:val="22"/>
          <w:szCs w:val="22"/>
        </w:rPr>
        <w:t>If you're immunocompromised, pregnant, or managing inflammatory bowel disease, consult your physician before starting any probiotic. Saccharomyces boulardii, while effective for many, can pose risks for people with central lines or severely weakened immunity (Enache-Angoulvant &amp; Hennequin, 2005). Your safety depends on matching the right strain to your specific health profile, not following generic recommendations designed for average cases. When doubt creeps in, pick up the phone and call your doctor-that conversation protects you far more than any label ever could. </w:t>
      </w:r>
    </w:p>
    <w:p w14:paraId="14DD9857" w14:textId="77777777" w:rsidR="00FD3765" w:rsidRDefault="00000000">
      <w:pPr>
        <w:pStyle w:val="NormalWeb"/>
        <w:spacing w:before="318" w:after="0"/>
        <w:jc w:val="center"/>
        <w:rPr>
          <w:b/>
          <w:bCs/>
          <w:sz w:val="32"/>
          <w:szCs w:val="32"/>
        </w:rPr>
      </w:pPr>
      <w:r>
        <w:rPr>
          <w:b/>
          <w:bCs/>
          <w:sz w:val="32"/>
          <w:szCs w:val="32"/>
        </w:rPr>
        <w:t>• • • </w:t>
      </w:r>
    </w:p>
    <w:p w14:paraId="1429F768" w14:textId="77777777" w:rsidR="00FD3765" w:rsidRDefault="00000000">
      <w:pPr>
        <w:pStyle w:val="NormalWeb"/>
        <w:spacing w:before="401" w:after="0"/>
        <w:jc w:val="center"/>
      </w:pPr>
      <w:r>
        <w:rPr>
          <w:b/>
          <w:bCs/>
          <w:sz w:val="28"/>
          <w:szCs w:val="28"/>
        </w:rPr>
        <w:t>TOP PROBIOTIC-RICH FOODS: DELICIOUS  </w:t>
      </w:r>
    </w:p>
    <w:p w14:paraId="2905144B" w14:textId="77777777" w:rsidR="00FD3765" w:rsidRDefault="00000000">
      <w:pPr>
        <w:pStyle w:val="NormalWeb"/>
        <w:spacing w:before="39" w:after="0"/>
        <w:jc w:val="center"/>
      </w:pPr>
      <w:r>
        <w:rPr>
          <w:b/>
          <w:bCs/>
          <w:sz w:val="28"/>
          <w:szCs w:val="28"/>
        </w:rPr>
        <w:t>OPTIONS TO SUPPORT YOUR GUT </w:t>
      </w:r>
    </w:p>
    <w:p w14:paraId="42E84DF9" w14:textId="77777777" w:rsidR="00FD3765" w:rsidRDefault="00000000">
      <w:pPr>
        <w:pStyle w:val="NormalWeb"/>
        <w:spacing w:before="336" w:after="0"/>
      </w:pPr>
      <w:r>
        <w:rPr>
          <w:b/>
          <w:bCs/>
          <w:color w:val="1A1A1A"/>
          <w:u w:color="1A1A1A"/>
        </w:rPr>
        <w:t>Fermented Dairy Delights </w:t>
      </w:r>
    </w:p>
    <w:p w14:paraId="6504234B" w14:textId="77777777" w:rsidR="00FD3765" w:rsidRDefault="00000000">
      <w:pPr>
        <w:pStyle w:val="NormalWeb"/>
        <w:spacing w:before="127" w:after="0"/>
      </w:pPr>
      <w:r>
        <w:rPr>
          <w:sz w:val="22"/>
          <w:szCs w:val="22"/>
        </w:rPr>
        <w:t>Yogurt and kefir stand out among fermented foods because they deliver billions of live bacteria in every serving-bacteria your gut desperately needs while amoxicillin clears infections. When you open a container of plain yogurt labeled "live and active cultures," you're accessing strains like Lactobacillus bulgaricus and Streptococcus thermophilus (Harvard Health, 2020), the workhorses that transform milk into tangy, creamy fuel for gut repair (Harvard Health, 2020). Kefir goes further, typically containing twelve to over thirty different bacterial strains plus beneficial yeasts (Healthline, 2024), making it one of the most diverse probiotic foods available (Healthline, 2024). </w:t>
      </w:r>
    </w:p>
    <w:p w14:paraId="6ACAEC47" w14:textId="77777777" w:rsidR="00FD3765" w:rsidRDefault="00000000">
      <w:pPr>
        <w:pStyle w:val="NormalWeb"/>
        <w:spacing w:before="175" w:after="0"/>
        <w:jc w:val="both"/>
        <w:rPr>
          <w:sz w:val="22"/>
          <w:szCs w:val="22"/>
        </w:rPr>
      </w:pPr>
      <w:r>
        <w:rPr>
          <w:sz w:val="22"/>
          <w:szCs w:val="22"/>
        </w:rPr>
        <w:t>Not all yogurt delivers equal benefits. Sweetened varieties often contain added sugars, which may contribute to less favorable changes in gut health when consumed in excess. Choosing yogurts with lower amounts of added sugar can support a healthier overall diet while helping you get the potential benefits of probiotics.</w:t>
      </w:r>
    </w:p>
    <w:p w14:paraId="05D75F8D" w14:textId="77777777" w:rsidR="00FD3765" w:rsidRDefault="00000000">
      <w:pPr>
        <w:pStyle w:val="NormalWeb"/>
        <w:spacing w:before="175" w:after="0"/>
        <w:jc w:val="both"/>
      </w:pPr>
      <w:r>
        <w:rPr>
          <w:sz w:val="22"/>
          <w:szCs w:val="22"/>
        </w:rPr>
        <w:t>Greek yogurt provides concentrated protein alongside probiotics, but check labels carefully-heat-treated products have killed off the live cultures you need. </w:t>
      </w:r>
    </w:p>
    <w:p w14:paraId="32794C29" w14:textId="77777777" w:rsidR="00FD3765" w:rsidRDefault="00000000">
      <w:pPr>
        <w:pStyle w:val="NormalWeb"/>
        <w:spacing w:before="175" w:after="0"/>
        <w:ind w:firstLine="3"/>
        <w:jc w:val="both"/>
      </w:pPr>
      <w:r>
        <w:rPr>
          <w:sz w:val="22"/>
          <w:szCs w:val="22"/>
        </w:rPr>
        <w:t>Kefir's thin, drinkable consistency makes it easier to consume when your appetite falters during treatment. Its slightly fizzy, sour taste signals active fermentation. Start with half a cup daily if you're new to fermented foods; your digestive system needs time to adjust. Whole-milk versions provide fat that helps nutrient absorption, though low-fat options work if dietary restrictions require them. </w:t>
      </w:r>
    </w:p>
    <w:p w14:paraId="726B939D" w14:textId="77777777" w:rsidR="00FD3765" w:rsidRDefault="00000000">
      <w:pPr>
        <w:pStyle w:val="NormalWeb"/>
        <w:spacing w:before="290" w:after="0"/>
      </w:pPr>
      <w:r>
        <w:rPr>
          <w:b/>
          <w:bCs/>
          <w:color w:val="1A1A1A"/>
          <w:u w:color="1A1A1A"/>
        </w:rPr>
        <w:t>Vegetable Fermentation Favorites </w:t>
      </w:r>
    </w:p>
    <w:p w14:paraId="240ADC42" w14:textId="03C8B717" w:rsidR="00FD3765" w:rsidRDefault="00000000">
      <w:pPr>
        <w:pStyle w:val="NormalWeb"/>
        <w:spacing w:before="127" w:after="0"/>
        <w:jc w:val="both"/>
      </w:pPr>
      <w:r>
        <w:rPr>
          <w:sz w:val="22"/>
          <w:szCs w:val="22"/>
        </w:rPr>
        <w:lastRenderedPageBreak/>
        <w:t>In a 2018 clinical study published in the Journal of Functional Foods, researchers tracked the physiological effects of daily kimchi consumption on colon health in 28 healthy individuals (Kim &amp; Park, 2018)</w:t>
      </w:r>
      <w:del w:id="116" w:author="Editor" w:date="2026-07-30T12:18:00Z" w16du:dateUtc="2026-07-30T16:18:00Z">
        <w:r w:rsidDel="00627154">
          <w:rPr>
            <w:sz w:val="22"/>
            <w:szCs w:val="22"/>
          </w:rPr>
          <w:delText xml:space="preserve"> (Kim &amp; Park, 2018)</w:delText>
        </w:r>
      </w:del>
      <w:r>
        <w:rPr>
          <w:sz w:val="22"/>
          <w:szCs w:val="22"/>
        </w:rPr>
        <w:t>. The fermented cabbage delivered beneficial probiotics, such as Lactobacillus plantarum and Leuconostoc mesenteroides, which survive digestion to help stabilize the gut microbiota even when broad-spectrum medications like amoxicillin are prescribed. </w:t>
      </w:r>
    </w:p>
    <w:p w14:paraId="4FB08AF2" w14:textId="77777777" w:rsidR="00FD3765" w:rsidRDefault="00000000">
      <w:pPr>
        <w:pStyle w:val="NormalWeb"/>
        <w:spacing w:before="175" w:after="0"/>
        <w:ind w:firstLine="5"/>
        <w:jc w:val="both"/>
      </w:pPr>
      <w:r>
        <w:rPr>
          <w:sz w:val="22"/>
          <w:szCs w:val="22"/>
        </w:rPr>
        <w:t>Sauerkraut and kimchi differ from yogurt in one crucial way: they're vegetable based. This matters because plant fibers feed your existing gut bacteria while the fermentation process introduces new beneficial strains. You're getting a double benefit-fuel for your microbiome plus reinforcements. A single forkful of tangy sauerkraut or spicy kimchi can contain billions of live cultures, and unlike some probiotic supplements, these foods come wrapped in vitamins C and K, antioxidants, and digestive enzymes that support your body's natural healing processes. If dairy doesn't sit well with you, or if you simply want variety, these fermented vegetables offer a powerful, flavorful alternative that works beautifully alongside your antibiotic treatment. </w:t>
      </w:r>
    </w:p>
    <w:p w14:paraId="42CF3DE1" w14:textId="77777777" w:rsidR="00FD3765" w:rsidRDefault="00000000">
      <w:pPr>
        <w:pStyle w:val="NormalWeb"/>
        <w:spacing w:before="290" w:after="0"/>
      </w:pPr>
      <w:r>
        <w:rPr>
          <w:b/>
          <w:bCs/>
          <w:color w:val="1A1A1A"/>
          <w:u w:color="1A1A1A"/>
        </w:rPr>
        <w:t>Probiotic Beverages Boost </w:t>
      </w:r>
    </w:p>
    <w:p w14:paraId="2385C405" w14:textId="77777777" w:rsidR="00FD3765" w:rsidRDefault="00000000">
      <w:pPr>
        <w:pStyle w:val="NormalWeb"/>
        <w:spacing w:before="127" w:after="0"/>
        <w:ind w:firstLine="3"/>
        <w:jc w:val="both"/>
      </w:pPr>
      <w:r>
        <w:rPr>
          <w:sz w:val="22"/>
          <w:szCs w:val="22"/>
        </w:rPr>
        <w:t>Kombucha, a fizzy fermented tea, has surged in popularity because it delivers both refreshment and probiotics. During fermentation, a SCOBY (symbiotic culture of bacteria and yeast) transforms sweetened tea into a tangy, slightly effervescent drink rich in beneficial bacterial genera like Gluconacetobacter and Lactobacillus (Yang et al., 2022). A typical bottle contains one to two billion CFUs-which sounds impressive until you compare it to clinical probiotic doses. (Yang et al., 2022) </w:t>
      </w:r>
    </w:p>
    <w:p w14:paraId="5DBDC124" w14:textId="77777777" w:rsidR="00FD3765" w:rsidRDefault="00000000">
      <w:pPr>
        <w:pStyle w:val="NormalWeb"/>
        <w:spacing w:before="175" w:after="0"/>
        <w:ind w:firstLine="2"/>
        <w:jc w:val="both"/>
      </w:pPr>
      <w:r>
        <w:rPr>
          <w:sz w:val="22"/>
          <w:szCs w:val="22"/>
        </w:rPr>
        <w:t>Nuance matters here. Commercial kombucha often undergoes pasteurization to extend shelf life, which kills active cultures. The label might boast "probiotic benefits," but if it's been heat-treated, you're essentially drinking flavored tea. Check for "raw" or "unpasteurized" labels, and look for refrigerated bottles with visible sediment-that cloudy layer indicates active cultures. </w:t>
      </w:r>
    </w:p>
    <w:p w14:paraId="53A76D4D" w14:textId="77777777" w:rsidR="00FD3765" w:rsidRDefault="00000000">
      <w:pPr>
        <w:pStyle w:val="NormalWeb"/>
        <w:spacing w:before="175" w:after="0"/>
      </w:pPr>
      <w:r>
        <w:rPr>
          <w:sz w:val="22"/>
          <w:szCs w:val="22"/>
        </w:rPr>
        <w:t>Sugar content presents another challenge. </w:t>
      </w:r>
    </w:p>
    <w:p w14:paraId="5918FA0A" w14:textId="77777777" w:rsidR="00FD3765" w:rsidRDefault="00000000">
      <w:pPr>
        <w:pStyle w:val="NormalWeb"/>
        <w:spacing w:before="240" w:after="0"/>
        <w:ind w:firstLine="1"/>
        <w:jc w:val="both"/>
      </w:pPr>
      <w:r>
        <w:rPr>
          <w:sz w:val="22"/>
          <w:szCs w:val="22"/>
        </w:rPr>
        <w:t>Many commercial brands contain eight to twelve grams of sugar per serving (Cohen et al., 2023) to mask the sour fermentation flavor. If you're managing blood sugar or simply want to avoid excess sweeteners during recovery, this trade-off may not justify the modest probiotic benefit. Kefir and probiotic fortified drinks face similar limitations: inconsistent CFU counts, added sugars, and variable strain quality. (Cohen et al., 2023) </w:t>
      </w:r>
    </w:p>
    <w:p w14:paraId="2E3D2E05" w14:textId="77777777" w:rsidR="00FD3765" w:rsidRDefault="00000000">
      <w:pPr>
        <w:pStyle w:val="NormalWeb"/>
        <w:spacing w:before="318" w:after="0"/>
        <w:jc w:val="center"/>
        <w:rPr>
          <w:b/>
          <w:bCs/>
          <w:sz w:val="32"/>
          <w:szCs w:val="32"/>
        </w:rPr>
      </w:pPr>
      <w:r>
        <w:rPr>
          <w:b/>
          <w:bCs/>
          <w:sz w:val="32"/>
          <w:szCs w:val="32"/>
        </w:rPr>
        <w:t>• • • </w:t>
      </w:r>
    </w:p>
    <w:p w14:paraId="7C1B4E3A" w14:textId="77777777" w:rsidR="00FD3765" w:rsidRDefault="00FD3765">
      <w:pPr>
        <w:pStyle w:val="NormalWeb"/>
        <w:spacing w:before="91" w:after="0"/>
        <w:ind w:left="1394" w:right="1368"/>
        <w:jc w:val="center"/>
        <w:rPr>
          <w:sz w:val="20"/>
          <w:szCs w:val="20"/>
        </w:rPr>
      </w:pPr>
    </w:p>
    <w:p w14:paraId="3E951429" w14:textId="77777777" w:rsidR="00FD3765" w:rsidRDefault="00000000">
      <w:pPr>
        <w:pStyle w:val="NormalWeb"/>
        <w:spacing w:before="91" w:after="0"/>
        <w:ind w:left="1394" w:right="1368"/>
        <w:jc w:val="center"/>
      </w:pPr>
      <w:r>
        <w:rPr>
          <w:b/>
          <w:bCs/>
          <w:sz w:val="28"/>
          <w:szCs w:val="28"/>
        </w:rPr>
        <w:t>CRAFTING A BALANCED MEAL PLAN:  NUTRITIONAL GUIDANCE FOR RECOVERY </w:t>
      </w:r>
    </w:p>
    <w:p w14:paraId="783343EE" w14:textId="77777777" w:rsidR="00FD3765" w:rsidRDefault="00000000">
      <w:pPr>
        <w:pStyle w:val="NormalWeb"/>
        <w:spacing w:before="312" w:after="0"/>
      </w:pPr>
      <w:r>
        <w:rPr>
          <w:b/>
          <w:bCs/>
          <w:color w:val="1A1A1A"/>
          <w:u w:color="1A1A1A"/>
        </w:rPr>
        <w:t>Essential Nutrients for Healing </w:t>
      </w:r>
    </w:p>
    <w:p w14:paraId="61C1F5E6" w14:textId="77777777" w:rsidR="00FD3765" w:rsidRDefault="00000000">
      <w:pPr>
        <w:pStyle w:val="NormalWeb"/>
        <w:spacing w:before="127" w:after="0"/>
        <w:jc w:val="both"/>
      </w:pPr>
      <w:r>
        <w:rPr>
          <w:sz w:val="22"/>
          <w:szCs w:val="22"/>
        </w:rPr>
        <w:t>Antibiotics drain your body's reserves at precisely the moment when you need them most. During treatment, your immune system fights not just the original infection but also manages the disruption caused by medication itself-this dual burden demands specific nutritional support. </w:t>
      </w:r>
    </w:p>
    <w:p w14:paraId="69035CE2" w14:textId="77777777" w:rsidR="00FD3765" w:rsidRDefault="00000000">
      <w:pPr>
        <w:pStyle w:val="NormalWeb"/>
        <w:spacing w:before="175" w:after="0"/>
        <w:jc w:val="both"/>
      </w:pPr>
      <w:r>
        <w:rPr>
          <w:sz w:val="22"/>
          <w:szCs w:val="22"/>
        </w:rPr>
        <w:t xml:space="preserve">Protein stands at the foundation of recovery, helping repair tissues, manufacture white blood cells, and produce antibodies after amoxicillin completes its work. While the standard baseline is 0.8 grams of protein </w:t>
      </w:r>
      <w:r>
        <w:rPr>
          <w:sz w:val="22"/>
          <w:szCs w:val="22"/>
        </w:rPr>
        <w:lastRenderedPageBreak/>
        <w:t>per kilogram of body weight-about 55 grams daily for a 150-pound adult-infection related stress can increase your daily requirements by 20% to 25% (Kurpad, 2006). Consuming up to 1.2 grams per kilogram daily during recovery helps counteract muscle loss, easily achieved with poultry, Greek yogurt, and nuts. </w:t>
      </w:r>
    </w:p>
    <w:p w14:paraId="410F2C42" w14:textId="77777777" w:rsidR="00FD3765" w:rsidRDefault="00000000">
      <w:pPr>
        <w:pStyle w:val="NormalWeb"/>
        <w:spacing w:before="175" w:after="0"/>
        <w:jc w:val="both"/>
      </w:pPr>
      <w:r>
        <w:rPr>
          <w:sz w:val="22"/>
          <w:szCs w:val="22"/>
        </w:rPr>
        <w:t>Zinc accelerates wound healing and immune function. While other antibiotics like tetracyclines bind with minerals and hinder absorption, amoxicillin does not directly interfere with zinc (Pino, 2025), meaning you can safely obtain it from oysters, beef, pumpkin seeds, and lentils. Aiming for 15 milligrams daily the amount in three ounces of beef plus a quarter cup of pumpkin seeds-helps maintain optimal levels. (Pino, 2025) </w:t>
      </w:r>
    </w:p>
    <w:p w14:paraId="7E21B7DD" w14:textId="77777777" w:rsidR="00FD3765" w:rsidRDefault="00000000">
      <w:pPr>
        <w:pStyle w:val="NormalWeb"/>
        <w:spacing w:before="175" w:after="0"/>
        <w:jc w:val="both"/>
      </w:pPr>
      <w:r>
        <w:rPr>
          <w:sz w:val="22"/>
          <w:szCs w:val="22"/>
        </w:rPr>
        <w:t>Vitamins C and D deserve equal attention. Vitamin C supports collagen formation and immune cell activity, while vitamin D regulates inflammatory responses. Bell peppers, strawberries, and citrus fruits deliver vitamin C naturally, whereas fatty fish, egg yolks, and fortified dairy provide vitamin D. During winter months or recovery periods spent indoors, supplementation may become necessary. </w:t>
      </w:r>
    </w:p>
    <w:p w14:paraId="6E979BF5" w14:textId="77777777" w:rsidR="00FD3765" w:rsidRDefault="00000000">
      <w:pPr>
        <w:pStyle w:val="NormalWeb"/>
        <w:spacing w:before="290" w:after="0"/>
      </w:pPr>
      <w:r>
        <w:rPr>
          <w:b/>
          <w:bCs/>
          <w:color w:val="1A1A1A"/>
          <w:u w:color="1A1A1A"/>
        </w:rPr>
        <w:t>Meal Planning Tips for Busy Lives </w:t>
      </w:r>
    </w:p>
    <w:p w14:paraId="4946FDD0" w14:textId="77777777" w:rsidR="00FD3765" w:rsidRDefault="00000000">
      <w:pPr>
        <w:pStyle w:val="Body"/>
        <w:rPr>
          <w:rFonts w:ascii="Calibri Light" w:eastAsia="Calibri Light" w:hAnsi="Calibri Light" w:cs="Calibri Light"/>
        </w:rPr>
      </w:pPr>
      <w:r>
        <w:rPr>
          <w:rFonts w:ascii="Calibri Light" w:hAnsi="Calibri Light"/>
          <w:lang w:val="en-US"/>
        </w:rPr>
        <w:t>A landmark 2017 study published in the International Journal of Behavioral Nutrition and Physical Activity examined meal planning habits among 40,554 adults. Researchers discovered that planning ahead is a powerful tool to offset time scarcity and encourage healthier eating, as those who planned their meals demonstrated significantly better adherence to nutritional guidelines (Ducrot et al., 2017).</w:t>
      </w:r>
      <w:r>
        <w:rPr>
          <w:rFonts w:ascii="Calibri Light" w:hAnsi="Calibri Light"/>
        </w:rPr>
        <w:t> </w:t>
      </w:r>
    </w:p>
    <w:p w14:paraId="4383FF7C" w14:textId="77777777" w:rsidR="00FD3765" w:rsidRDefault="00000000">
      <w:pPr>
        <w:pStyle w:val="NormalWeb"/>
        <w:spacing w:before="175" w:after="0"/>
        <w:jc w:val="both"/>
      </w:pPr>
      <w:r>
        <w:rPr>
          <w:sz w:val="22"/>
          <w:szCs w:val="22"/>
        </w:rPr>
        <w:t>Meal planners were far more likely to maintain high food variety and nutrient intake. Applying these planning strategies during recovery from bacterial infections, when fatigue and medication side effects are at their peak, can significantly improve adherence to necessary protein and probiotic-rich foods while drastically reducing daily preparation time. </w:t>
      </w:r>
    </w:p>
    <w:p w14:paraId="39ED199B" w14:textId="77777777" w:rsidR="00FD3765" w:rsidRDefault="00000000">
      <w:pPr>
        <w:pStyle w:val="NormalWeb"/>
        <w:spacing w:before="175" w:after="0"/>
        <w:jc w:val="both"/>
      </w:pPr>
      <w:r>
        <w:rPr>
          <w:sz w:val="22"/>
          <w:szCs w:val="22"/>
        </w:rPr>
        <w:t>The difference comes down to simple, actionable techniques. Dedicating an afternoon to roasting chicken, portioning cooked grains, and chopping vegetables helps avoid feeling overwhelmed during recovery. One recovering patient described her approach: "I hard-boiled a dozen eggs on Monday morning, made a big pot of lentil soup, and kept Greek yogurt cups in the front of my fridge. I didn't think about what to eat; I just grabbed something that worked." </w:t>
      </w:r>
    </w:p>
    <w:p w14:paraId="57FC15D1" w14:textId="77777777" w:rsidR="00FD3765" w:rsidRDefault="00000000">
      <w:pPr>
        <w:pStyle w:val="NormalWeb"/>
        <w:spacing w:before="175" w:after="0"/>
        <w:jc w:val="both"/>
      </w:pPr>
      <w:r>
        <w:rPr>
          <w:sz w:val="22"/>
          <w:szCs w:val="22"/>
        </w:rPr>
        <w:t>Batch preparation eliminates decision fatigue when you're already managing medication schedules and side effects. Preparing proteins in bulk, storing probiotic foods at eye level, and keeping nutrient-dense snacks visible transforms recovery nutrition from an additional stressor into an automatic routine. </w:t>
      </w:r>
    </w:p>
    <w:p w14:paraId="7CDDC9D7" w14:textId="77777777" w:rsidR="00FD3765" w:rsidRDefault="00000000">
      <w:pPr>
        <w:pStyle w:val="NormalWeb"/>
        <w:spacing w:before="290" w:after="0"/>
      </w:pPr>
      <w:r>
        <w:rPr>
          <w:b/>
          <w:bCs/>
          <w:color w:val="1A1A1A"/>
          <w:u w:color="1A1A1A"/>
        </w:rPr>
        <w:t>Incorporating Probiotics and Prebiotics </w:t>
      </w:r>
    </w:p>
    <w:p w14:paraId="639531EB" w14:textId="77777777" w:rsidR="00FD3765" w:rsidRDefault="00000000">
      <w:pPr>
        <w:pStyle w:val="NormalWeb"/>
        <w:spacing w:before="127" w:after="0"/>
        <w:jc w:val="both"/>
        <w:rPr>
          <w:sz w:val="22"/>
          <w:szCs w:val="22"/>
        </w:rPr>
      </w:pPr>
      <w:r>
        <w:rPr>
          <w:sz w:val="22"/>
          <w:szCs w:val="22"/>
        </w:rPr>
        <w:t>Start small with probiotics, especially if fermented foods are new to your routine. Add one tablespoon of sauerkraut or half a cup of plain kefir to breakfast for the first two days, then watch how your digestion responds before increasing portions. </w:t>
      </w:r>
    </w:p>
    <w:p w14:paraId="6DA8E51A" w14:textId="77777777" w:rsidR="00FD3765" w:rsidRDefault="00000000">
      <w:pPr>
        <w:pStyle w:val="NormalWeb"/>
        <w:spacing w:before="127" w:after="0"/>
        <w:jc w:val="both"/>
        <w:rPr>
          <w:sz w:val="22"/>
          <w:szCs w:val="22"/>
        </w:rPr>
      </w:pPr>
      <w:r>
        <w:rPr>
          <w:rFonts w:ascii="Calibri Light" w:hAnsi="Calibri Light"/>
        </w:rPr>
        <w:t>Timing matters when taking amoxicillin. Consume probiotic foods at least two hours after your antibiotic dose to give beneficial bacteria the best chance of survival (John et al., 2024). If you take amoxicillin at 8 a.m. and 8 p.m., eat yogurt or kimchi around 10 a.m. or bedtime. </w:t>
      </w:r>
    </w:p>
    <w:p w14:paraId="036A0365" w14:textId="77777777" w:rsidR="00FD3765" w:rsidRDefault="00000000">
      <w:pPr>
        <w:pStyle w:val="NormalWeb"/>
        <w:spacing w:before="175" w:after="0"/>
        <w:jc w:val="both"/>
      </w:pPr>
      <w:r>
        <w:rPr>
          <w:sz w:val="22"/>
          <w:szCs w:val="22"/>
        </w:rPr>
        <w:t>Pair probiotics with prebiotic foods that feed beneficial bacteria: oats, bananas, garlic, onions, and asparagus. A breakfast bowl combining plain Greek yogurt, sliced banana, and a handful of oats delivers both probiotic cultures and the fuel they need to colonize your gut. </w:t>
      </w:r>
    </w:p>
    <w:p w14:paraId="1510F15E" w14:textId="77777777" w:rsidR="00FD3765" w:rsidRDefault="00000000">
      <w:pPr>
        <w:pStyle w:val="NormalWeb"/>
        <w:spacing w:before="175" w:after="0"/>
        <w:jc w:val="both"/>
      </w:pPr>
      <w:r>
        <w:rPr>
          <w:sz w:val="22"/>
          <w:szCs w:val="22"/>
        </w:rPr>
        <w:lastRenderedPageBreak/>
        <w:t>Refrigerate opened fermented foods properly. Sauerkraut and kimchi stay potent for months when stored airtight and cold. Yogurt and kefir lose bacterial counts rapidly after their expiration dates, so check those labels carefully. </w:t>
      </w:r>
    </w:p>
    <w:p w14:paraId="4608550D" w14:textId="77777777" w:rsidR="00FD3765" w:rsidRDefault="00000000">
      <w:pPr>
        <w:pStyle w:val="NormalWeb"/>
        <w:spacing w:before="318" w:after="0"/>
        <w:jc w:val="center"/>
        <w:rPr>
          <w:b/>
          <w:bCs/>
          <w:sz w:val="32"/>
          <w:szCs w:val="32"/>
        </w:rPr>
      </w:pPr>
      <w:r>
        <w:rPr>
          <w:b/>
          <w:bCs/>
          <w:sz w:val="32"/>
          <w:szCs w:val="32"/>
        </w:rPr>
        <w:t>• • • </w:t>
      </w:r>
    </w:p>
    <w:p w14:paraId="48B3AC83" w14:textId="77777777" w:rsidR="00FD3765" w:rsidRDefault="00000000">
      <w:pPr>
        <w:pStyle w:val="NormalWeb"/>
        <w:spacing w:before="401" w:after="0"/>
        <w:ind w:left="1025" w:right="1002"/>
        <w:jc w:val="center"/>
      </w:pPr>
      <w:r>
        <w:rPr>
          <w:b/>
          <w:bCs/>
          <w:sz w:val="28"/>
          <w:szCs w:val="28"/>
        </w:rPr>
        <w:t>CHILDREN'S GUT HEALTH DURING AND AFTER ANTIBIOTICS </w:t>
      </w:r>
    </w:p>
    <w:p w14:paraId="2FEE00CC" w14:textId="77777777" w:rsidR="00FD3765" w:rsidRDefault="00000000">
      <w:pPr>
        <w:pStyle w:val="NormalWeb"/>
        <w:spacing w:before="312" w:after="0"/>
      </w:pPr>
      <w:r>
        <w:rPr>
          <w:b/>
          <w:bCs/>
          <w:color w:val="1A1A1A"/>
          <w:u w:color="1A1A1A"/>
        </w:rPr>
        <w:t>Understanding Children's Gut Needs </w:t>
      </w:r>
    </w:p>
    <w:p w14:paraId="58A15877" w14:textId="77777777" w:rsidR="00FD3765" w:rsidRDefault="00000000">
      <w:pPr>
        <w:pStyle w:val="NormalWeb"/>
        <w:spacing w:before="127" w:after="0"/>
        <w:jc w:val="both"/>
      </w:pPr>
      <w:r>
        <w:rPr>
          <w:sz w:val="22"/>
          <w:szCs w:val="22"/>
        </w:rPr>
        <w:t>Your child's gut isn't just a smaller version of yours. The bacterial communities living there are still forming, actively developing until around age three and continuing to shift throughout early childhood. Diet, environment, and every little immune challenge-from colds to skincare-shape which bacterial populations thrive and which fade away. </w:t>
      </w:r>
    </w:p>
    <w:p w14:paraId="40CBBC93" w14:textId="77777777" w:rsidR="00FD3765" w:rsidRDefault="00000000">
      <w:pPr>
        <w:pStyle w:val="NormalWeb"/>
        <w:spacing w:before="175" w:after="0"/>
        <w:jc w:val="both"/>
        <w:rPr>
          <w:sz w:val="22"/>
          <w:szCs w:val="22"/>
        </w:rPr>
      </w:pPr>
      <w:r>
        <w:rPr>
          <w:sz w:val="22"/>
          <w:szCs w:val="22"/>
        </w:rPr>
        <w:t>This makes their microbiomes especially vulnerable during antibiotic treatment. A single course of amoxicillin can knock down beneficial species like Bifidobacterium and Lactobacillus, the bacteria responsible for nutrient absorption, vitamin production, and training the immune system (Wurm et al., 2024). When these bacterial populations are disrupted, changes in the gut microbiome can contribute to digestive symptoms such as diarrhea and cramping. In certain situations, this disruption may also increase susceptibility to opportunistic infections, especially in people with additional risk factors.</w:t>
      </w:r>
    </w:p>
    <w:p w14:paraId="630E2A18" w14:textId="77777777" w:rsidR="00FD3765" w:rsidRDefault="00FD3765">
      <w:pPr>
        <w:pStyle w:val="NormalWeb"/>
        <w:spacing w:before="175" w:after="0"/>
        <w:jc w:val="both"/>
      </w:pPr>
    </w:p>
    <w:p w14:paraId="3171BAA1" w14:textId="77777777" w:rsidR="00FD3765" w:rsidRDefault="00000000">
      <w:pPr>
        <w:pStyle w:val="NormalWeb"/>
        <w:spacing w:before="175" w:after="0"/>
        <w:jc w:val="both"/>
      </w:pPr>
      <w:r>
        <w:rPr>
          <w:sz w:val="22"/>
          <w:szCs w:val="22"/>
        </w:rPr>
        <w:t>Watch their bowel movements closely. Loose stools, unusual colors, or increased frequency are your first signals that the microbiome needs support. </w:t>
      </w:r>
    </w:p>
    <w:p w14:paraId="73117925" w14:textId="77777777" w:rsidR="00FD3765" w:rsidRDefault="00000000">
      <w:pPr>
        <w:pStyle w:val="NormalWeb"/>
        <w:spacing w:before="176" w:after="0"/>
        <w:jc w:val="both"/>
      </w:pPr>
      <w:r>
        <w:rPr>
          <w:sz w:val="22"/>
          <w:szCs w:val="22"/>
        </w:rPr>
        <w:t>Start small with probiotic-rich foods: one tablespoon of plain yogurt stirred into a smoothie, or kefir blended with berries. Wait two days to check tolerance before increasing portions. Pair these with prebiotic foods like banana, cooked oatmeal, or steamed sweet potato-they feed the beneficial bacteria you're trying to rebuild. Time it right: serve probiotic foods at least two hours after the antibiotic dose to give those bacteria the best chance to survive and colonize. </w:t>
      </w:r>
    </w:p>
    <w:p w14:paraId="0061654D" w14:textId="77777777" w:rsidR="00FD3765" w:rsidRDefault="00000000">
      <w:pPr>
        <w:pStyle w:val="NormalWeb"/>
        <w:spacing w:before="290" w:after="0"/>
      </w:pPr>
      <w:r>
        <w:rPr>
          <w:b/>
          <w:bCs/>
          <w:color w:val="1A1A1A"/>
          <w:u w:color="1A1A1A"/>
        </w:rPr>
        <w:t>Probiotic Options for Kids </w:t>
      </w:r>
    </w:p>
    <w:p w14:paraId="3377DAF8" w14:textId="0224C4DE" w:rsidR="00FD3765" w:rsidRDefault="00000000">
      <w:pPr>
        <w:pStyle w:val="NormalWeb"/>
        <w:spacing w:before="127" w:after="0"/>
        <w:jc w:val="both"/>
      </w:pPr>
      <w:r>
        <w:rPr>
          <w:sz w:val="22"/>
          <w:szCs w:val="22"/>
        </w:rPr>
        <w:t xml:space="preserve">Not all probiotics work the same way in children. Look for strains actually studied in pediatric populations: Lactobacillus rhamnosus GG and Saccharomyces boulardii have the strongest evidence for preventing antibiotic associated diarrhea (Yan &amp; Goldman, 2020). </w:t>
      </w:r>
      <w:del w:id="117" w:author="Editor" w:date="2026-07-30T12:19:00Z" w16du:dateUtc="2026-07-30T16:19:00Z">
        <w:r w:rsidDel="00627154">
          <w:rPr>
            <w:sz w:val="22"/>
            <w:szCs w:val="22"/>
          </w:rPr>
          <w:delText xml:space="preserve">(Yan &amp; Goldman, 2020). </w:delText>
        </w:r>
      </w:del>
      <w:r>
        <w:rPr>
          <w:sz w:val="22"/>
          <w:szCs w:val="22"/>
        </w:rPr>
        <w:t>Colony forming units matter-aim for products with one to five billion CFUs per dose, stored properly to maintain viability. </w:t>
      </w:r>
    </w:p>
    <w:p w14:paraId="18182514" w14:textId="77777777" w:rsidR="00FD3765" w:rsidRDefault="00000000">
      <w:pPr>
        <w:pStyle w:val="NormalWeb"/>
        <w:spacing w:before="175" w:after="0"/>
        <w:jc w:val="both"/>
      </w:pPr>
      <w:r>
        <w:rPr>
          <w:sz w:val="22"/>
          <w:szCs w:val="22"/>
        </w:rPr>
        <w:t>Supplements come in chewables, powders, and liquids. Powders dissolve easily into applesauce or yogurt, making them ideal for younger children who resist pills. Check expiration dates religiously; potency drops fast once the seal breaks. </w:t>
      </w:r>
    </w:p>
    <w:p w14:paraId="71532EFA" w14:textId="45B544B0" w:rsidR="00FD3765" w:rsidRDefault="00000000">
      <w:pPr>
        <w:pStyle w:val="NormalWeb"/>
        <w:spacing w:before="175" w:after="0"/>
        <w:jc w:val="both"/>
      </w:pPr>
      <w:r>
        <w:rPr>
          <w:sz w:val="22"/>
          <w:szCs w:val="22"/>
        </w:rPr>
        <w:t xml:space="preserve">But food sources often work better for daily maintenance. Plain, unsweetened yogurt with live active cultures delivers probiotics alongside calcium and protein. Greek yogurt tends to have higher bacterial counts than regular varieties (Mjaaseth &amp; Lefevre, 2020). </w:t>
      </w:r>
      <w:del w:id="118" w:author="Editor" w:date="2026-07-30T12:19:00Z" w16du:dateUtc="2026-07-30T16:19:00Z">
        <w:r w:rsidDel="00627154">
          <w:rPr>
            <w:sz w:val="22"/>
            <w:szCs w:val="22"/>
          </w:rPr>
          <w:delText xml:space="preserve">(Mjaaseth &amp; Lefevre, 2020). </w:delText>
        </w:r>
      </w:del>
      <w:r>
        <w:rPr>
          <w:sz w:val="22"/>
          <w:szCs w:val="22"/>
        </w:rPr>
        <w:t>Kefir, a drinkable fermented milk, contains more diverse strains than yogurt-up to thirty different species compared to yogurt's two or three. </w:t>
      </w:r>
    </w:p>
    <w:p w14:paraId="1F3E2E4C" w14:textId="77777777" w:rsidR="00FD3765" w:rsidRDefault="00000000">
      <w:pPr>
        <w:pStyle w:val="NormalWeb"/>
        <w:spacing w:before="175" w:after="0"/>
        <w:jc w:val="both"/>
      </w:pPr>
      <w:r>
        <w:rPr>
          <w:sz w:val="22"/>
          <w:szCs w:val="22"/>
        </w:rPr>
        <w:lastRenderedPageBreak/>
        <w:t>Start with half a cup mixed into a fruit smoothie if the tangy taste puts them off. Fermented vegetables like mild sauerkraut or kimchi offer another option for adventurous eaters, though most children need time to adjust to the flavors. Rebuilding gut populations takes consistent effort over weeks, not days, so don't expect overnight miracles. Some resistance is normal-kids often reject unfamiliar textures or tastes initially. </w:t>
      </w:r>
    </w:p>
    <w:p w14:paraId="2F82EEA8" w14:textId="77777777" w:rsidR="00FD3765" w:rsidRDefault="00000000">
      <w:pPr>
        <w:pStyle w:val="NormalWeb"/>
        <w:spacing w:before="290" w:after="0"/>
      </w:pPr>
      <w:r>
        <w:rPr>
          <w:b/>
          <w:bCs/>
          <w:color w:val="1A1A1A"/>
          <w:u w:color="1A1A1A"/>
        </w:rPr>
        <w:t>Managing Digestive Upsets </w:t>
      </w:r>
    </w:p>
    <w:p w14:paraId="4D0A5CBA" w14:textId="77777777" w:rsidR="00FD3765" w:rsidRDefault="00000000">
      <w:pPr>
        <w:pStyle w:val="NormalWeb"/>
        <w:spacing w:before="127" w:after="0"/>
        <w:jc w:val="both"/>
      </w:pPr>
      <w:r>
        <w:rPr>
          <w:sz w:val="22"/>
          <w:szCs w:val="22"/>
        </w:rPr>
        <w:t>Hydration matters more than most parents realize. Diarrhea and vomiting strip fluids fast, especially in small bodies with limited reserves. Offer water frequently-small sips every fifteen minutes work better than forcing large amounts that might trigger nausea. Oral rehydration solutions like Pedialyte replace electrolytes lost through digestive upset, but diluted half-strength apple juice serves as an effective, palatable alternative for mild cases (Freedman et al., 2016). </w:t>
      </w:r>
    </w:p>
    <w:p w14:paraId="2194202B" w14:textId="77777777" w:rsidR="00FD3765" w:rsidRDefault="00000000">
      <w:pPr>
        <w:pStyle w:val="NormalWeb"/>
        <w:spacing w:before="175" w:after="0"/>
        <w:jc w:val="both"/>
      </w:pPr>
      <w:r>
        <w:rPr>
          <w:sz w:val="22"/>
          <w:szCs w:val="22"/>
        </w:rPr>
        <w:t>Bland diets are no longer the standard for stressed stomachs. While parents often turn to the traditional BRAT diet-bananas, rice, applesauce, and toast modern pediatric guidelines discourage strict food restrictions because they lack essential nutrients (American Academy of Pediatrics). Your child needs protein, healthy fats, and a variety of vitamins to heal properly. Instead, offer easily digestible whole foods like scrambled eggs, steamed vegetables, or chicken broth with soft noodles. </w:t>
      </w:r>
    </w:p>
    <w:p w14:paraId="4AA2C7DE" w14:textId="77777777" w:rsidR="00FD3765" w:rsidRDefault="00000000">
      <w:pPr>
        <w:pStyle w:val="NormalWeb"/>
        <w:spacing w:before="175" w:after="0"/>
        <w:jc w:val="both"/>
      </w:pPr>
      <w:r>
        <w:rPr>
          <w:sz w:val="22"/>
          <w:szCs w:val="22"/>
        </w:rPr>
        <w:t>Watch for warning signs that demand immediate medical attention: blood in stool, severe abdominal pain that doesn't ease, high fever above 102°F, or diarrhea lasting more than three days. Dehydration shows up as dry lips, decreased urination, sunken eyes, or unusual lethargy.</w:t>
      </w:r>
    </w:p>
    <w:p w14:paraId="61DA7CF8" w14:textId="77777777" w:rsidR="00FD3765" w:rsidRDefault="00FD3765">
      <w:pPr>
        <w:pStyle w:val="Body"/>
        <w:rPr>
          <w:rFonts w:ascii="Calibri Light" w:eastAsia="Calibri Light" w:hAnsi="Calibri Light" w:cs="Calibri Light"/>
        </w:rPr>
      </w:pPr>
    </w:p>
    <w:p w14:paraId="15F91076" w14:textId="77777777" w:rsidR="00FD3765" w:rsidRDefault="00FD3765">
      <w:pPr>
        <w:pStyle w:val="Body"/>
        <w:rPr>
          <w:rFonts w:ascii="Calibri Light" w:eastAsia="Calibri Light" w:hAnsi="Calibri Light" w:cs="Calibri Light"/>
        </w:rPr>
      </w:pPr>
    </w:p>
    <w:p w14:paraId="0EF93498" w14:textId="77777777" w:rsidR="00FD3765" w:rsidRDefault="00FD3765">
      <w:pPr>
        <w:pStyle w:val="Body"/>
        <w:rPr>
          <w:rFonts w:ascii="Calibri Light" w:eastAsia="Calibri Light" w:hAnsi="Calibri Light" w:cs="Calibri Light"/>
        </w:rPr>
      </w:pPr>
    </w:p>
    <w:p w14:paraId="096367C4" w14:textId="77777777" w:rsidR="00FD3765" w:rsidRDefault="00FD3765">
      <w:pPr>
        <w:pStyle w:val="Body"/>
        <w:rPr>
          <w:rFonts w:ascii="Calibri Light" w:eastAsia="Calibri Light" w:hAnsi="Calibri Light" w:cs="Calibri Light"/>
        </w:rPr>
      </w:pPr>
    </w:p>
    <w:p w14:paraId="459074B0" w14:textId="77777777" w:rsidR="00FD3765" w:rsidRDefault="00FD3765">
      <w:pPr>
        <w:pStyle w:val="Body"/>
        <w:rPr>
          <w:rFonts w:ascii="Calibri Light" w:eastAsia="Calibri Light" w:hAnsi="Calibri Light" w:cs="Calibri Light"/>
        </w:rPr>
      </w:pPr>
    </w:p>
    <w:p w14:paraId="51D95D67" w14:textId="77777777" w:rsidR="00FD3765" w:rsidRDefault="00FD3765">
      <w:pPr>
        <w:pStyle w:val="Body"/>
        <w:rPr>
          <w:rFonts w:ascii="Calibri Light" w:eastAsia="Calibri Light" w:hAnsi="Calibri Light" w:cs="Calibri Light"/>
        </w:rPr>
      </w:pPr>
    </w:p>
    <w:p w14:paraId="1AE10D9D" w14:textId="77777777" w:rsidR="00FD3765" w:rsidRDefault="00FD3765">
      <w:pPr>
        <w:pStyle w:val="Body"/>
        <w:rPr>
          <w:rFonts w:ascii="Calibri Light" w:eastAsia="Calibri Light" w:hAnsi="Calibri Light" w:cs="Calibri Light"/>
        </w:rPr>
      </w:pPr>
    </w:p>
    <w:p w14:paraId="46D407AB" w14:textId="77777777" w:rsidR="00FD3765" w:rsidRDefault="00FD3765">
      <w:pPr>
        <w:pStyle w:val="Body"/>
        <w:rPr>
          <w:rFonts w:ascii="Calibri Light" w:eastAsia="Calibri Light" w:hAnsi="Calibri Light" w:cs="Calibri Light"/>
        </w:rPr>
      </w:pPr>
    </w:p>
    <w:p w14:paraId="4F36F779" w14:textId="77777777" w:rsidR="00FD3765" w:rsidRDefault="00FD3765">
      <w:pPr>
        <w:pStyle w:val="Body"/>
        <w:rPr>
          <w:rFonts w:ascii="Calibri Light" w:eastAsia="Calibri Light" w:hAnsi="Calibri Light" w:cs="Calibri Light"/>
        </w:rPr>
      </w:pPr>
    </w:p>
    <w:p w14:paraId="0AC0BA52" w14:textId="77777777" w:rsidR="00FD3765" w:rsidRDefault="00FD3765">
      <w:pPr>
        <w:pStyle w:val="Body"/>
        <w:rPr>
          <w:rFonts w:ascii="Calibri Light" w:eastAsia="Calibri Light" w:hAnsi="Calibri Light" w:cs="Calibri Light"/>
        </w:rPr>
      </w:pPr>
    </w:p>
    <w:p w14:paraId="1EB89BB5" w14:textId="77777777" w:rsidR="00FD3765" w:rsidRDefault="00FD3765">
      <w:pPr>
        <w:pStyle w:val="Body"/>
        <w:rPr>
          <w:rFonts w:ascii="Calibri Light" w:eastAsia="Calibri Light" w:hAnsi="Calibri Light" w:cs="Calibri Light"/>
        </w:rPr>
      </w:pPr>
    </w:p>
    <w:p w14:paraId="2B3A1FE9" w14:textId="77777777" w:rsidR="00FD3765" w:rsidRDefault="00FD3765">
      <w:pPr>
        <w:pStyle w:val="Body"/>
        <w:rPr>
          <w:rFonts w:ascii="Calibri Light" w:eastAsia="Calibri Light" w:hAnsi="Calibri Light" w:cs="Calibri Light"/>
        </w:rPr>
      </w:pPr>
    </w:p>
    <w:p w14:paraId="6FE6E71D" w14:textId="77777777" w:rsidR="00FD3765" w:rsidRDefault="00FD3765">
      <w:pPr>
        <w:pStyle w:val="Body"/>
        <w:rPr>
          <w:rFonts w:ascii="Calibri Light" w:eastAsia="Calibri Light" w:hAnsi="Calibri Light" w:cs="Calibri Light"/>
        </w:rPr>
      </w:pPr>
    </w:p>
    <w:p w14:paraId="083D2997" w14:textId="77777777" w:rsidR="00FD3765" w:rsidRDefault="00FD3765">
      <w:pPr>
        <w:pStyle w:val="Body"/>
        <w:rPr>
          <w:rFonts w:ascii="Calibri Light" w:eastAsia="Calibri Light" w:hAnsi="Calibri Light" w:cs="Calibri Light"/>
        </w:rPr>
      </w:pPr>
    </w:p>
    <w:p w14:paraId="2D71489E" w14:textId="77777777" w:rsidR="00FD3765" w:rsidRDefault="00FD3765">
      <w:pPr>
        <w:pStyle w:val="Body"/>
        <w:rPr>
          <w:rFonts w:ascii="Calibri Light" w:eastAsia="Calibri Light" w:hAnsi="Calibri Light" w:cs="Calibri Light"/>
        </w:rPr>
      </w:pPr>
    </w:p>
    <w:p w14:paraId="6DFBA92A" w14:textId="77777777" w:rsidR="00FD3765" w:rsidRDefault="00FD3765">
      <w:pPr>
        <w:pStyle w:val="Body"/>
        <w:rPr>
          <w:rFonts w:ascii="Calibri Light" w:eastAsia="Calibri Light" w:hAnsi="Calibri Light" w:cs="Calibri Light"/>
        </w:rPr>
      </w:pPr>
    </w:p>
    <w:p w14:paraId="6A95B34E" w14:textId="77777777" w:rsidR="00FD3765" w:rsidRDefault="00FD3765">
      <w:pPr>
        <w:pStyle w:val="Body"/>
        <w:rPr>
          <w:rFonts w:ascii="Calibri Light" w:eastAsia="Calibri Light" w:hAnsi="Calibri Light" w:cs="Calibri Light"/>
        </w:rPr>
      </w:pPr>
    </w:p>
    <w:p w14:paraId="0C0CABB4" w14:textId="77777777" w:rsidR="00FD3765" w:rsidRDefault="00FD3765">
      <w:pPr>
        <w:pStyle w:val="Body"/>
        <w:rPr>
          <w:rFonts w:ascii="Calibri Light" w:eastAsia="Calibri Light" w:hAnsi="Calibri Light" w:cs="Calibri Light"/>
        </w:rPr>
      </w:pPr>
    </w:p>
    <w:p w14:paraId="5D23CF3D" w14:textId="77777777" w:rsidR="00FD3765" w:rsidRDefault="00FD3765">
      <w:pPr>
        <w:pStyle w:val="Body"/>
        <w:rPr>
          <w:rFonts w:ascii="Calibri Light" w:eastAsia="Calibri Light" w:hAnsi="Calibri Light" w:cs="Calibri Light"/>
        </w:rPr>
      </w:pPr>
    </w:p>
    <w:p w14:paraId="41D22F80" w14:textId="77777777" w:rsidR="00FD3765" w:rsidRDefault="00FD3765">
      <w:pPr>
        <w:pStyle w:val="Body"/>
        <w:rPr>
          <w:rFonts w:ascii="Calibri Light" w:eastAsia="Calibri Light" w:hAnsi="Calibri Light" w:cs="Calibri Light"/>
        </w:rPr>
      </w:pPr>
    </w:p>
    <w:p w14:paraId="37752142" w14:textId="77777777" w:rsidR="00FD3765" w:rsidRDefault="00FD3765">
      <w:pPr>
        <w:pStyle w:val="Body"/>
        <w:rPr>
          <w:rFonts w:ascii="Calibri Light" w:eastAsia="Calibri Light" w:hAnsi="Calibri Light" w:cs="Calibri Light"/>
        </w:rPr>
      </w:pPr>
    </w:p>
    <w:p w14:paraId="2389C010" w14:textId="77777777" w:rsidR="00FD3765" w:rsidRDefault="00FD3765">
      <w:pPr>
        <w:pStyle w:val="Body"/>
        <w:rPr>
          <w:rFonts w:ascii="Calibri Light" w:eastAsia="Calibri Light" w:hAnsi="Calibri Light" w:cs="Calibri Light"/>
        </w:rPr>
      </w:pPr>
    </w:p>
    <w:p w14:paraId="7699EC8B" w14:textId="77777777" w:rsidR="00FD3765" w:rsidRDefault="00FD3765">
      <w:pPr>
        <w:pStyle w:val="Body"/>
        <w:rPr>
          <w:rFonts w:ascii="Calibri Light" w:eastAsia="Calibri Light" w:hAnsi="Calibri Light" w:cs="Calibri Light"/>
        </w:rPr>
      </w:pPr>
    </w:p>
    <w:p w14:paraId="0A147C52" w14:textId="77777777" w:rsidR="00FD3765" w:rsidRDefault="00FD3765">
      <w:pPr>
        <w:pStyle w:val="Body"/>
        <w:rPr>
          <w:rFonts w:ascii="Calibri Light" w:eastAsia="Calibri Light" w:hAnsi="Calibri Light" w:cs="Calibri Light"/>
        </w:rPr>
      </w:pPr>
    </w:p>
    <w:p w14:paraId="4EF217F3" w14:textId="77777777" w:rsidR="00FD3765" w:rsidRDefault="00FD3765">
      <w:pPr>
        <w:pStyle w:val="Body"/>
        <w:rPr>
          <w:rFonts w:ascii="Calibri Light" w:eastAsia="Calibri Light" w:hAnsi="Calibri Light" w:cs="Calibri Light"/>
        </w:rPr>
      </w:pPr>
    </w:p>
    <w:p w14:paraId="388DAE07" w14:textId="77777777" w:rsidR="00FD3765" w:rsidRDefault="00FD3765">
      <w:pPr>
        <w:pStyle w:val="Body"/>
        <w:rPr>
          <w:rFonts w:ascii="Calibri Light" w:eastAsia="Calibri Light" w:hAnsi="Calibri Light" w:cs="Calibri Light"/>
        </w:rPr>
      </w:pPr>
    </w:p>
    <w:p w14:paraId="2E5A19D6" w14:textId="77777777" w:rsidR="00FD3765" w:rsidRDefault="00FD3765">
      <w:pPr>
        <w:pStyle w:val="Body"/>
        <w:rPr>
          <w:rFonts w:ascii="Calibri Light" w:eastAsia="Calibri Light" w:hAnsi="Calibri Light" w:cs="Calibri Light"/>
        </w:rPr>
      </w:pPr>
    </w:p>
    <w:p w14:paraId="519DF1AB" w14:textId="77777777" w:rsidR="00FD3765" w:rsidRDefault="00000000">
      <w:pPr>
        <w:pStyle w:val="NormalWeb"/>
        <w:spacing w:before="0" w:after="0"/>
        <w:jc w:val="center"/>
        <w:rPr>
          <w:b/>
          <w:bCs/>
          <w:sz w:val="44"/>
          <w:szCs w:val="44"/>
        </w:rPr>
      </w:pPr>
      <w:r>
        <w:rPr>
          <w:b/>
          <w:bCs/>
          <w:sz w:val="44"/>
          <w:szCs w:val="44"/>
        </w:rPr>
        <w:t>CONCLUSION </w:t>
      </w:r>
    </w:p>
    <w:p w14:paraId="334D1F8A" w14:textId="77777777" w:rsidR="00FD3765" w:rsidRDefault="00FD3765">
      <w:pPr>
        <w:pStyle w:val="NormalWeb"/>
        <w:spacing w:before="0" w:after="0"/>
        <w:jc w:val="center"/>
      </w:pPr>
    </w:p>
    <w:p w14:paraId="30BFB29F" w14:textId="3CFD8F78" w:rsidR="00FD3765" w:rsidRDefault="00000000">
      <w:pPr>
        <w:pStyle w:val="Body"/>
        <w:rPr>
          <w:rFonts w:ascii="Calibri Light" w:eastAsia="Calibri Light" w:hAnsi="Calibri Light" w:cs="Calibri Light"/>
        </w:rPr>
      </w:pPr>
      <w:r>
        <w:rPr>
          <w:rFonts w:ascii="Calibri Light" w:hAnsi="Calibri Light"/>
          <w:lang w:val="en-US"/>
        </w:rPr>
        <w:t>Stepping into a brightly lit pharmacy with a sick, feverish child or holding</w:t>
      </w:r>
      <w:r>
        <w:rPr>
          <w:rFonts w:ascii="Calibri Light" w:hAnsi="Calibri Light"/>
        </w:rPr>
        <w:t> </w:t>
      </w:r>
      <w:r>
        <w:rPr>
          <w:rFonts w:ascii="Calibri Light" w:hAnsi="Calibri Light"/>
          <w:lang w:val="en-US"/>
        </w:rPr>
        <w:t xml:space="preserve">a fresh prescription bottle late at night often brings a wave of quiet anxiety. You probably remember the uneasy feeling that first brought you to these pages: the nagging worry about measuring a liquid dose correctly, the fear of side effects, or the overwhelming confusion surrounding global antibiotic resistance. It is completely natural to feel vulnerable when you are handed a clinical label filled with dense, confusing medical jargon while trying to comfort a loved one. Today, you stand on much firmer ground, looking at that very same amber bottle not as a source of stress, but as a manageable, </w:t>
      </w:r>
      <w:del w:id="119" w:author="Editor" w:date="2026-07-30T12:19:00Z" w16du:dateUtc="2026-07-30T16:19:00Z">
        <w:r w:rsidDel="00627154">
          <w:rPr>
            <w:rFonts w:ascii="Calibri Light" w:hAnsi="Calibri Light"/>
            <w:lang w:val="en-US"/>
          </w:rPr>
          <w:delText>well understood</w:delText>
        </w:r>
      </w:del>
      <w:ins w:id="120" w:author="Editor" w:date="2026-07-30T12:19:00Z" w16du:dateUtc="2026-07-30T16:19:00Z">
        <w:r w:rsidR="00627154">
          <w:rPr>
            <w:rFonts w:ascii="Calibri Light" w:hAnsi="Calibri Light"/>
            <w:lang w:val="en-US"/>
          </w:rPr>
          <w:t>well-understood</w:t>
        </w:r>
      </w:ins>
      <w:r>
        <w:rPr>
          <w:rFonts w:ascii="Calibri Light" w:hAnsi="Calibri Light"/>
          <w:lang w:val="en-US"/>
        </w:rPr>
        <w:t xml:space="preserve"> tool.</w:t>
      </w:r>
      <w:r>
        <w:rPr>
          <w:rFonts w:ascii="Calibri Light" w:hAnsi="Calibri Light"/>
        </w:rPr>
        <w:t> </w:t>
      </w:r>
    </w:p>
    <w:p w14:paraId="45344E29" w14:textId="0B758ADD" w:rsidR="00FD3765" w:rsidRDefault="00000000">
      <w:pPr>
        <w:pStyle w:val="Body"/>
        <w:rPr>
          <w:rFonts w:ascii="Calibri Light" w:eastAsia="Calibri Light" w:hAnsi="Calibri Light" w:cs="Calibri Light"/>
        </w:rPr>
      </w:pPr>
      <w:r>
        <w:rPr>
          <w:rFonts w:ascii="Calibri Light" w:hAnsi="Calibri Light"/>
          <w:lang w:val="en-US"/>
        </w:rPr>
        <w:t xml:space="preserve">You have transitioned from a place of passive uncertainty to becoming an active, empowered advocate for your family's health. You no longer have to guess how to handle a missed dose, nor do you have to panic if a mild stomach ache occurs during treatment. Instead, you now have a better understanding of how to recognize common, expected side effects and when symptoms may require contacting your healthcare provider. If </w:t>
      </w:r>
      <w:commentRangeStart w:id="121"/>
      <w:del w:id="122" w:author="Editor" w:date="2026-07-30T12:19:00Z" w16du:dateUtc="2026-07-30T16:19:00Z">
        <w:r w:rsidDel="00627154">
          <w:rPr>
            <w:rFonts w:ascii="Calibri Light" w:hAnsi="Calibri Light"/>
            <w:lang w:val="en-US"/>
          </w:rPr>
          <w:delText>you are</w:delText>
        </w:r>
      </w:del>
      <w:ins w:id="123" w:author="Editor" w:date="2026-07-30T12:19:00Z" w16du:dateUtc="2026-07-30T16:19:00Z">
        <w:r w:rsidR="00627154">
          <w:rPr>
            <w:rFonts w:ascii="Calibri Light" w:hAnsi="Calibri Light"/>
            <w:lang w:val="en-US"/>
          </w:rPr>
          <w:t>you’re</w:t>
        </w:r>
      </w:ins>
      <w:commentRangeEnd w:id="121"/>
      <w:r w:rsidR="00627154">
        <w:rPr>
          <w:rStyle w:val="CommentReference"/>
          <w:rFonts w:ascii="Calibri Light" w:hAnsi="Calibri Light"/>
          <w:sz w:val="22"/>
          <w:szCs w:val="22"/>
          <w:lang w:val="en-US"/>
        </w:rPr>
        <w:commentReference w:id="121"/>
      </w:r>
      <w:r>
        <w:rPr>
          <w:rFonts w:ascii="Calibri Light" w:hAnsi="Calibri Light"/>
          <w:lang w:val="en-US"/>
        </w:rPr>
        <w:t xml:space="preserve"> ever unsure whether a symptom is expected or concerning, seek medical advice.</w:t>
      </w:r>
    </w:p>
    <w:p w14:paraId="02A750EB" w14:textId="77777777" w:rsidR="00FD3765" w:rsidRDefault="00000000">
      <w:pPr>
        <w:pStyle w:val="Body"/>
        <w:rPr>
          <w:rFonts w:ascii="Calibri Light" w:eastAsia="Calibri Light" w:hAnsi="Calibri Light" w:cs="Calibri Light"/>
        </w:rPr>
      </w:pPr>
      <w:r>
        <w:rPr>
          <w:rFonts w:ascii="Calibri Light" w:hAnsi="Calibri Light"/>
          <w:lang w:val="en-US"/>
        </w:rPr>
        <w:t>This shift in perspective is incredibly powerful because it replaces reactive worry with proactive, organized care.</w:t>
      </w:r>
    </w:p>
    <w:p w14:paraId="67D7E890" w14:textId="77777777" w:rsidR="00FD3765" w:rsidRDefault="00FD3765">
      <w:pPr>
        <w:pStyle w:val="Body"/>
        <w:rPr>
          <w:rFonts w:ascii="Calibri Light" w:eastAsia="Calibri Light" w:hAnsi="Calibri Light" w:cs="Calibri Light"/>
        </w:rPr>
      </w:pPr>
    </w:p>
    <w:p w14:paraId="6101C80F" w14:textId="77777777" w:rsidR="00FD3765" w:rsidRDefault="00FD3765">
      <w:pPr>
        <w:pStyle w:val="Body"/>
        <w:rPr>
          <w:rFonts w:ascii="Calibri Light" w:eastAsia="Calibri Light" w:hAnsi="Calibri Light" w:cs="Calibri Light"/>
        </w:rPr>
      </w:pPr>
    </w:p>
    <w:p w14:paraId="1C64DFF0" w14:textId="77777777" w:rsidR="00FD3765" w:rsidRDefault="00FD3765">
      <w:pPr>
        <w:pStyle w:val="Body"/>
        <w:rPr>
          <w:rFonts w:ascii="Calibri Light" w:eastAsia="Calibri Light" w:hAnsi="Calibri Light" w:cs="Calibri Light"/>
        </w:rPr>
      </w:pPr>
    </w:p>
    <w:p w14:paraId="64EFB0A9" w14:textId="77777777" w:rsidR="00FD3765" w:rsidRDefault="00FD3765">
      <w:pPr>
        <w:pStyle w:val="Body"/>
        <w:rPr>
          <w:rFonts w:ascii="Calibri Light" w:eastAsia="Calibri Light" w:hAnsi="Calibri Light" w:cs="Calibri Light"/>
        </w:rPr>
      </w:pPr>
    </w:p>
    <w:p w14:paraId="5A591F41" w14:textId="77777777" w:rsidR="00FD3765" w:rsidRDefault="00FD3765">
      <w:pPr>
        <w:pStyle w:val="Body"/>
        <w:rPr>
          <w:rFonts w:ascii="Calibri Light" w:eastAsia="Calibri Light" w:hAnsi="Calibri Light" w:cs="Calibri Light"/>
        </w:rPr>
      </w:pPr>
    </w:p>
    <w:p w14:paraId="2810F4FB" w14:textId="77777777" w:rsidR="00FD3765" w:rsidRDefault="00FD3765">
      <w:pPr>
        <w:pStyle w:val="Body"/>
        <w:rPr>
          <w:rFonts w:ascii="Calibri Light" w:eastAsia="Calibri Light" w:hAnsi="Calibri Light" w:cs="Calibri Light"/>
        </w:rPr>
      </w:pPr>
    </w:p>
    <w:p w14:paraId="2D92F808" w14:textId="77777777" w:rsidR="00FD3765" w:rsidRDefault="00FD3765">
      <w:pPr>
        <w:pStyle w:val="Body"/>
        <w:jc w:val="center"/>
        <w:rPr>
          <w:rFonts w:ascii="Carlito" w:eastAsia="Carlito" w:hAnsi="Carlito" w:cs="Carlito"/>
          <w:b/>
          <w:bCs/>
        </w:rPr>
      </w:pPr>
    </w:p>
    <w:p w14:paraId="7A42233E" w14:textId="77777777" w:rsidR="00FD3765" w:rsidRDefault="00000000">
      <w:pPr>
        <w:pStyle w:val="Body"/>
        <w:jc w:val="center"/>
        <w:rPr>
          <w:rFonts w:ascii="Carlito" w:eastAsia="Carlito" w:hAnsi="Carlito" w:cs="Carlito"/>
          <w:b/>
          <w:bCs/>
        </w:rPr>
      </w:pPr>
      <w:r>
        <w:rPr>
          <w:rFonts w:ascii="Carlito" w:hAnsi="Carlito"/>
          <w:b/>
          <w:bCs/>
          <w:lang w:val="en-US"/>
        </w:rPr>
        <w:t xml:space="preserve"> ABOUT THE AUTHOR</w:t>
      </w:r>
    </w:p>
    <w:p w14:paraId="564F07A5" w14:textId="77777777" w:rsidR="00FD3765" w:rsidRDefault="00FD3765">
      <w:pPr>
        <w:pStyle w:val="Body"/>
        <w:rPr>
          <w:rFonts w:ascii="Calibri Light" w:eastAsia="Calibri Light" w:hAnsi="Calibri Light" w:cs="Calibri Light"/>
        </w:rPr>
      </w:pPr>
    </w:p>
    <w:p w14:paraId="30E5242D" w14:textId="77777777" w:rsidR="00FD3765" w:rsidRDefault="00000000">
      <w:pPr>
        <w:pStyle w:val="Body"/>
        <w:rPr>
          <w:rFonts w:ascii="Calibri Light" w:eastAsia="Calibri Light" w:hAnsi="Calibri Light" w:cs="Calibri Light"/>
        </w:rPr>
      </w:pPr>
      <w:r>
        <w:rPr>
          <w:rFonts w:ascii="Calibri Light" w:hAnsi="Calibri Light"/>
          <w:lang w:val="en-US"/>
        </w:rPr>
        <w:t>Joanna Carter is a passionate health writer and devoted mother of three living in Arizona. She believes that clear, easy-to-understand health information empowers people to make more confident decisions about their care.</w:t>
      </w:r>
    </w:p>
    <w:p w14:paraId="61A9A704" w14:textId="77777777" w:rsidR="00FD3765" w:rsidRDefault="00FD3765">
      <w:pPr>
        <w:pStyle w:val="Body"/>
        <w:rPr>
          <w:rFonts w:ascii="Calibri Light" w:eastAsia="Calibri Light" w:hAnsi="Calibri Light" w:cs="Calibri Light"/>
        </w:rPr>
      </w:pPr>
    </w:p>
    <w:p w14:paraId="44792808" w14:textId="77777777" w:rsidR="00FD3765" w:rsidRDefault="00000000">
      <w:pPr>
        <w:pStyle w:val="Body"/>
        <w:rPr>
          <w:rFonts w:ascii="Calibri Light" w:eastAsia="Calibri Light" w:hAnsi="Calibri Light" w:cs="Calibri Light"/>
        </w:rPr>
      </w:pPr>
      <w:r>
        <w:rPr>
          <w:rFonts w:ascii="Calibri Light" w:hAnsi="Calibri Light"/>
          <w:lang w:val="en-US"/>
        </w:rPr>
        <w:t>Inspired by the questions that many parents, caregivers, and patients have about medications, Joanna is dedicated to translating complex medical information into practical, accessible guidance. Her goal is to help readers better understand how to use medications safely, recognize when to seek medical advice, and feel more confident discussing treatment with their healthcare providers.</w:t>
      </w:r>
    </w:p>
    <w:p w14:paraId="7701A41A" w14:textId="77777777" w:rsidR="00FD3765" w:rsidRDefault="00FD3765">
      <w:pPr>
        <w:pStyle w:val="Body"/>
        <w:rPr>
          <w:rFonts w:ascii="Calibri Light" w:eastAsia="Calibri Light" w:hAnsi="Calibri Light" w:cs="Calibri Light"/>
        </w:rPr>
      </w:pPr>
    </w:p>
    <w:p w14:paraId="15017A8D" w14:textId="77777777" w:rsidR="00FD3765" w:rsidRDefault="00000000">
      <w:pPr>
        <w:pStyle w:val="Body"/>
        <w:rPr>
          <w:rFonts w:ascii="Calibri Light" w:eastAsia="Calibri Light" w:hAnsi="Calibri Light" w:cs="Calibri Light"/>
        </w:rPr>
      </w:pPr>
      <w:r>
        <w:rPr>
          <w:rFonts w:ascii="Calibri Light" w:hAnsi="Calibri Light"/>
          <w:lang w:val="en-US"/>
        </w:rPr>
        <w:t xml:space="preserve">In </w:t>
      </w:r>
      <w:r>
        <w:rPr>
          <w:rFonts w:ascii="Carlito" w:hAnsi="Carlito"/>
          <w:i/>
          <w:iCs/>
          <w:lang w:val="en-US"/>
        </w:rPr>
        <w:t>The Essential Amoxicillin Handbook</w:t>
      </w:r>
      <w:r>
        <w:rPr>
          <w:rFonts w:ascii="Calibri Light" w:hAnsi="Calibri Light"/>
          <w:lang w:val="en-US"/>
        </w:rPr>
        <w:t>, Joanna combines evidence-based information with a practical, reader-friendly approach. From dosage guidance and medication safety to managing common side effects and supporting recovery, she focuses on the questions patients are most likely to ask—without overwhelming readers with unnecessary medical jargon.</w:t>
      </w:r>
    </w:p>
    <w:p w14:paraId="74C7257F" w14:textId="77777777" w:rsidR="00FD3765" w:rsidRDefault="00FD3765">
      <w:pPr>
        <w:pStyle w:val="Body"/>
        <w:rPr>
          <w:rFonts w:ascii="Calibri Light" w:eastAsia="Calibri Light" w:hAnsi="Calibri Light" w:cs="Calibri Light"/>
        </w:rPr>
      </w:pPr>
    </w:p>
    <w:p w14:paraId="16F674C5" w14:textId="77777777" w:rsidR="00FD3765" w:rsidRDefault="00000000">
      <w:pPr>
        <w:pStyle w:val="Body"/>
        <w:rPr>
          <w:rFonts w:ascii="Calibri Light" w:eastAsia="Calibri Light" w:hAnsi="Calibri Light" w:cs="Calibri Light"/>
        </w:rPr>
      </w:pPr>
      <w:r>
        <w:rPr>
          <w:rFonts w:ascii="Calibri Light" w:hAnsi="Calibri Light"/>
          <w:lang w:val="en-US"/>
        </w:rPr>
        <w:t>When she isn't writing, Joanna enjoys exploring Arizona's scenic hiking trails with her husband and three children.</w:t>
      </w:r>
    </w:p>
    <w:p w14:paraId="07EA7852" w14:textId="77777777" w:rsidR="00FD3765" w:rsidRDefault="00FD3765">
      <w:pPr>
        <w:pStyle w:val="Body"/>
        <w:rPr>
          <w:rFonts w:ascii="Calibri Light" w:eastAsia="Calibri Light" w:hAnsi="Calibri Light" w:cs="Calibri Light"/>
        </w:rPr>
      </w:pPr>
    </w:p>
    <w:p w14:paraId="49169198" w14:textId="77777777" w:rsidR="00FD3765" w:rsidRDefault="00000000">
      <w:pPr>
        <w:pStyle w:val="Body"/>
        <w:rPr>
          <w:rFonts w:ascii="Calibri Light" w:eastAsia="Calibri Light" w:hAnsi="Calibri Light" w:cs="Calibri Light"/>
        </w:rPr>
      </w:pPr>
      <w:r>
        <w:rPr>
          <w:rFonts w:ascii="Calibri Light" w:hAnsi="Calibri Light"/>
          <w:lang w:val="en-US"/>
        </w:rPr>
        <w:t>Whether you're a parent caring for a sick child, a caregiver supporting a loved one, or a patient looking for clear answers, Joanna hopes this guide helps you navigate treatment with greater confidence and peace of mind.</w:t>
      </w:r>
    </w:p>
    <w:p w14:paraId="01DC49B7" w14:textId="77777777" w:rsidR="00FD3765" w:rsidRDefault="00FD3765">
      <w:pPr>
        <w:pStyle w:val="Body"/>
        <w:rPr>
          <w:rFonts w:ascii="Calibri Light" w:eastAsia="Calibri Light" w:hAnsi="Calibri Light" w:cs="Calibri Light"/>
        </w:rPr>
      </w:pPr>
    </w:p>
    <w:p w14:paraId="7B04AE9E" w14:textId="77777777" w:rsidR="00FD3765" w:rsidRDefault="00FD3765">
      <w:pPr>
        <w:pStyle w:val="Body"/>
        <w:rPr>
          <w:rFonts w:ascii="Calibri Light" w:eastAsia="Calibri Light" w:hAnsi="Calibri Light" w:cs="Calibri Light"/>
        </w:rPr>
      </w:pPr>
    </w:p>
    <w:p w14:paraId="7DABEBFE" w14:textId="77777777" w:rsidR="00FD3765" w:rsidRDefault="00FD3765">
      <w:pPr>
        <w:pStyle w:val="Body"/>
        <w:rPr>
          <w:rFonts w:ascii="Calibri Light" w:eastAsia="Calibri Light" w:hAnsi="Calibri Light" w:cs="Calibri Light"/>
        </w:rPr>
      </w:pPr>
    </w:p>
    <w:p w14:paraId="47896523" w14:textId="77777777" w:rsidR="00FD3765" w:rsidRDefault="00FD3765">
      <w:pPr>
        <w:pStyle w:val="Body"/>
        <w:rPr>
          <w:rFonts w:ascii="Calibri Light" w:eastAsia="Calibri Light" w:hAnsi="Calibri Light" w:cs="Calibri Light"/>
        </w:rPr>
      </w:pPr>
    </w:p>
    <w:p w14:paraId="7CF9BEE9" w14:textId="77777777" w:rsidR="00FD3765" w:rsidRDefault="00FD3765">
      <w:pPr>
        <w:pStyle w:val="Body"/>
        <w:rPr>
          <w:rFonts w:ascii="Calibri Light" w:eastAsia="Calibri Light" w:hAnsi="Calibri Light" w:cs="Calibri Light"/>
        </w:rPr>
      </w:pPr>
    </w:p>
    <w:p w14:paraId="141DF0A0" w14:textId="77777777" w:rsidR="00FD3765" w:rsidRDefault="00FD3765">
      <w:pPr>
        <w:pStyle w:val="Body"/>
        <w:rPr>
          <w:rFonts w:ascii="Calibri Light" w:eastAsia="Calibri Light" w:hAnsi="Calibri Light" w:cs="Calibri Light"/>
        </w:rPr>
      </w:pPr>
    </w:p>
    <w:p w14:paraId="5BA4E6E4" w14:textId="77777777" w:rsidR="00FD3765" w:rsidRDefault="00FD3765">
      <w:pPr>
        <w:pStyle w:val="Body"/>
        <w:rPr>
          <w:rFonts w:ascii="Calibri Light" w:eastAsia="Calibri Light" w:hAnsi="Calibri Light" w:cs="Calibri Light"/>
        </w:rPr>
      </w:pPr>
    </w:p>
    <w:p w14:paraId="603A9E94" w14:textId="77777777" w:rsidR="00FD3765" w:rsidRDefault="00FD3765">
      <w:pPr>
        <w:pStyle w:val="Body"/>
        <w:rPr>
          <w:rFonts w:ascii="Calibri Light" w:eastAsia="Calibri Light" w:hAnsi="Calibri Light" w:cs="Calibri Light"/>
        </w:rPr>
      </w:pPr>
    </w:p>
    <w:p w14:paraId="43E2873B" w14:textId="77777777" w:rsidR="00FD3765" w:rsidRDefault="00FD3765">
      <w:pPr>
        <w:pStyle w:val="Body"/>
        <w:rPr>
          <w:rFonts w:ascii="Calibri Light" w:eastAsia="Calibri Light" w:hAnsi="Calibri Light" w:cs="Calibri Light"/>
        </w:rPr>
      </w:pPr>
    </w:p>
    <w:p w14:paraId="646AB8C0" w14:textId="77777777" w:rsidR="00FD3765" w:rsidRDefault="00FD3765">
      <w:pPr>
        <w:pStyle w:val="Body"/>
        <w:rPr>
          <w:rFonts w:ascii="Calibri Light" w:eastAsia="Calibri Light" w:hAnsi="Calibri Light" w:cs="Calibri Light"/>
        </w:rPr>
      </w:pPr>
    </w:p>
    <w:p w14:paraId="6D3E812D" w14:textId="77777777" w:rsidR="00FD3765" w:rsidRDefault="00FD3765">
      <w:pPr>
        <w:pStyle w:val="Body"/>
        <w:rPr>
          <w:rFonts w:ascii="Calibri Light" w:eastAsia="Calibri Light" w:hAnsi="Calibri Light" w:cs="Calibri Light"/>
        </w:rPr>
      </w:pPr>
    </w:p>
    <w:p w14:paraId="11EE9CFA" w14:textId="77777777" w:rsidR="00FD3765" w:rsidRDefault="00FD3765">
      <w:pPr>
        <w:pStyle w:val="Body"/>
      </w:pPr>
    </w:p>
    <w:sectPr w:rsidR="00FD3765">
      <w:headerReference w:type="default" r:id="rId11"/>
      <w:footerReference w:type="default" r:id="rId12"/>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ditor" w:date="2026-07-30T11:54:00Z" w:initials="SS">
    <w:p w14:paraId="7C6CEFCE" w14:textId="5CA93ADD" w:rsidR="000D2213" w:rsidRDefault="000D2213">
      <w:pPr>
        <w:pStyle w:val="CommentText"/>
      </w:pPr>
      <w:r>
        <w:rPr>
          <w:rStyle w:val="CommentReference"/>
        </w:rPr>
        <w:annotationRef/>
      </w:r>
      <w:r>
        <w:t>Title is comprehensive and user friendly</w:t>
      </w:r>
    </w:p>
  </w:comment>
  <w:comment w:id="1" w:author="Editor" w:date="2026-07-30T11:55:00Z" w:initials="SS">
    <w:p w14:paraId="3FCAF828" w14:textId="1C76CEE7" w:rsidR="000D2213" w:rsidRDefault="000D2213">
      <w:pPr>
        <w:pStyle w:val="CommentText"/>
      </w:pPr>
      <w:r>
        <w:rPr>
          <w:rStyle w:val="CommentReference"/>
        </w:rPr>
        <w:annotationRef/>
      </w:r>
      <w:r>
        <w:t>Good hook</w:t>
      </w:r>
    </w:p>
  </w:comment>
  <w:comment w:id="8" w:author="Editor" w:date="2026-07-30T11:57:00Z" w:initials="SS">
    <w:p w14:paraId="5744E736" w14:textId="352003E7" w:rsidR="000D2213" w:rsidRDefault="000D2213">
      <w:pPr>
        <w:pStyle w:val="CommentText"/>
      </w:pPr>
      <w:r>
        <w:rPr>
          <w:rStyle w:val="CommentReference"/>
        </w:rPr>
        <w:annotationRef/>
      </w:r>
      <w:r w:rsidR="00627154">
        <w:t>Sustained</w:t>
      </w:r>
      <w:r>
        <w:t xml:space="preserve"> contractions to align tone</w:t>
      </w:r>
    </w:p>
  </w:comment>
  <w:comment w:id="16" w:author="Editor" w:date="2026-07-30T11:57:00Z" w:initials="SS">
    <w:p w14:paraId="71F7BD19" w14:textId="25DFB375" w:rsidR="000D2213" w:rsidRDefault="000D2213">
      <w:pPr>
        <w:pStyle w:val="CommentText"/>
      </w:pPr>
      <w:r>
        <w:rPr>
          <w:rStyle w:val="CommentReference"/>
        </w:rPr>
        <w:annotationRef/>
      </w:r>
      <w:r>
        <w:t>Good insights</w:t>
      </w:r>
    </w:p>
  </w:comment>
  <w:comment w:id="34" w:author="Editor" w:date="2026-07-30T12:00:00Z" w:initials="SS">
    <w:p w14:paraId="7BA22690" w14:textId="05588DCC" w:rsidR="000D2213" w:rsidRDefault="000D2213">
      <w:pPr>
        <w:pStyle w:val="CommentText"/>
      </w:pPr>
      <w:r>
        <w:rPr>
          <w:rStyle w:val="CommentReference"/>
        </w:rPr>
        <w:annotationRef/>
      </w:r>
      <w:r>
        <w:t>Great tips</w:t>
      </w:r>
    </w:p>
  </w:comment>
  <w:comment w:id="37" w:author="Editor" w:date="2026-07-30T12:00:00Z" w:initials="SS">
    <w:p w14:paraId="56F56D36" w14:textId="372C9352" w:rsidR="000D2213" w:rsidRDefault="000D2213">
      <w:pPr>
        <w:pStyle w:val="CommentText"/>
      </w:pPr>
      <w:r>
        <w:rPr>
          <w:rStyle w:val="CommentReference"/>
        </w:rPr>
        <w:annotationRef/>
      </w:r>
      <w:r>
        <w:t>Excellent research</w:t>
      </w:r>
    </w:p>
  </w:comment>
  <w:comment w:id="56" w:author="Editor" w:date="2026-07-30T12:07:00Z" w:initials="SS">
    <w:p w14:paraId="506C3787" w14:textId="4669A708" w:rsidR="00F37D9E" w:rsidRDefault="00F37D9E">
      <w:pPr>
        <w:pStyle w:val="CommentText"/>
      </w:pPr>
      <w:r>
        <w:rPr>
          <w:rStyle w:val="CommentReference"/>
        </w:rPr>
        <w:annotationRef/>
      </w:r>
      <w:r w:rsidR="00627154">
        <w:t>Sustained</w:t>
      </w:r>
      <w:r>
        <w:t xml:space="preserve"> contractions to align tone</w:t>
      </w:r>
    </w:p>
  </w:comment>
  <w:comment w:id="62" w:author="Editor" w:date="2026-07-30T12:07:00Z" w:initials="SS">
    <w:p w14:paraId="7DA7222E" w14:textId="7A12D9A5" w:rsidR="00F37D9E" w:rsidRDefault="00F37D9E">
      <w:pPr>
        <w:pStyle w:val="CommentText"/>
      </w:pPr>
      <w:r>
        <w:rPr>
          <w:rStyle w:val="CommentReference"/>
        </w:rPr>
        <w:annotationRef/>
      </w:r>
      <w:r>
        <w:t>Cite the research</w:t>
      </w:r>
    </w:p>
  </w:comment>
  <w:comment w:id="66" w:author="Editor" w:date="2026-07-30T12:08:00Z" w:initials="SS">
    <w:p w14:paraId="1AB43E77" w14:textId="42EBA83B" w:rsidR="00F37D9E" w:rsidRDefault="00F37D9E">
      <w:pPr>
        <w:pStyle w:val="CommentText"/>
      </w:pPr>
      <w:r>
        <w:rPr>
          <w:rStyle w:val="CommentReference"/>
        </w:rPr>
        <w:annotationRef/>
      </w:r>
      <w:r>
        <w:t>Excellent tips</w:t>
      </w:r>
    </w:p>
  </w:comment>
  <w:comment w:id="68" w:author="Editor" w:date="2026-07-30T12:09:00Z" w:initials="SS">
    <w:p w14:paraId="0727CBDA" w14:textId="6A726592" w:rsidR="00F37D9E" w:rsidRDefault="00F37D9E">
      <w:pPr>
        <w:pStyle w:val="CommentText"/>
      </w:pPr>
      <w:r>
        <w:rPr>
          <w:rStyle w:val="CommentReference"/>
        </w:rPr>
        <w:annotationRef/>
      </w:r>
      <w:r w:rsidR="00627154">
        <w:t>Sustained</w:t>
      </w:r>
      <w:r>
        <w:t xml:space="preserve"> contractions to align tone</w:t>
      </w:r>
    </w:p>
  </w:comment>
  <w:comment w:id="72" w:author="Editor" w:date="2026-07-30T12:10:00Z" w:initials="SS">
    <w:p w14:paraId="443C10A8" w14:textId="78432B86" w:rsidR="00F37D9E" w:rsidRDefault="00F37D9E">
      <w:pPr>
        <w:pStyle w:val="CommentText"/>
      </w:pPr>
      <w:r>
        <w:rPr>
          <w:rStyle w:val="CommentReference"/>
        </w:rPr>
        <w:annotationRef/>
      </w:r>
      <w:r>
        <w:t xml:space="preserve">Wonderful </w:t>
      </w:r>
      <w:r w:rsidR="00627154">
        <w:t>practicality</w:t>
      </w:r>
    </w:p>
  </w:comment>
  <w:comment w:id="83" w:author="Editor" w:date="2026-07-30T12:13:00Z" w:initials="SS">
    <w:p w14:paraId="24B07841" w14:textId="76361EA0" w:rsidR="00F37D9E" w:rsidRDefault="00F37D9E">
      <w:pPr>
        <w:pStyle w:val="CommentText"/>
      </w:pPr>
      <w:r>
        <w:rPr>
          <w:rStyle w:val="CommentReference"/>
        </w:rPr>
        <w:annotationRef/>
      </w:r>
      <w:r w:rsidR="00627154">
        <w:t>Sustained</w:t>
      </w:r>
      <w:r>
        <w:t xml:space="preserve"> contractions to align tone</w:t>
      </w:r>
    </w:p>
  </w:comment>
  <w:comment w:id="94" w:author="Editor" w:date="2026-07-30T12:15:00Z" w:initials="SS">
    <w:p w14:paraId="4D8CB778" w14:textId="1C03F4A3" w:rsidR="00627154" w:rsidRDefault="00627154">
      <w:pPr>
        <w:pStyle w:val="CommentText"/>
      </w:pPr>
      <w:r>
        <w:rPr>
          <w:rStyle w:val="CommentReference"/>
        </w:rPr>
        <w:annotationRef/>
      </w:r>
      <w:r>
        <w:t>Sustained contractions to align tone</w:t>
      </w:r>
    </w:p>
  </w:comment>
  <w:comment w:id="99" w:author="Editor" w:date="2026-07-30T12:16:00Z" w:initials="SS">
    <w:p w14:paraId="1093F624" w14:textId="1782B57B" w:rsidR="00627154" w:rsidRDefault="00627154">
      <w:pPr>
        <w:pStyle w:val="CommentText"/>
      </w:pPr>
      <w:r>
        <w:rPr>
          <w:rStyle w:val="CommentReference"/>
        </w:rPr>
        <w:annotationRef/>
      </w:r>
      <w:r>
        <w:t>Sustained contractions to align tone</w:t>
      </w:r>
    </w:p>
  </w:comment>
  <w:comment w:id="121" w:author="Editor" w:date="2026-07-30T12:19:00Z" w:initials="SS">
    <w:p w14:paraId="37916E92" w14:textId="446EBF3A" w:rsidR="00627154" w:rsidRDefault="00627154">
      <w:pPr>
        <w:pStyle w:val="CommentText"/>
      </w:pPr>
      <w:r>
        <w:rPr>
          <w:rStyle w:val="CommentReference"/>
        </w:rPr>
        <w:annotationRef/>
      </w:r>
      <w:r>
        <w:t>Nice closure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6CEFCE" w15:done="0"/>
  <w15:commentEx w15:paraId="3FCAF828" w15:done="0"/>
  <w15:commentEx w15:paraId="5744E736" w15:done="0"/>
  <w15:commentEx w15:paraId="71F7BD19" w15:done="0"/>
  <w15:commentEx w15:paraId="7BA22690" w15:done="0"/>
  <w15:commentEx w15:paraId="56F56D36" w15:done="0"/>
  <w15:commentEx w15:paraId="506C3787" w15:done="0"/>
  <w15:commentEx w15:paraId="7DA7222E" w15:done="0"/>
  <w15:commentEx w15:paraId="1AB43E77" w15:done="0"/>
  <w15:commentEx w15:paraId="0727CBDA" w15:done="0"/>
  <w15:commentEx w15:paraId="443C10A8" w15:done="0"/>
  <w15:commentEx w15:paraId="24B07841" w15:done="0"/>
  <w15:commentEx w15:paraId="4D8CB778" w15:done="0"/>
  <w15:commentEx w15:paraId="1093F624" w15:done="0"/>
  <w15:commentEx w15:paraId="37916E9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26CB77" w16cex:dateUtc="2026-07-30T15:54:00Z"/>
  <w16cex:commentExtensible w16cex:durableId="256EE245" w16cex:dateUtc="2026-07-30T15:55:00Z"/>
  <w16cex:commentExtensible w16cex:durableId="074EC3B1" w16cex:dateUtc="2026-07-30T15:57:00Z"/>
  <w16cex:commentExtensible w16cex:durableId="7B667B03" w16cex:dateUtc="2026-07-30T15:57:00Z"/>
  <w16cex:commentExtensible w16cex:durableId="66FCBEEA" w16cex:dateUtc="2026-07-30T16:00:00Z"/>
  <w16cex:commentExtensible w16cex:durableId="0376A63B" w16cex:dateUtc="2026-07-30T16:00:00Z"/>
  <w16cex:commentExtensible w16cex:durableId="79D29E29" w16cex:dateUtc="2026-07-30T16:07:00Z"/>
  <w16cex:commentExtensible w16cex:durableId="00EF926E" w16cex:dateUtc="2026-07-30T16:07:00Z"/>
  <w16cex:commentExtensible w16cex:durableId="1D7643C3" w16cex:dateUtc="2026-07-30T16:08:00Z"/>
  <w16cex:commentExtensible w16cex:durableId="796AED80" w16cex:dateUtc="2026-07-30T16:09:00Z"/>
  <w16cex:commentExtensible w16cex:durableId="7670A97C" w16cex:dateUtc="2026-07-30T16:10:00Z"/>
  <w16cex:commentExtensible w16cex:durableId="0E02762C" w16cex:dateUtc="2026-07-30T16:13:00Z"/>
  <w16cex:commentExtensible w16cex:durableId="7CB07062" w16cex:dateUtc="2026-07-30T16:15:00Z"/>
  <w16cex:commentExtensible w16cex:durableId="3CB69900" w16cex:dateUtc="2026-07-30T16:16:00Z"/>
  <w16cex:commentExtensible w16cex:durableId="43361DF9" w16cex:dateUtc="2026-07-30T16: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6CEFCE" w16cid:durableId="7626CB77"/>
  <w16cid:commentId w16cid:paraId="3FCAF828" w16cid:durableId="256EE245"/>
  <w16cid:commentId w16cid:paraId="5744E736" w16cid:durableId="074EC3B1"/>
  <w16cid:commentId w16cid:paraId="71F7BD19" w16cid:durableId="7B667B03"/>
  <w16cid:commentId w16cid:paraId="7BA22690" w16cid:durableId="66FCBEEA"/>
  <w16cid:commentId w16cid:paraId="56F56D36" w16cid:durableId="0376A63B"/>
  <w16cid:commentId w16cid:paraId="506C3787" w16cid:durableId="79D29E29"/>
  <w16cid:commentId w16cid:paraId="7DA7222E" w16cid:durableId="00EF926E"/>
  <w16cid:commentId w16cid:paraId="1AB43E77" w16cid:durableId="1D7643C3"/>
  <w16cid:commentId w16cid:paraId="0727CBDA" w16cid:durableId="796AED80"/>
  <w16cid:commentId w16cid:paraId="443C10A8" w16cid:durableId="7670A97C"/>
  <w16cid:commentId w16cid:paraId="24B07841" w16cid:durableId="0E02762C"/>
  <w16cid:commentId w16cid:paraId="4D8CB778" w16cid:durableId="7CB07062"/>
  <w16cid:commentId w16cid:paraId="1093F624" w16cid:durableId="3CB69900"/>
  <w16cid:commentId w16cid:paraId="37916E92" w16cid:durableId="43361DF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FA15E" w14:textId="77777777" w:rsidR="00A56304" w:rsidRDefault="00A56304">
      <w:r>
        <w:separator/>
      </w:r>
    </w:p>
  </w:endnote>
  <w:endnote w:type="continuationSeparator" w:id="0">
    <w:p w14:paraId="00D30B3E" w14:textId="77777777" w:rsidR="00A56304" w:rsidRDefault="00A563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 w:name="Carlito">
    <w:altName w:val="Cambria"/>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Roman">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F13AD" w14:textId="77777777" w:rsidR="00FD3765" w:rsidRDefault="00FD3765">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4A476" w14:textId="77777777" w:rsidR="00A56304" w:rsidRDefault="00A56304">
      <w:r>
        <w:separator/>
      </w:r>
    </w:p>
  </w:footnote>
  <w:footnote w:type="continuationSeparator" w:id="0">
    <w:p w14:paraId="63B77FF0" w14:textId="77777777" w:rsidR="00A56304" w:rsidRDefault="00A563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722BD" w14:textId="77777777" w:rsidR="00FD3765" w:rsidRDefault="00FD3765">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E2514"/>
    <w:multiLevelType w:val="hybridMultilevel"/>
    <w:tmpl w:val="73DC328C"/>
    <w:styleLink w:val="ImportedStyle1"/>
    <w:lvl w:ilvl="0" w:tplc="721AEF5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2B258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C42FFD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32275E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16ACAF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344E6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234DA3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800349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2509D0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25D76629"/>
    <w:multiLevelType w:val="hybridMultilevel"/>
    <w:tmpl w:val="E2BE5768"/>
    <w:styleLink w:val="ImportedStyle2"/>
    <w:lvl w:ilvl="0" w:tplc="BC14E0D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0380C1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F26B09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C96150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600EAE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40AED3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91A7CE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F7CFC7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1F2880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425459EF"/>
    <w:multiLevelType w:val="hybridMultilevel"/>
    <w:tmpl w:val="C6A09AD0"/>
    <w:styleLink w:val="ImportedStyle3"/>
    <w:lvl w:ilvl="0" w:tplc="8840772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9561B8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672982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4049AB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706BB8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01A83F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A84A21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31A68C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9E44D7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52734C29"/>
    <w:multiLevelType w:val="hybridMultilevel"/>
    <w:tmpl w:val="C6A09AD0"/>
    <w:numStyleLink w:val="ImportedStyle3"/>
  </w:abstractNum>
  <w:abstractNum w:abstractNumId="4" w15:restartNumberingAfterBreak="0">
    <w:nsid w:val="6A951F66"/>
    <w:multiLevelType w:val="hybridMultilevel"/>
    <w:tmpl w:val="73DC328C"/>
    <w:numStyleLink w:val="ImportedStyle1"/>
  </w:abstractNum>
  <w:abstractNum w:abstractNumId="5" w15:restartNumberingAfterBreak="0">
    <w:nsid w:val="7F4F56D0"/>
    <w:multiLevelType w:val="hybridMultilevel"/>
    <w:tmpl w:val="E2BE5768"/>
    <w:numStyleLink w:val="ImportedStyle2"/>
  </w:abstractNum>
  <w:num w:numId="1" w16cid:durableId="895091265">
    <w:abstractNumId w:val="0"/>
  </w:num>
  <w:num w:numId="2" w16cid:durableId="1500729233">
    <w:abstractNumId w:val="4"/>
  </w:num>
  <w:num w:numId="3" w16cid:durableId="1435511355">
    <w:abstractNumId w:val="1"/>
  </w:num>
  <w:num w:numId="4" w16cid:durableId="1256397107">
    <w:abstractNumId w:val="5"/>
  </w:num>
  <w:num w:numId="5" w16cid:durableId="1020008917">
    <w:abstractNumId w:val="2"/>
  </w:num>
  <w:num w:numId="6" w16cid:durableId="34173631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ditor">
    <w15:presenceInfo w15:providerId="None" w15:userId="Edi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765"/>
    <w:rsid w:val="000D2213"/>
    <w:rsid w:val="001855BA"/>
    <w:rsid w:val="00627154"/>
    <w:rsid w:val="00653FD5"/>
    <w:rsid w:val="00A56304"/>
    <w:rsid w:val="00F37D9E"/>
    <w:rsid w:val="00FD37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2AEA4"/>
  <w15:docId w15:val="{E5153B3A-7D88-4A93-A89B-23446DE68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next w:val="Body"/>
    <w:uiPriority w:val="9"/>
    <w:unhideWhenUsed/>
    <w:qFormat/>
    <w:pPr>
      <w:keepNext/>
      <w:outlineLvl w:val="1"/>
    </w:pPr>
    <w:rPr>
      <w:rFonts w:ascii="Helvetica Neue" w:hAnsi="Helvetica Neue" w:cs="Arial Unicode MS"/>
      <w:b/>
      <w:bCs/>
      <w:color w:val="000000"/>
      <w:sz w:val="32"/>
      <w:szCs w:val="32"/>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160" w:line="259" w:lineRule="auto"/>
    </w:pPr>
    <w:rPr>
      <w:rFonts w:ascii="Calibri" w:hAnsi="Calibri" w:cs="Arial Unicode MS"/>
      <w:color w:val="000000"/>
      <w:sz w:val="22"/>
      <w:szCs w:val="22"/>
      <w:u w:color="000000"/>
      <w:lang w:val="nl-NL"/>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styleId="ListParagraph">
    <w:name w:val="List Paragraph"/>
    <w:pPr>
      <w:spacing w:after="160" w:line="259" w:lineRule="auto"/>
      <w:ind w:left="720"/>
    </w:pPr>
    <w:rPr>
      <w:rFonts w:ascii="Calibri" w:hAnsi="Calibri" w:cs="Arial Unicode MS"/>
      <w:color w:val="000000"/>
      <w:sz w:val="22"/>
      <w:szCs w:val="22"/>
      <w:u w:color="000000"/>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paragraph" w:styleId="NormalWeb">
    <w:name w:val="Normal (Web)"/>
    <w:pPr>
      <w:spacing w:before="100" w:after="100"/>
    </w:pPr>
    <w:rPr>
      <w:rFonts w:cs="Arial Unicode MS"/>
      <w:color w:val="000000"/>
      <w:sz w:val="24"/>
      <w:szCs w:val="24"/>
      <w:u w:color="000000"/>
    </w:rPr>
  </w:style>
  <w:style w:type="character" w:styleId="CommentReference">
    <w:name w:val="annotation reference"/>
    <w:basedOn w:val="DefaultParagraphFont"/>
    <w:uiPriority w:val="99"/>
    <w:semiHidden/>
    <w:unhideWhenUsed/>
    <w:rsid w:val="000D2213"/>
    <w:rPr>
      <w:sz w:val="16"/>
      <w:szCs w:val="16"/>
    </w:rPr>
  </w:style>
  <w:style w:type="paragraph" w:styleId="CommentText">
    <w:name w:val="annotation text"/>
    <w:basedOn w:val="Normal"/>
    <w:link w:val="CommentTextChar"/>
    <w:uiPriority w:val="99"/>
    <w:semiHidden/>
    <w:unhideWhenUsed/>
    <w:rsid w:val="000D2213"/>
    <w:rPr>
      <w:sz w:val="20"/>
      <w:szCs w:val="20"/>
    </w:rPr>
  </w:style>
  <w:style w:type="character" w:customStyle="1" w:styleId="CommentTextChar">
    <w:name w:val="Comment Text Char"/>
    <w:basedOn w:val="DefaultParagraphFont"/>
    <w:link w:val="CommentText"/>
    <w:uiPriority w:val="99"/>
    <w:semiHidden/>
    <w:rsid w:val="000D2213"/>
  </w:style>
  <w:style w:type="paragraph" w:styleId="CommentSubject">
    <w:name w:val="annotation subject"/>
    <w:basedOn w:val="CommentText"/>
    <w:next w:val="CommentText"/>
    <w:link w:val="CommentSubjectChar"/>
    <w:uiPriority w:val="99"/>
    <w:semiHidden/>
    <w:unhideWhenUsed/>
    <w:rsid w:val="000D2213"/>
    <w:rPr>
      <w:b/>
      <w:bCs/>
    </w:rPr>
  </w:style>
  <w:style w:type="character" w:customStyle="1" w:styleId="CommentSubjectChar">
    <w:name w:val="Comment Subject Char"/>
    <w:basedOn w:val="CommentTextChar"/>
    <w:link w:val="CommentSubject"/>
    <w:uiPriority w:val="99"/>
    <w:semiHidden/>
    <w:rsid w:val="000D2213"/>
    <w:rPr>
      <w:b/>
      <w:bCs/>
    </w:rPr>
  </w:style>
  <w:style w:type="paragraph" w:styleId="Revision">
    <w:name w:val="Revision"/>
    <w:hidden/>
    <w:uiPriority w:val="99"/>
    <w:semiHidden/>
    <w:rsid w:val="000D2213"/>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66</Pages>
  <Words>21579</Words>
  <Characters>123002</Characters>
  <Application>Microsoft Office Word</Application>
  <DocSecurity>0</DocSecurity>
  <Lines>1025</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Stacy Shaneyfelt</dc:creator>
  <cp:lastModifiedBy>Editor</cp:lastModifiedBy>
  <cp:revision>4</cp:revision>
  <dcterms:created xsi:type="dcterms:W3CDTF">2026-07-30T16:03:00Z</dcterms:created>
  <dcterms:modified xsi:type="dcterms:W3CDTF">2026-07-30T16:20:00Z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bfb0c054-bf28-4d2f-8fd9-3b69f0f759e8</vt:lpwstr>
  </property>
</Properties>
</file>