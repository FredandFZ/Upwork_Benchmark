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lang w:val="en-US"/>
          <w:rPrChange w:id="0" w:author="Favour Aina" w:date="2026-07-30T15:37:36Z">
            <w:rPr>
              <w:lang w:val="en-US"/>
            </w:rPr>
          </w:rPrChange>
        </w:rPr>
      </w:pPr>
      <w:r>
        <w:rPr>
          <w:rFonts w:ascii="Times New Roman" w:hAnsi="Times New Roman" w:cs="Times New Roman"/>
          <w:lang w:val="en-US"/>
          <w:rPrChange w:id="1" w:author="Favour Aina" w:date="2026-07-30T15:37:36Z">
            <w:rPr>
              <w:lang w:val="en-US"/>
            </w:rPr>
          </w:rPrChange>
        </w:rPr>
        <w:t>1</w:t>
      </w:r>
    </w:p>
    <w:p>
      <w:pPr>
        <w:rPr>
          <w:rFonts w:ascii="Times New Roman" w:hAnsi="Times New Roman" w:cs="Times New Roman"/>
          <w:lang w:val="en-US"/>
          <w:rPrChange w:id="2" w:author="Favour Aina" w:date="2026-07-30T15:37:36Z">
            <w:rPr>
              <w:lang w:val="en-US"/>
            </w:rPr>
          </w:rPrChange>
        </w:rPr>
      </w:pPr>
      <w:r>
        <w:rPr>
          <w:rFonts w:ascii="Times New Roman" w:hAnsi="Times New Roman" w:cs="Times New Roman"/>
          <w:lang w:val="en-US"/>
          <w:rPrChange w:id="3" w:author="Favour Aina" w:date="2026-07-30T15:37:36Z">
            <w:rPr>
              <w:lang w:val="en-US"/>
            </w:rPr>
          </w:rPrChange>
        </w:rPr>
        <w:t>Kendis:</w:t>
      </w:r>
    </w:p>
    <w:p>
      <w:pPr>
        <w:rPr>
          <w:rFonts w:ascii="Times New Roman" w:hAnsi="Times New Roman" w:cs="Times New Roman"/>
          <w:lang w:val="en-US"/>
          <w:rPrChange w:id="4" w:author="Favour Aina" w:date="2026-07-30T15:37:36Z">
            <w:rPr>
              <w:lang w:val="en-US"/>
            </w:rPr>
          </w:rPrChange>
        </w:rPr>
      </w:pPr>
      <w:r>
        <w:rPr>
          <w:rFonts w:ascii="Times New Roman" w:hAnsi="Times New Roman" w:cs="Times New Roman"/>
          <w:lang w:val="en-US"/>
          <w:rPrChange w:id="5" w:author="Favour Aina" w:date="2026-07-30T15:37:36Z">
            <w:rPr>
              <w:lang w:val="en-US"/>
            </w:rPr>
          </w:rPrChange>
        </w:rPr>
        <w:t xml:space="preserve">Hvis du stadig tror, at fedtet forsvinder, hvis du bare {æder} mindre og {sveder} mere i fitnesscentret, så skal du vide, at det er den mest modbydelige fælde, vi alle er blevet lokket ind i. År efter år lider du, begrænser dig selv, men i spejlet ser du stadig det samme: den samme hængende mave, de samme folder og det samme had til dig selv. Og her er, hvad jeg vil sige: Det skyldes ikke din dovenskab. Jeg var den samme {idiot} som dig, og jeg lyttede til dem, der sagde, at Amin Jensen aldrig ville kunne tabe sig. </w:t>
      </w:r>
      <w:ins w:id="6" w:author="Favour Aina" w:date="2026-07-30T15:35:04Z">
        <w:r>
          <w:rPr>
            <w:rFonts w:hint="default" w:ascii="Times New Roman" w:hAnsi="Times New Roman" w:cs="Times New Roman"/>
            <w:lang w:val="en-US"/>
            <w:rPrChange w:id="7" w:author="Favour Aina" w:date="2026-07-30T15:37:36Z">
              <w:rPr>
                <w:rFonts w:hint="default"/>
                <w:lang w:val="en-US"/>
              </w:rPr>
            </w:rPrChange>
          </w:rPr>
          <w:t>Men jeg fandt en løsning og tabte tyve kilo. Og jeg gjorde det, mens jeg {spiste løs} og drak, hvad jeg havde lyst til, uden at sprøjte mig selv med kemiske stoffer, uden at løbe om aftenen og, for at være ærlig, mens jeg ofte var doven.</w:t>
        </w:r>
      </w:ins>
      <w:del w:id="9" w:author="Favour Aina" w:date="2026-07-30T15:35:04Z">
        <w:r>
          <w:rPr>
            <w:rFonts w:ascii="Times New Roman" w:hAnsi="Times New Roman" w:cs="Times New Roman"/>
            <w:lang w:val="en-US"/>
            <w:rPrChange w:id="10" w:author="Favour Aina" w:date="2026-07-30T15:37:36Z">
              <w:rPr>
                <w:lang w:val="en-US"/>
              </w:rPr>
            </w:rPrChange>
          </w:rPr>
          <w:delText>Men jeg fandt løsningen og tabte tyve kilo. Samtidig {åd} og drak jeg det, jeg elsker, jeg sprøjtede ikke kemiske præparater ind i kroppen, jeg løb ikke om aftenen, og helt ærligt var jeg ofte doven.</w:delText>
        </w:r>
      </w:del>
    </w:p>
    <w:p>
      <w:pPr>
        <w:rPr>
          <w:rFonts w:ascii="Times New Roman" w:hAnsi="Times New Roman" w:cs="Times New Roman"/>
          <w:lang w:val="en-US"/>
          <w:rPrChange w:id="12" w:author="Favour Aina" w:date="2026-07-30T15:37:36Z">
            <w:rPr>
              <w:lang w:val="en-US"/>
            </w:rPr>
          </w:rPrChange>
        </w:rPr>
      </w:pPr>
    </w:p>
    <w:p>
      <w:pPr>
        <w:rPr>
          <w:rFonts w:ascii="Times New Roman" w:hAnsi="Times New Roman" w:cs="Times New Roman"/>
          <w:lang w:val="en-US"/>
          <w:rPrChange w:id="13" w:author="Favour Aina" w:date="2026-07-30T15:37:36Z">
            <w:rPr>
              <w:lang w:val="en-US"/>
            </w:rPr>
          </w:rPrChange>
        </w:rPr>
      </w:pPr>
      <w:r>
        <w:rPr>
          <w:rFonts w:ascii="Times New Roman" w:hAnsi="Times New Roman" w:cs="Times New Roman"/>
          <w:lang w:val="en-US"/>
          <w:rPrChange w:id="14" w:author="Favour Aina" w:date="2026-07-30T15:37:36Z">
            <w:rPr>
              <w:lang w:val="en-US"/>
            </w:rPr>
          </w:rPrChange>
        </w:rPr>
        <w:t>2</w:t>
      </w:r>
    </w:p>
    <w:p>
      <w:pPr>
        <w:rPr>
          <w:rFonts w:ascii="Times New Roman" w:hAnsi="Times New Roman" w:cs="Times New Roman"/>
          <w:lang w:val="en-US"/>
          <w:rPrChange w:id="15" w:author="Favour Aina" w:date="2026-07-30T15:37:36Z">
            <w:rPr>
              <w:lang w:val="en-US"/>
            </w:rPr>
          </w:rPrChange>
        </w:rPr>
      </w:pPr>
      <w:r>
        <w:rPr>
          <w:rFonts w:ascii="Times New Roman" w:hAnsi="Times New Roman" w:cs="Times New Roman"/>
          <w:lang w:val="en-US"/>
          <w:rPrChange w:id="16" w:author="Favour Aina" w:date="2026-07-30T15:37:36Z">
            <w:rPr>
              <w:lang w:val="en-US"/>
            </w:rPr>
          </w:rPrChange>
        </w:rPr>
        <w:t xml:space="preserve">Hvis du lukker denne video nu og fortsætter med at {klynke}, kan jeg ikke hjælpe dig. Det er dit bevidste valg at forblive tyk, syg og {ynkelig} resten af livet. Jeg siger det for sidste gang: </w:t>
      </w:r>
      <w:ins w:id="17" w:author="Favour Aina" w:date="2026-07-30T15:36:42Z">
        <w:r>
          <w:rPr>
            <w:rFonts w:hint="default" w:ascii="Times New Roman" w:hAnsi="Times New Roman" w:cs="Times New Roman"/>
            <w:lang w:val="en-US"/>
            <w:rPrChange w:id="18" w:author="Favour Aina" w:date="2026-07-30T15:37:36Z">
              <w:rPr>
                <w:rFonts w:hint="default"/>
                <w:lang w:val="en-US"/>
              </w:rPr>
            </w:rPrChange>
          </w:rPr>
          <w:t>S</w:t>
        </w:r>
      </w:ins>
      <w:ins w:id="20" w:author="Favour Aina" w:date="2026-07-30T15:36:40Z">
        <w:r>
          <w:rPr>
            <w:rFonts w:hint="default" w:ascii="Times New Roman" w:hAnsi="Times New Roman" w:cs="Times New Roman"/>
            <w:lang w:val="en-US"/>
            <w:rPrChange w:id="21" w:author="Favour Aina" w:date="2026-07-30T15:37:36Z">
              <w:rPr>
                <w:rFonts w:hint="default"/>
                <w:lang w:val="en-US"/>
              </w:rPr>
            </w:rPrChange>
          </w:rPr>
          <w:t>e denne korte video lige nu, eller luk fanen og lad dit fedt fortsætte med at ødelægge og forgifte dig. Valget er dit. Men klag ikke over dit liv bagefter.</w:t>
        </w:r>
      </w:ins>
      <w:del w:id="23" w:author="Favour Aina" w:date="2026-07-30T15:36:40Z">
        <w:r>
          <w:rPr>
            <w:rFonts w:ascii="Times New Roman" w:hAnsi="Times New Roman" w:cs="Times New Roman"/>
            <w:lang w:val="en-US"/>
            <w:rPrChange w:id="24" w:author="Favour Aina" w:date="2026-07-30T15:37:36Z">
              <w:rPr>
                <w:lang w:val="en-US"/>
              </w:rPr>
            </w:rPrChange>
          </w:rPr>
          <w:delText>Se denne korte video lige nu, eller luk fanen, og lad dit fedt fortsætte med at ødelægge og forgifte dig. Valget er dit. Men lad være med at klage over dit liv bagefter.</w:delText>
        </w:r>
      </w:del>
      <w:r>
        <w:rPr>
          <w:rFonts w:ascii="Times New Roman" w:hAnsi="Times New Roman" w:cs="Times New Roman"/>
          <w:lang w:val="en-US"/>
          <w:rPrChange w:id="26" w:author="Favour Aina" w:date="2026-07-30T15:37:36Z">
            <w:rPr>
              <w:lang w:val="en-US"/>
            </w:rPr>
          </w:rPrChange>
        </w:rPr>
        <w:t xml:space="preserve"> Hvis du stadig er her, betyder det, at du har valgt en let krop, en sund organisme fuld af energi og en hud, der stråler som i din ungdom. Om fire minutter får du løsningen. Se med …</w:t>
      </w:r>
    </w:p>
    <w:p>
      <w:pPr>
        <w:rPr>
          <w:rFonts w:ascii="Times New Roman" w:hAnsi="Times New Roman" w:cs="Times New Roman"/>
          <w:lang w:val="en-US"/>
          <w:rPrChange w:id="27" w:author="Favour Aina" w:date="2026-07-30T15:37:36Z">
            <w:rPr>
              <w:lang w:val="en-US"/>
            </w:rPr>
          </w:rPrChange>
        </w:rPr>
      </w:pPr>
    </w:p>
    <w:p>
      <w:pPr>
        <w:rPr>
          <w:rFonts w:ascii="Times New Roman" w:hAnsi="Times New Roman" w:cs="Times New Roman"/>
          <w:lang w:val="en-US"/>
          <w:rPrChange w:id="28" w:author="Favour Aina" w:date="2026-07-30T15:37:36Z">
            <w:rPr>
              <w:lang w:val="en-US"/>
            </w:rPr>
          </w:rPrChange>
        </w:rPr>
      </w:pPr>
      <w:r>
        <w:rPr>
          <w:rFonts w:ascii="Times New Roman" w:hAnsi="Times New Roman" w:cs="Times New Roman"/>
          <w:lang w:val="en-US"/>
          <w:rPrChange w:id="29" w:author="Favour Aina" w:date="2026-07-30T15:37:36Z">
            <w:rPr>
              <w:lang w:val="en-US"/>
            </w:rPr>
          </w:rPrChange>
        </w:rPr>
        <w:t>3</w:t>
      </w:r>
    </w:p>
    <w:p>
      <w:pPr>
        <w:rPr>
          <w:rFonts w:ascii="Times New Roman" w:hAnsi="Times New Roman" w:cs="Times New Roman"/>
          <w:lang w:val="en-US"/>
          <w:rPrChange w:id="30" w:author="Favour Aina" w:date="2026-07-30T15:37:36Z">
            <w:rPr>
              <w:lang w:val="en-US"/>
            </w:rPr>
          </w:rPrChange>
        </w:rPr>
      </w:pPr>
      <w:r>
        <w:rPr>
          <w:rFonts w:ascii="Times New Roman" w:hAnsi="Times New Roman" w:cs="Times New Roman"/>
          <w:lang w:val="en-US"/>
          <w:rPrChange w:id="31" w:author="Favour Aina" w:date="2026-07-30T15:37:36Z">
            <w:rPr>
              <w:lang w:val="en-US"/>
            </w:rPr>
          </w:rPrChange>
        </w:rPr>
        <w:t>Læge:</w:t>
      </w:r>
    </w:p>
    <w:p>
      <w:pPr>
        <w:rPr>
          <w:rFonts w:ascii="Times New Roman" w:hAnsi="Times New Roman" w:cs="Times New Roman"/>
          <w:lang w:val="en-US"/>
          <w:rPrChange w:id="32" w:author="Favour Aina" w:date="2026-07-30T15:37:36Z">
            <w:rPr>
              <w:lang w:val="en-US"/>
            </w:rPr>
          </w:rPrChange>
        </w:rPr>
      </w:pPr>
      <w:r>
        <w:rPr>
          <w:rFonts w:ascii="Times New Roman" w:hAnsi="Times New Roman" w:cs="Times New Roman"/>
          <w:lang w:val="en-US"/>
          <w:rPrChange w:id="33" w:author="Favour Aina" w:date="2026-07-30T15:37:36Z">
            <w:rPr>
              <w:lang w:val="en-US"/>
            </w:rPr>
          </w:rPrChange>
        </w:rPr>
        <w:t>Har du svært ved at tabe dig trods mange forskellige diæter og hård træning? Når du skal klæde dig af, tænker du så med rædsel på, at du endnu en gang skal skamme dig over din krop? Når du er sammen med gode venner eller familien, tæller du konstant kalorier, mens andre kan tillade sig at spise alt, hvad de har lyst til? Er du konstant bange for, at overvægten en dag vil føre til diabetes, forhøjet blodtryk eller andre farlige sygdomme? Føler du, at vægten stiger måned efter måned, uanset hvor meget du prøver? Har du fået at vide, at det er normalt, og at du bare skal spise mindre, tælle kalorier og bevæge dig mere?</w:t>
      </w:r>
    </w:p>
    <w:p>
      <w:pPr>
        <w:rPr>
          <w:rFonts w:ascii="Times New Roman" w:hAnsi="Times New Roman" w:cs="Times New Roman"/>
          <w:lang w:val="en-US"/>
          <w:rPrChange w:id="34" w:author="Favour Aina" w:date="2026-07-30T15:37:36Z">
            <w:rPr>
              <w:lang w:val="en-US"/>
            </w:rPr>
          </w:rPrChange>
        </w:rPr>
      </w:pPr>
    </w:p>
    <w:p>
      <w:pPr>
        <w:rPr>
          <w:rFonts w:ascii="Times New Roman" w:hAnsi="Times New Roman" w:cs="Times New Roman"/>
          <w:lang w:val="en-US"/>
          <w:rPrChange w:id="35" w:author="Favour Aina" w:date="2026-07-30T15:37:36Z">
            <w:rPr>
              <w:lang w:val="en-US"/>
            </w:rPr>
          </w:rPrChange>
        </w:rPr>
      </w:pPr>
      <w:r>
        <w:rPr>
          <w:rFonts w:ascii="Times New Roman" w:hAnsi="Times New Roman" w:cs="Times New Roman"/>
          <w:lang w:val="en-US"/>
          <w:rPrChange w:id="36" w:author="Favour Aina" w:date="2026-07-30T15:37:36Z">
            <w:rPr>
              <w:lang w:val="en-US"/>
            </w:rPr>
          </w:rPrChange>
        </w:rPr>
        <w:t>4</w:t>
      </w:r>
    </w:p>
    <w:p>
      <w:pPr>
        <w:rPr>
          <w:rFonts w:ascii="Times New Roman" w:hAnsi="Times New Roman" w:cs="Times New Roman"/>
          <w:lang w:val="en-US"/>
          <w:rPrChange w:id="37" w:author="Favour Aina" w:date="2026-07-30T15:37:36Z">
            <w:rPr>
              <w:lang w:val="en-US"/>
            </w:rPr>
          </w:rPrChange>
        </w:rPr>
      </w:pPr>
      <w:r>
        <w:rPr>
          <w:rFonts w:ascii="Times New Roman" w:hAnsi="Times New Roman" w:cs="Times New Roman"/>
          <w:lang w:val="en-US"/>
          <w:rPrChange w:id="38" w:author="Favour Aina" w:date="2026-07-30T15:37:36Z">
            <w:rPr>
              <w:lang w:val="en-US"/>
            </w:rPr>
          </w:rPrChange>
        </w:rPr>
        <w:t>Men inderst inde ved du, at der er noget galt. Og du er ikke alene. Ifølge statistikken kæmper syvoghalvtreds procent af danskere over femogtredive år i to tusind og seksogtyve med overvægt eller fedme. Og det mest bekymrende er, at mange mænd og kvinder ikke engang forstår, hvor farligt det er, før det er for sent.</w:t>
      </w:r>
    </w:p>
    <w:p>
      <w:pPr>
        <w:rPr>
          <w:rFonts w:ascii="Times New Roman" w:hAnsi="Times New Roman" w:cs="Times New Roman"/>
          <w:lang w:val="en-US"/>
          <w:rPrChange w:id="39" w:author="Favour Aina" w:date="2026-07-30T15:37:36Z">
            <w:rPr>
              <w:lang w:val="en-US"/>
            </w:rPr>
          </w:rPrChange>
        </w:rPr>
      </w:pPr>
    </w:p>
    <w:p>
      <w:pPr>
        <w:rPr>
          <w:rFonts w:ascii="Times New Roman" w:hAnsi="Times New Roman" w:cs="Times New Roman"/>
          <w:lang w:val="en-US"/>
          <w:rPrChange w:id="40" w:author="Favour Aina" w:date="2026-07-30T15:37:36Z">
            <w:rPr>
              <w:lang w:val="en-US"/>
            </w:rPr>
          </w:rPrChange>
        </w:rPr>
      </w:pPr>
      <w:r>
        <w:rPr>
          <w:rFonts w:ascii="Times New Roman" w:hAnsi="Times New Roman" w:cs="Times New Roman"/>
          <w:lang w:val="en-US"/>
          <w:rPrChange w:id="41" w:author="Favour Aina" w:date="2026-07-30T15:37:36Z">
            <w:rPr>
              <w:lang w:val="en-US"/>
            </w:rPr>
          </w:rPrChange>
        </w:rPr>
        <w:t>5</w:t>
      </w:r>
    </w:p>
    <w:p>
      <w:pPr>
        <w:rPr>
          <w:rFonts w:ascii="Times New Roman" w:hAnsi="Times New Roman" w:cs="Times New Roman"/>
          <w:lang w:val="en-US"/>
          <w:rPrChange w:id="42" w:author="Favour Aina" w:date="2026-07-30T15:37:36Z">
            <w:rPr>
              <w:lang w:val="en-US"/>
            </w:rPr>
          </w:rPrChange>
        </w:rPr>
      </w:pPr>
      <w:r>
        <w:rPr>
          <w:rFonts w:ascii="Times New Roman" w:hAnsi="Times New Roman" w:cs="Times New Roman"/>
          <w:lang w:val="en-US"/>
          <w:rPrChange w:id="43" w:author="Favour Aina" w:date="2026-07-30T15:37:36Z">
            <w:rPr>
              <w:lang w:val="en-US"/>
            </w:rPr>
          </w:rPrChange>
        </w:rPr>
        <w:t>Mit navn er doktor Bente Klarlund Pedersen. Jeg er forsker og professor i klinisk metabolisme. For mere end halvtreds år siden begyndte jeg at studere stofskiftet og alle dets aspekter, da jeg indså, at selv en mindre overvægt ødelægger kroppen langt mere, end man fortæller os. I juli to tusind og seksogtyve modtog jeg en statsudmærkelse for mine resultater inden for medicin, fordi jeg hjalp sytten tusind kvinder og mænd i Danmark med at tabe sig, blive sunde, virkelig levende og lykkelige.</w:t>
      </w:r>
    </w:p>
    <w:p>
      <w:pPr>
        <w:rPr>
          <w:rFonts w:ascii="Times New Roman" w:hAnsi="Times New Roman" w:cs="Times New Roman"/>
          <w:lang w:val="en-US"/>
          <w:rPrChange w:id="44" w:author="Favour Aina" w:date="2026-07-30T15:37:36Z">
            <w:rPr>
              <w:lang w:val="en-US"/>
            </w:rPr>
          </w:rPrChange>
        </w:rPr>
      </w:pPr>
    </w:p>
    <w:p>
      <w:pPr>
        <w:rPr>
          <w:ins w:id="45" w:author="Favour Aina" w:date="2026-07-30T15:38:01Z"/>
          <w:rFonts w:ascii="Times New Roman" w:hAnsi="Times New Roman" w:cs="Times New Roman"/>
          <w:lang w:val="en-US"/>
        </w:rPr>
      </w:pPr>
      <w:ins w:id="46" w:author="Favour Aina" w:date="2026-07-30T15:38:01Z">
        <w:r>
          <w:rPr>
            <w:rFonts w:ascii="Times New Roman" w:hAnsi="Times New Roman" w:cs="Times New Roman"/>
            <w:lang w:val="en-US"/>
          </w:rPr>
          <w:br w:type="page"/>
        </w:r>
      </w:ins>
    </w:p>
    <w:p>
      <w:pPr>
        <w:rPr>
          <w:rFonts w:ascii="Times New Roman" w:hAnsi="Times New Roman" w:cs="Times New Roman"/>
          <w:lang w:val="en-US"/>
          <w:rPrChange w:id="47" w:author="Favour Aina" w:date="2026-07-30T15:37:36Z">
            <w:rPr>
              <w:lang w:val="en-US"/>
            </w:rPr>
          </w:rPrChange>
        </w:rPr>
      </w:pPr>
      <w:r>
        <w:rPr>
          <w:rFonts w:ascii="Times New Roman" w:hAnsi="Times New Roman" w:cs="Times New Roman"/>
          <w:lang w:val="en-US"/>
          <w:rPrChange w:id="48" w:author="Favour Aina" w:date="2026-07-30T15:37:36Z">
            <w:rPr>
              <w:lang w:val="en-US"/>
            </w:rPr>
          </w:rPrChange>
        </w:rPr>
        <w:t>6</w:t>
      </w:r>
    </w:p>
    <w:p>
      <w:pPr>
        <w:rPr>
          <w:rFonts w:ascii="Times New Roman" w:hAnsi="Times New Roman" w:cs="Times New Roman"/>
          <w:lang w:val="en-US"/>
          <w:rPrChange w:id="49" w:author="Favour Aina" w:date="2026-07-30T15:37:36Z">
            <w:rPr>
              <w:lang w:val="en-US"/>
            </w:rPr>
          </w:rPrChange>
        </w:rPr>
      </w:pPr>
      <w:r>
        <w:rPr>
          <w:rFonts w:ascii="Times New Roman" w:hAnsi="Times New Roman" w:cs="Times New Roman"/>
          <w:lang w:val="en-US"/>
          <w:rPrChange w:id="50" w:author="Favour Aina" w:date="2026-07-30T15:37:36Z">
            <w:rPr>
              <w:lang w:val="en-US"/>
            </w:rPr>
          </w:rPrChange>
        </w:rPr>
        <w:t>Hvis du ser denne video, er det ikke tilfældigt. Din krop råber om hjælp. Nu vil jeg afsløre den eneste skjulte årsag til, at du ikke kan tabe dig. Men du skal vide, at det vil overraske dig meget.</w:t>
      </w:r>
    </w:p>
    <w:p>
      <w:pPr>
        <w:rPr>
          <w:rFonts w:ascii="Times New Roman" w:hAnsi="Times New Roman" w:cs="Times New Roman"/>
          <w:lang w:val="en-US"/>
          <w:rPrChange w:id="51" w:author="Favour Aina" w:date="2026-07-30T15:37:36Z">
            <w:rPr>
              <w:lang w:val="en-US"/>
            </w:rPr>
          </w:rPrChange>
        </w:rPr>
      </w:pPr>
    </w:p>
    <w:p>
      <w:pPr>
        <w:rPr>
          <w:rFonts w:ascii="Times New Roman" w:hAnsi="Times New Roman" w:cs="Times New Roman"/>
          <w:lang w:val="en-US"/>
          <w:rPrChange w:id="52" w:author="Favour Aina" w:date="2026-07-30T15:37:36Z">
            <w:rPr>
              <w:lang w:val="en-US"/>
            </w:rPr>
          </w:rPrChange>
        </w:rPr>
      </w:pPr>
      <w:r>
        <w:rPr>
          <w:rFonts w:ascii="Times New Roman" w:hAnsi="Times New Roman" w:cs="Times New Roman"/>
          <w:lang w:val="en-US"/>
          <w:rPrChange w:id="53" w:author="Favour Aina" w:date="2026-07-30T15:37:36Z">
            <w:rPr>
              <w:lang w:val="en-US"/>
            </w:rPr>
          </w:rPrChange>
        </w:rPr>
        <w:t>7</w:t>
      </w:r>
    </w:p>
    <w:p>
      <w:pPr>
        <w:rPr>
          <w:rFonts w:ascii="Times New Roman" w:hAnsi="Times New Roman" w:cs="Times New Roman"/>
          <w:lang w:val="en-US"/>
          <w:rPrChange w:id="54" w:author="Favour Aina" w:date="2026-07-30T15:37:36Z">
            <w:rPr>
              <w:lang w:val="en-US"/>
            </w:rPr>
          </w:rPrChange>
        </w:rPr>
      </w:pPr>
      <w:r>
        <w:rPr>
          <w:rFonts w:ascii="Times New Roman" w:hAnsi="Times New Roman" w:cs="Times New Roman"/>
          <w:lang w:val="en-US"/>
          <w:rPrChange w:id="55" w:author="Favour Aina" w:date="2026-07-30T15:37:36Z">
            <w:rPr>
              <w:lang w:val="en-US"/>
            </w:rPr>
          </w:rPrChange>
        </w:rPr>
        <w:t>For det er en årsag, som ingen taler om, fordi systemet lader, som om det ikke kender den. Du vil forstå, hvorfor de mange eksisterende diæter og fitnessprogrammer fastholder mennesker i en ond cirkel, hvor resultatet kun er midlertidigt. Og hvordan sytten tusind danskere allerede har tabt sig på en naturlig måde ved at fjerne den virkelige årsag til deres overvægt.</w:t>
      </w:r>
    </w:p>
    <w:p>
      <w:pPr>
        <w:rPr>
          <w:rFonts w:ascii="Times New Roman" w:hAnsi="Times New Roman" w:cs="Times New Roman"/>
          <w:lang w:val="en-US"/>
          <w:rPrChange w:id="56" w:author="Favour Aina" w:date="2026-07-30T15:37:36Z">
            <w:rPr>
              <w:lang w:val="en-US"/>
            </w:rPr>
          </w:rPrChange>
        </w:rPr>
      </w:pPr>
    </w:p>
    <w:p>
      <w:pPr>
        <w:rPr>
          <w:rFonts w:ascii="Times New Roman" w:hAnsi="Times New Roman" w:cs="Times New Roman"/>
          <w:lang w:val="en-US"/>
          <w:rPrChange w:id="57" w:author="Favour Aina" w:date="2026-07-30T15:37:36Z">
            <w:rPr>
              <w:lang w:val="en-US"/>
            </w:rPr>
          </w:rPrChange>
        </w:rPr>
      </w:pPr>
      <w:r>
        <w:rPr>
          <w:rFonts w:ascii="Times New Roman" w:hAnsi="Times New Roman" w:cs="Times New Roman"/>
          <w:lang w:val="en-US"/>
          <w:rPrChange w:id="58" w:author="Favour Aina" w:date="2026-07-30T15:37:36Z">
            <w:rPr>
              <w:lang w:val="en-US"/>
            </w:rPr>
          </w:rPrChange>
        </w:rPr>
        <w:t>8</w:t>
      </w:r>
    </w:p>
    <w:p>
      <w:pPr>
        <w:rPr>
          <w:del w:id="59" w:author="Favour Aina" w:date="2026-07-30T15:37:21Z"/>
          <w:rFonts w:ascii="Times New Roman" w:hAnsi="Times New Roman" w:cs="Times New Roman"/>
          <w:lang w:val="en-US"/>
          <w:rPrChange w:id="60" w:author="Favour Aina" w:date="2026-07-30T15:37:36Z">
            <w:rPr>
              <w:del w:id="61" w:author="Favour Aina" w:date="2026-07-30T15:37:21Z"/>
              <w:lang w:val="en-US"/>
            </w:rPr>
          </w:rPrChange>
        </w:rPr>
      </w:pPr>
      <w:ins w:id="62" w:author="Favour Aina" w:date="2026-07-30T15:37:21Z">
        <w:r>
          <w:rPr>
            <w:rFonts w:hint="default" w:ascii="Times New Roman" w:hAnsi="Times New Roman" w:cs="Times New Roman"/>
            <w:lang w:val="en-US"/>
            <w:rPrChange w:id="63" w:author="Favour Aina" w:date="2026-07-30T15:37:36Z">
              <w:rPr>
                <w:rFonts w:hint="default"/>
                <w:lang w:val="en-US"/>
              </w:rPr>
            </w:rPrChange>
          </w:rPr>
          <w:t>Forestil dig følgende: Du vågner om morgenen og føler dig udhvilet og fuld af energi. Du kommer nemt ud af sengen — du føler ikke længere nogen tunghed i kroppen, ingen åndenød og ingen smerter i knæene eller lænden.</w:t>
        </w:r>
      </w:ins>
      <w:del w:id="65" w:author="Favour Aina" w:date="2026-07-30T15:37:21Z">
        <w:r>
          <w:rPr>
            <w:rFonts w:ascii="Times New Roman" w:hAnsi="Times New Roman" w:cs="Times New Roman"/>
            <w:lang w:val="en-US"/>
            <w:rPrChange w:id="66" w:author="Favour Aina" w:date="2026-07-30T15:37:36Z">
              <w:rPr>
                <w:lang w:val="en-US"/>
              </w:rPr>
            </w:rPrChange>
          </w:rPr>
          <w:delText>Forestil dig dette: Du vågner om morgenen frisk og energisk og står let ud af sengen. Ingen tyngde i kroppen, ingen åndenød og ingen smerter i knæene eller lænden.</w:delText>
        </w:r>
      </w:del>
    </w:p>
    <w:p>
      <w:pPr>
        <w:rPr>
          <w:rFonts w:ascii="Times New Roman" w:hAnsi="Times New Roman" w:cs="Times New Roman"/>
          <w:lang w:val="en-US"/>
          <w:rPrChange w:id="68" w:author="Favour Aina" w:date="2026-07-30T15:37:36Z">
            <w:rPr>
              <w:lang w:val="en-US"/>
            </w:rPr>
          </w:rPrChange>
        </w:rPr>
      </w:pPr>
    </w:p>
    <w:p>
      <w:pPr>
        <w:rPr>
          <w:rFonts w:ascii="Times New Roman" w:hAnsi="Times New Roman" w:cs="Times New Roman"/>
          <w:lang w:val="en-US"/>
          <w:rPrChange w:id="69" w:author="Favour Aina" w:date="2026-07-30T15:37:36Z">
            <w:rPr>
              <w:lang w:val="en-US"/>
            </w:rPr>
          </w:rPrChange>
        </w:rPr>
      </w:pPr>
      <w:r>
        <w:rPr>
          <w:rFonts w:ascii="Times New Roman" w:hAnsi="Times New Roman" w:cs="Times New Roman"/>
          <w:lang w:val="en-US"/>
          <w:rPrChange w:id="70" w:author="Favour Aina" w:date="2026-07-30T15:37:36Z">
            <w:rPr>
              <w:lang w:val="en-US"/>
            </w:rPr>
          </w:rPrChange>
        </w:rPr>
        <w:t>9</w:t>
      </w:r>
    </w:p>
    <w:p>
      <w:pPr>
        <w:rPr>
          <w:rFonts w:ascii="Times New Roman" w:hAnsi="Times New Roman" w:cs="Times New Roman"/>
          <w:lang w:val="en-US"/>
          <w:rPrChange w:id="71" w:author="Favour Aina" w:date="2026-07-30T15:37:36Z">
            <w:rPr>
              <w:lang w:val="en-US"/>
            </w:rPr>
          </w:rPrChange>
        </w:rPr>
      </w:pPr>
      <w:r>
        <w:rPr>
          <w:rFonts w:ascii="Times New Roman" w:hAnsi="Times New Roman" w:cs="Times New Roman"/>
          <w:lang w:val="en-US"/>
          <w:rPrChange w:id="72" w:author="Favour Aina" w:date="2026-07-30T15:37:36Z">
            <w:rPr>
              <w:lang w:val="en-US"/>
            </w:rPr>
          </w:rPrChange>
        </w:rPr>
        <w:t>Du ser med glæde på dig selv i spejlet. Du har en {fantastisk} figur, og nu hviler du i dig selv. Du skal til fest og tager dit yndlingssexede tøj på, eller du fornyer hele garderoben og vælger nye, stilfulde outfits.</w:t>
      </w:r>
    </w:p>
    <w:p>
      <w:pPr>
        <w:rPr>
          <w:rFonts w:ascii="Times New Roman" w:hAnsi="Times New Roman" w:cs="Times New Roman"/>
          <w:lang w:val="en-US"/>
          <w:rPrChange w:id="73" w:author="Favour Aina" w:date="2026-07-30T15:37:36Z">
            <w:rPr>
              <w:lang w:val="en-US"/>
            </w:rPr>
          </w:rPrChange>
        </w:rPr>
      </w:pPr>
    </w:p>
    <w:p>
      <w:pPr>
        <w:rPr>
          <w:rFonts w:ascii="Times New Roman" w:hAnsi="Times New Roman" w:cs="Times New Roman"/>
          <w:lang w:val="en-US"/>
          <w:rPrChange w:id="74" w:author="Favour Aina" w:date="2026-07-30T15:37:36Z">
            <w:rPr>
              <w:lang w:val="en-US"/>
            </w:rPr>
          </w:rPrChange>
        </w:rPr>
      </w:pPr>
      <w:r>
        <w:rPr>
          <w:rFonts w:ascii="Times New Roman" w:hAnsi="Times New Roman" w:cs="Times New Roman"/>
          <w:lang w:val="en-US"/>
          <w:rPrChange w:id="75" w:author="Favour Aina" w:date="2026-07-30T15:37:36Z">
            <w:rPr>
              <w:lang w:val="en-US"/>
            </w:rPr>
          </w:rPrChange>
        </w:rPr>
        <w:t>10</w:t>
      </w:r>
    </w:p>
    <w:p>
      <w:pPr>
        <w:rPr>
          <w:rFonts w:ascii="Times New Roman" w:hAnsi="Times New Roman" w:cs="Times New Roman"/>
          <w:lang w:val="en-US"/>
          <w:rPrChange w:id="76" w:author="Favour Aina" w:date="2026-07-30T15:37:36Z">
            <w:rPr>
              <w:lang w:val="en-US"/>
            </w:rPr>
          </w:rPrChange>
        </w:rPr>
      </w:pPr>
      <w:r>
        <w:rPr>
          <w:rFonts w:ascii="Times New Roman" w:hAnsi="Times New Roman" w:cs="Times New Roman"/>
          <w:lang w:val="en-US"/>
          <w:rPrChange w:id="77" w:author="Favour Aina" w:date="2026-07-30T15:37:36Z">
            <w:rPr>
              <w:lang w:val="en-US"/>
            </w:rPr>
          </w:rPrChange>
        </w:rPr>
        <w:t>Du tager på den ferie, du længe har ventet på, går ned på stranden og leder ikke efter et sted at gemme dig. Du trækker ikke maven ind og dækker dig ikke med et håndklæde. Du er rolig, selvsikker og sexet og mærker de interesserede blikke fra det modsatte køn, som får dig til at smile.</w:t>
      </w:r>
    </w:p>
    <w:p>
      <w:pPr>
        <w:rPr>
          <w:rFonts w:ascii="Times New Roman" w:hAnsi="Times New Roman" w:cs="Times New Roman"/>
          <w:lang w:val="en-US"/>
          <w:rPrChange w:id="78" w:author="Favour Aina" w:date="2026-07-30T15:37:36Z">
            <w:rPr>
              <w:lang w:val="en-US"/>
            </w:rPr>
          </w:rPrChange>
        </w:rPr>
      </w:pPr>
    </w:p>
    <w:p>
      <w:pPr>
        <w:rPr>
          <w:rFonts w:ascii="Times New Roman" w:hAnsi="Times New Roman" w:cs="Times New Roman"/>
          <w:lang w:val="en-US"/>
          <w:rPrChange w:id="79" w:author="Favour Aina" w:date="2026-07-30T15:37:36Z">
            <w:rPr>
              <w:lang w:val="en-US"/>
            </w:rPr>
          </w:rPrChange>
        </w:rPr>
      </w:pPr>
      <w:r>
        <w:rPr>
          <w:rFonts w:ascii="Times New Roman" w:hAnsi="Times New Roman" w:cs="Times New Roman"/>
          <w:lang w:val="en-US"/>
          <w:rPrChange w:id="80" w:author="Favour Aina" w:date="2026-07-30T15:37:36Z">
            <w:rPr>
              <w:lang w:val="en-US"/>
            </w:rPr>
          </w:rPrChange>
        </w:rPr>
        <w:t>11</w:t>
      </w:r>
    </w:p>
    <w:p>
      <w:pPr>
        <w:rPr>
          <w:rFonts w:ascii="Times New Roman" w:hAnsi="Times New Roman" w:cs="Times New Roman"/>
          <w:lang w:val="en-US"/>
          <w:rPrChange w:id="81" w:author="Favour Aina" w:date="2026-07-30T15:37:36Z">
            <w:rPr>
              <w:lang w:val="en-US"/>
            </w:rPr>
          </w:rPrChange>
        </w:rPr>
      </w:pPr>
      <w:r>
        <w:rPr>
          <w:rFonts w:ascii="Times New Roman" w:hAnsi="Times New Roman" w:cs="Times New Roman"/>
          <w:lang w:val="en-US"/>
          <w:rPrChange w:id="82" w:author="Favour Aina" w:date="2026-07-30T15:37:36Z">
            <w:rPr>
              <w:lang w:val="en-US"/>
            </w:rPr>
          </w:rPrChange>
        </w:rPr>
        <w:t>På arbejdet eller sammen med venner viser du dig i dit nye, sexede look. Dit tøj fremhæver nu din figur. De, der engang gjorde grin med dig, er nu misundelige. Og med et smil lægger du mærke til, hvordan folk vender sig om efter dig. Ingen flere hånlige kommentarer om din overvægt. Nu er al opmærksomheden rettet mod dig.</w:t>
      </w:r>
    </w:p>
    <w:p>
      <w:pPr>
        <w:rPr>
          <w:rFonts w:ascii="Times New Roman" w:hAnsi="Times New Roman" w:cs="Times New Roman"/>
          <w:lang w:val="en-US"/>
          <w:rPrChange w:id="83" w:author="Favour Aina" w:date="2026-07-30T15:37:36Z">
            <w:rPr>
              <w:lang w:val="en-US"/>
            </w:rPr>
          </w:rPrChange>
        </w:rPr>
      </w:pPr>
    </w:p>
    <w:p>
      <w:pPr>
        <w:rPr>
          <w:rFonts w:ascii="Times New Roman" w:hAnsi="Times New Roman" w:cs="Times New Roman"/>
          <w:lang w:val="en-US"/>
          <w:rPrChange w:id="84" w:author="Favour Aina" w:date="2026-07-30T15:37:36Z">
            <w:rPr>
              <w:lang w:val="en-US"/>
            </w:rPr>
          </w:rPrChange>
        </w:rPr>
      </w:pPr>
      <w:r>
        <w:rPr>
          <w:rFonts w:ascii="Times New Roman" w:hAnsi="Times New Roman" w:cs="Times New Roman"/>
          <w:lang w:val="en-US"/>
          <w:rPrChange w:id="85" w:author="Favour Aina" w:date="2026-07-30T15:37:36Z">
            <w:rPr>
              <w:lang w:val="en-US"/>
            </w:rPr>
          </w:rPrChange>
        </w:rPr>
        <w:t>12</w:t>
      </w:r>
    </w:p>
    <w:p>
      <w:pPr>
        <w:rPr>
          <w:rFonts w:ascii="Times New Roman" w:hAnsi="Times New Roman" w:cs="Times New Roman"/>
          <w:lang w:val="en-US"/>
          <w:rPrChange w:id="86" w:author="Favour Aina" w:date="2026-07-30T15:37:36Z">
            <w:rPr>
              <w:lang w:val="en-US"/>
            </w:rPr>
          </w:rPrChange>
        </w:rPr>
      </w:pPr>
      <w:r>
        <w:rPr>
          <w:rFonts w:ascii="Times New Roman" w:hAnsi="Times New Roman" w:cs="Times New Roman"/>
          <w:lang w:val="en-US"/>
          <w:rPrChange w:id="87" w:author="Favour Aina" w:date="2026-07-30T15:37:36Z">
            <w:rPr>
              <w:lang w:val="en-US"/>
            </w:rPr>
          </w:rPrChange>
        </w:rPr>
        <w:t>Du nyder din yndlingsmad, desserter, drikkevarer og selv fed mad, og alligevel holder du dig let slank. Nu er der kun komfort, frihed og beundrende blikke fra andre i dit liv. Det er ikke længere en drøm.</w:t>
      </w:r>
    </w:p>
    <w:p>
      <w:pPr>
        <w:rPr>
          <w:rFonts w:ascii="Times New Roman" w:hAnsi="Times New Roman" w:cs="Times New Roman"/>
          <w:lang w:val="en-US"/>
          <w:rPrChange w:id="88" w:author="Favour Aina" w:date="2026-07-30T15:37:36Z">
            <w:rPr>
              <w:lang w:val="en-US"/>
            </w:rPr>
          </w:rPrChange>
        </w:rPr>
      </w:pPr>
    </w:p>
    <w:p>
      <w:pPr>
        <w:rPr>
          <w:rFonts w:ascii="Times New Roman" w:hAnsi="Times New Roman" w:cs="Times New Roman"/>
          <w:lang w:val="en-US"/>
          <w:rPrChange w:id="89" w:author="Favour Aina" w:date="2026-07-30T15:37:36Z">
            <w:rPr>
              <w:lang w:val="en-US"/>
            </w:rPr>
          </w:rPrChange>
        </w:rPr>
      </w:pPr>
      <w:r>
        <w:rPr>
          <w:rFonts w:ascii="Times New Roman" w:hAnsi="Times New Roman" w:cs="Times New Roman"/>
          <w:lang w:val="en-US"/>
          <w:rPrChange w:id="90" w:author="Favour Aina" w:date="2026-07-30T15:37:36Z">
            <w:rPr>
              <w:lang w:val="en-US"/>
            </w:rPr>
          </w:rPrChange>
        </w:rPr>
        <w:t>13</w:t>
      </w:r>
    </w:p>
    <w:p>
      <w:pPr>
        <w:rPr>
          <w:rFonts w:ascii="Times New Roman" w:hAnsi="Times New Roman" w:cs="Times New Roman"/>
          <w:lang w:val="en-US"/>
          <w:rPrChange w:id="91" w:author="Favour Aina" w:date="2026-07-30T15:37:36Z">
            <w:rPr>
              <w:lang w:val="en-US"/>
            </w:rPr>
          </w:rPrChange>
        </w:rPr>
      </w:pPr>
      <w:r>
        <w:rPr>
          <w:rFonts w:ascii="Times New Roman" w:hAnsi="Times New Roman" w:cs="Times New Roman"/>
          <w:lang w:val="en-US"/>
          <w:rPrChange w:id="92" w:author="Favour Aina" w:date="2026-07-30T15:37:36Z">
            <w:rPr>
              <w:lang w:val="en-US"/>
            </w:rPr>
          </w:rPrChange>
        </w:rPr>
        <w:t>Lyt til mig til det sidste, så vil du snart få den løsning, der befrier dig for overvægten. Selv hvis du kun har de første tegn på fedme og skal tabe fem kilo. Selv hvis du er svært overvægtig og skal tabe tyve eller endda tres kilo. Uanset om du er fyrre eller halvfjerds år. Denne løsning passer til alle.</w:t>
      </w:r>
    </w:p>
    <w:p>
      <w:pPr>
        <w:rPr>
          <w:rFonts w:ascii="Times New Roman" w:hAnsi="Times New Roman" w:cs="Times New Roman"/>
          <w:lang w:val="en-US"/>
          <w:rPrChange w:id="93" w:author="Favour Aina" w:date="2026-07-30T15:37:36Z">
            <w:rPr>
              <w:lang w:val="en-US"/>
            </w:rPr>
          </w:rPrChange>
        </w:rPr>
      </w:pPr>
    </w:p>
    <w:p>
      <w:pPr>
        <w:rPr>
          <w:ins w:id="94" w:author="Favour Aina" w:date="2026-07-30T15:37:47Z"/>
          <w:rFonts w:ascii="Times New Roman" w:hAnsi="Times New Roman" w:cs="Times New Roman"/>
          <w:lang w:val="en-US"/>
        </w:rPr>
      </w:pPr>
      <w:ins w:id="95" w:author="Favour Aina" w:date="2026-07-30T15:37:47Z">
        <w:r>
          <w:rPr>
            <w:rFonts w:ascii="Times New Roman" w:hAnsi="Times New Roman" w:cs="Times New Roman"/>
            <w:lang w:val="en-US"/>
          </w:rPr>
          <w:br w:type="page"/>
        </w:r>
      </w:ins>
    </w:p>
    <w:p>
      <w:pPr>
        <w:rPr>
          <w:rFonts w:ascii="Times New Roman" w:hAnsi="Times New Roman" w:cs="Times New Roman"/>
          <w:lang w:val="en-US"/>
          <w:rPrChange w:id="96" w:author="Favour Aina" w:date="2026-07-30T15:37:36Z">
            <w:rPr>
              <w:lang w:val="en-US"/>
            </w:rPr>
          </w:rPrChange>
        </w:rPr>
      </w:pPr>
      <w:r>
        <w:rPr>
          <w:rFonts w:ascii="Times New Roman" w:hAnsi="Times New Roman" w:cs="Times New Roman"/>
          <w:lang w:val="en-US"/>
          <w:rPrChange w:id="97" w:author="Favour Aina" w:date="2026-07-30T15:37:36Z">
            <w:rPr>
              <w:lang w:val="en-US"/>
            </w:rPr>
          </w:rPrChange>
        </w:rPr>
        <w:t>14</w:t>
      </w:r>
    </w:p>
    <w:p>
      <w:pPr>
        <w:rPr>
          <w:rFonts w:ascii="Times New Roman" w:hAnsi="Times New Roman" w:cs="Times New Roman"/>
          <w:lang w:val="en-US"/>
          <w:rPrChange w:id="98" w:author="Favour Aina" w:date="2026-07-30T15:37:36Z">
            <w:rPr>
              <w:lang w:val="en-US"/>
            </w:rPr>
          </w:rPrChange>
        </w:rPr>
      </w:pPr>
      <w:r>
        <w:rPr>
          <w:rFonts w:ascii="Times New Roman" w:hAnsi="Times New Roman" w:cs="Times New Roman"/>
          <w:lang w:val="en-US"/>
          <w:rPrChange w:id="99" w:author="Favour Aina" w:date="2026-07-30T15:37:36Z">
            <w:rPr>
              <w:lang w:val="en-US"/>
            </w:rPr>
          </w:rPrChange>
        </w:rPr>
        <w:t>Ved du, at overvægt ikke kun betyder ekstra folder og ekstra centimeter, men også alvorlige helbredskomplikationer? Hjerte-kar-sygdomme, diabetes, problemer med leddene og konstant træthed. Og det mest tragiske er, at alt dette kunne have været undgået, hvis du havde valgt den rigtige tilgang fra begyndelsen.</w:t>
      </w:r>
    </w:p>
    <w:p>
      <w:pPr>
        <w:rPr>
          <w:rFonts w:ascii="Times New Roman" w:hAnsi="Times New Roman" w:cs="Times New Roman"/>
          <w:lang w:val="en-US"/>
          <w:rPrChange w:id="100" w:author="Favour Aina" w:date="2026-07-30T15:37:36Z">
            <w:rPr>
              <w:lang w:val="en-US"/>
            </w:rPr>
          </w:rPrChange>
        </w:rPr>
      </w:pPr>
    </w:p>
    <w:p>
      <w:pPr>
        <w:rPr>
          <w:rFonts w:ascii="Times New Roman" w:hAnsi="Times New Roman" w:cs="Times New Roman"/>
          <w:lang w:val="en-US"/>
          <w:rPrChange w:id="101" w:author="Favour Aina" w:date="2026-07-30T15:37:36Z">
            <w:rPr>
              <w:lang w:val="en-US"/>
            </w:rPr>
          </w:rPrChange>
        </w:rPr>
      </w:pPr>
      <w:r>
        <w:rPr>
          <w:rFonts w:ascii="Times New Roman" w:hAnsi="Times New Roman" w:cs="Times New Roman"/>
          <w:lang w:val="en-US"/>
          <w:rPrChange w:id="102" w:author="Favour Aina" w:date="2026-07-30T15:37:36Z">
            <w:rPr>
              <w:lang w:val="en-US"/>
            </w:rPr>
          </w:rPrChange>
        </w:rPr>
        <w:t>15</w:t>
      </w:r>
    </w:p>
    <w:p>
      <w:pPr>
        <w:rPr>
          <w:rFonts w:ascii="Times New Roman" w:hAnsi="Times New Roman" w:cs="Times New Roman"/>
          <w:lang w:val="en-US"/>
          <w:rPrChange w:id="103" w:author="Favour Aina" w:date="2026-07-30T15:37:36Z">
            <w:rPr>
              <w:lang w:val="en-US"/>
            </w:rPr>
          </w:rPrChange>
        </w:rPr>
      </w:pPr>
      <w:r>
        <w:rPr>
          <w:rFonts w:ascii="Times New Roman" w:hAnsi="Times New Roman" w:cs="Times New Roman"/>
          <w:lang w:val="en-US"/>
          <w:rPrChange w:id="104" w:author="Favour Aina" w:date="2026-07-30T15:37:36Z">
            <w:rPr>
              <w:lang w:val="en-US"/>
            </w:rPr>
          </w:rPrChange>
        </w:rPr>
        <w:t>Men systemet vil have, at du bliver ved med at være afhængig af midlertidige løsninger, aldrig bliver helt rask og hele tiden betaler penge til det. Du bliver tilbudt Ozempic, Wegovy, skadelige appetitdæmpende præparater og påtvunget nyttesløse diæter som ketodiæt, vegansk kost eller periodisk faste. Men ingen forklarer, hvorfor din krop er holdt op med selv at regulere vægten.</w:t>
      </w:r>
    </w:p>
    <w:p>
      <w:pPr>
        <w:rPr>
          <w:rFonts w:ascii="Times New Roman" w:hAnsi="Times New Roman" w:cs="Times New Roman"/>
          <w:lang w:val="en-US"/>
          <w:rPrChange w:id="105" w:author="Favour Aina" w:date="2026-07-30T15:37:36Z">
            <w:rPr>
              <w:lang w:val="en-US"/>
            </w:rPr>
          </w:rPrChange>
        </w:rPr>
      </w:pPr>
    </w:p>
    <w:p>
      <w:pPr>
        <w:rPr>
          <w:rFonts w:ascii="Times New Roman" w:hAnsi="Times New Roman" w:cs="Times New Roman"/>
          <w:lang w:val="en-US"/>
          <w:rPrChange w:id="106" w:author="Favour Aina" w:date="2026-07-30T15:37:36Z">
            <w:rPr>
              <w:lang w:val="en-US"/>
            </w:rPr>
          </w:rPrChange>
        </w:rPr>
      </w:pPr>
      <w:r>
        <w:rPr>
          <w:rFonts w:ascii="Times New Roman" w:hAnsi="Times New Roman" w:cs="Times New Roman"/>
          <w:lang w:val="en-US"/>
          <w:rPrChange w:id="107" w:author="Favour Aina" w:date="2026-07-30T15:37:36Z">
            <w:rPr>
              <w:lang w:val="en-US"/>
            </w:rPr>
          </w:rPrChange>
        </w:rPr>
        <w:t>16</w:t>
      </w:r>
    </w:p>
    <w:p>
      <w:pPr>
        <w:rPr>
          <w:rFonts w:ascii="Times New Roman" w:hAnsi="Times New Roman" w:cs="Times New Roman"/>
          <w:lang w:val="en-US"/>
          <w:rPrChange w:id="108" w:author="Favour Aina" w:date="2026-07-30T15:37:36Z">
            <w:rPr>
              <w:lang w:val="en-US"/>
            </w:rPr>
          </w:rPrChange>
        </w:rPr>
      </w:pPr>
      <w:r>
        <w:rPr>
          <w:rFonts w:ascii="Times New Roman" w:hAnsi="Times New Roman" w:cs="Times New Roman"/>
          <w:lang w:val="en-US"/>
          <w:rPrChange w:id="109" w:author="Favour Aina" w:date="2026-07-30T15:37:36Z">
            <w:rPr>
              <w:lang w:val="en-US"/>
            </w:rPr>
          </w:rPrChange>
        </w:rPr>
        <w:t>Millioner af mennesker i Danmark lever med overvægt eller fedme uden at forstå, hvor farligt det er, for det handler ikke kun om kiloene. Overvægt er en direkte vej til type to-diabetes, som ødelægger blodkar og nerver. Til alvorligt forhøjet blodtryk, som kan føre til et hjerteanfald eller et slagtilfælde og slå dig ihjel når som helst. Der er høj risiko for kræft i tyktarmen, leveren, bugspytkirtlen, brystet og andre organer. Hos mænd opstår der problemer med potensen, og hos kvinder falder libidoen. Det fører til usikkerhed og som følge deraf depression.</w:t>
      </w:r>
    </w:p>
    <w:p>
      <w:pPr>
        <w:rPr>
          <w:rFonts w:ascii="Times New Roman" w:hAnsi="Times New Roman" w:cs="Times New Roman"/>
          <w:lang w:val="en-US"/>
          <w:rPrChange w:id="110" w:author="Favour Aina" w:date="2026-07-30T15:37:36Z">
            <w:rPr>
              <w:lang w:val="en-US"/>
            </w:rPr>
          </w:rPrChange>
        </w:rPr>
      </w:pPr>
    </w:p>
    <w:p>
      <w:pPr>
        <w:rPr>
          <w:rFonts w:ascii="Times New Roman" w:hAnsi="Times New Roman" w:cs="Times New Roman"/>
          <w:lang w:val="en-US"/>
          <w:rPrChange w:id="111" w:author="Favour Aina" w:date="2026-07-30T15:37:36Z">
            <w:rPr>
              <w:lang w:val="en-US"/>
            </w:rPr>
          </w:rPrChange>
        </w:rPr>
      </w:pPr>
      <w:r>
        <w:rPr>
          <w:rFonts w:ascii="Times New Roman" w:hAnsi="Times New Roman" w:cs="Times New Roman"/>
          <w:lang w:val="en-US"/>
          <w:rPrChange w:id="112" w:author="Favour Aina" w:date="2026-07-30T15:37:36Z">
            <w:rPr>
              <w:lang w:val="en-US"/>
            </w:rPr>
          </w:rPrChange>
        </w:rPr>
        <w:t>17</w:t>
      </w:r>
    </w:p>
    <w:p>
      <w:pPr>
        <w:rPr>
          <w:rFonts w:ascii="Times New Roman" w:hAnsi="Times New Roman" w:cs="Times New Roman"/>
          <w:lang w:val="en-US"/>
          <w:rPrChange w:id="113" w:author="Favour Aina" w:date="2026-07-30T15:37:36Z">
            <w:rPr>
              <w:lang w:val="en-US"/>
            </w:rPr>
          </w:rPrChange>
        </w:rPr>
      </w:pPr>
      <w:r>
        <w:rPr>
          <w:rFonts w:ascii="Times New Roman" w:hAnsi="Times New Roman" w:cs="Times New Roman"/>
          <w:lang w:val="en-US"/>
          <w:rPrChange w:id="114" w:author="Favour Aina" w:date="2026-07-30T15:37:36Z">
            <w:rPr>
              <w:lang w:val="en-US"/>
            </w:rPr>
          </w:rPrChange>
        </w:rPr>
        <w:t>Hvad er hovedproblemet? Traditionelle metoder til vægttab, såsom Ozempic, træning i fitnesscentret og moderne diæter med løfter om hurtige resultater, skjuler kun problemet, men fjerner ikke den virkelige årsag. De genopretter ikke stofskiftet og renser ikke kroppen indefra. Derfor bliver din tilstand værre år efter år, afhængigheden af medicin og diæter vokser, og fedtet vender tilbage, så snart du stopper endnu en »mirakelplan«. Det er en langsom nedbrydning af kroppen. Men sådan behøver det ikke at være. Nu vil jeg vise dig, at der findes en anden vej.</w:t>
      </w:r>
    </w:p>
    <w:p>
      <w:pPr>
        <w:rPr>
          <w:rFonts w:ascii="Times New Roman" w:hAnsi="Times New Roman" w:cs="Times New Roman"/>
          <w:lang w:val="en-US"/>
          <w:rPrChange w:id="115" w:author="Favour Aina" w:date="2026-07-30T15:37:36Z">
            <w:rPr>
              <w:lang w:val="en-US"/>
            </w:rPr>
          </w:rPrChange>
        </w:rPr>
      </w:pPr>
    </w:p>
    <w:p>
      <w:pPr>
        <w:rPr>
          <w:rFonts w:ascii="Times New Roman" w:hAnsi="Times New Roman" w:cs="Times New Roman"/>
          <w:lang w:val="en-US"/>
          <w:rPrChange w:id="116" w:author="Favour Aina" w:date="2026-07-30T15:37:36Z">
            <w:rPr>
              <w:lang w:val="en-US"/>
            </w:rPr>
          </w:rPrChange>
        </w:rPr>
      </w:pPr>
      <w:r>
        <w:rPr>
          <w:rFonts w:ascii="Times New Roman" w:hAnsi="Times New Roman" w:cs="Times New Roman"/>
          <w:lang w:val="en-US"/>
          <w:rPrChange w:id="117" w:author="Favour Aina" w:date="2026-07-30T15:37:36Z">
            <w:rPr>
              <w:lang w:val="en-US"/>
            </w:rPr>
          </w:rPrChange>
        </w:rPr>
        <w:t>18</w:t>
      </w:r>
    </w:p>
    <w:p>
      <w:pPr>
        <w:rPr>
          <w:rFonts w:ascii="Times New Roman" w:hAnsi="Times New Roman" w:cs="Times New Roman"/>
          <w:lang w:val="en-US"/>
          <w:rPrChange w:id="118" w:author="Favour Aina" w:date="2026-07-30T15:37:36Z">
            <w:rPr>
              <w:lang w:val="en-US"/>
            </w:rPr>
          </w:rPrChange>
        </w:rPr>
      </w:pPr>
      <w:r>
        <w:rPr>
          <w:rFonts w:ascii="Times New Roman" w:hAnsi="Times New Roman" w:cs="Times New Roman"/>
          <w:lang w:val="en-US"/>
          <w:rPrChange w:id="119" w:author="Favour Aina" w:date="2026-07-30T15:37:36Z">
            <w:rPr>
              <w:lang w:val="en-US"/>
            </w:rPr>
          </w:rPrChange>
        </w:rPr>
        <w:t xml:space="preserve">Forestil dig, at du om fem minutter får den virkelige biologiske forklaring på din overvægt. En årsag, som ingen læge, diætist eller træner har forklaret dig. En årsag, der ikke hænger sammen med din alder, genetik eller livsstil, sådan som du hele tiden har fået at vide. Det skyldes heller ikke, at du spiser for meget fastfood eller har et stillesiddende arbejde. </w:t>
      </w:r>
      <w:ins w:id="120" w:author="Favour Aina" w:date="2026-07-30T15:46:31Z">
        <w:r>
          <w:rPr>
            <w:rFonts w:hint="default" w:ascii="Times New Roman" w:hAnsi="Times New Roman"/>
            <w:lang w:val="en-US"/>
          </w:rPr>
          <w:t>Og det skyldes bestemt ikke, at du ikke gør en stor nok indsats. Den egentlige årsag er, at dit stofskifte er gået i stå indefra.</w:t>
        </w:r>
      </w:ins>
      <w:del w:id="121" w:author="Favour Aina" w:date="2026-07-30T15:46:31Z">
        <w:r>
          <w:rPr>
            <w:rFonts w:ascii="Times New Roman" w:hAnsi="Times New Roman" w:cs="Times New Roman"/>
            <w:lang w:val="en-US"/>
            <w:rPrChange w:id="122" w:author="Favour Aina" w:date="2026-07-30T15:37:36Z">
              <w:rPr>
                <w:lang w:val="en-US"/>
              </w:rPr>
            </w:rPrChange>
          </w:rPr>
          <w:delText>Og det skyldes bestemt ikke, at du ikke prøver hårdt nok. Den virkelige årsag er, at dit stofskifte er blevet slukket indefra.</w:delText>
        </w:r>
      </w:del>
    </w:p>
    <w:p>
      <w:pPr>
        <w:rPr>
          <w:rFonts w:ascii="Times New Roman" w:hAnsi="Times New Roman" w:cs="Times New Roman"/>
          <w:lang w:val="en-US"/>
          <w:rPrChange w:id="124" w:author="Favour Aina" w:date="2026-07-30T15:37:36Z">
            <w:rPr>
              <w:lang w:val="en-US"/>
            </w:rPr>
          </w:rPrChange>
        </w:rPr>
      </w:pPr>
    </w:p>
    <w:p>
      <w:pPr>
        <w:rPr>
          <w:rFonts w:ascii="Times New Roman" w:hAnsi="Times New Roman" w:cs="Times New Roman"/>
          <w:lang w:val="en-US"/>
          <w:rPrChange w:id="125" w:author="Favour Aina" w:date="2026-07-30T15:37:36Z">
            <w:rPr>
              <w:lang w:val="en-US"/>
            </w:rPr>
          </w:rPrChange>
        </w:rPr>
      </w:pPr>
      <w:r>
        <w:rPr>
          <w:rFonts w:ascii="Times New Roman" w:hAnsi="Times New Roman" w:cs="Times New Roman"/>
          <w:lang w:val="en-US"/>
          <w:rPrChange w:id="126" w:author="Favour Aina" w:date="2026-07-30T15:37:36Z">
            <w:rPr>
              <w:lang w:val="en-US"/>
            </w:rPr>
          </w:rPrChange>
        </w:rPr>
        <w:t>19</w:t>
      </w:r>
    </w:p>
    <w:p>
      <w:pPr>
        <w:rPr>
          <w:rFonts w:ascii="Times New Roman" w:hAnsi="Times New Roman" w:cs="Times New Roman"/>
          <w:rPrChange w:id="127" w:author="Favour Aina" w:date="2026-07-30T15:37:36Z">
            <w:rPr/>
          </w:rPrChange>
        </w:rPr>
      </w:pPr>
      <w:r>
        <w:rPr>
          <w:rFonts w:ascii="Times New Roman" w:hAnsi="Times New Roman" w:cs="Times New Roman"/>
          <w:lang w:val="en-US"/>
          <w:rPrChange w:id="128" w:author="Favour Aina" w:date="2026-07-30T15:37:36Z">
            <w:rPr>
              <w:lang w:val="en-US"/>
            </w:rPr>
          </w:rPrChange>
        </w:rPr>
        <w:t xml:space="preserve">Men den gode nyhed er, at det kan sættes i gang igen. </w:t>
      </w:r>
      <w:r>
        <w:rPr>
          <w:rFonts w:ascii="Times New Roman" w:hAnsi="Times New Roman" w:cs="Times New Roman"/>
          <w:rPrChange w:id="129" w:author="Favour Aina" w:date="2026-07-30T15:37:36Z">
            <w:rPr/>
          </w:rPrChange>
        </w:rPr>
        <w:t>I denne video viser jeg dig, hvordan du genopretter dit naturlige stofskifte. Uden aggressive Ozempic-injektioner og uden bivirkninger som kvalme eller svaghed. Uden nyttesløse diæter, der kun udmatter dig og frarøver kroppen gavnlige vitaminer og sporstoffer. Jeg vil vise dig, hvordan tusindvis af danskere allerede lever uden frygt, uden medicin og uden sult.</w:t>
      </w:r>
    </w:p>
    <w:p>
      <w:pPr>
        <w:rPr>
          <w:rFonts w:ascii="Times New Roman" w:hAnsi="Times New Roman" w:cs="Times New Roman"/>
          <w:rPrChange w:id="130" w:author="Favour Aina" w:date="2026-07-30T15:37:36Z">
            <w:rPr/>
          </w:rPrChange>
        </w:rPr>
      </w:pPr>
    </w:p>
    <w:p>
      <w:pPr>
        <w:rPr>
          <w:rFonts w:ascii="Times New Roman" w:hAnsi="Times New Roman" w:cs="Times New Roman"/>
          <w:rPrChange w:id="131" w:author="Favour Aina" w:date="2026-07-30T15:37:36Z">
            <w:rPr/>
          </w:rPrChange>
        </w:rPr>
      </w:pPr>
      <w:r>
        <w:rPr>
          <w:rFonts w:ascii="Times New Roman" w:hAnsi="Times New Roman" w:cs="Times New Roman"/>
          <w:rPrChange w:id="132" w:author="Favour Aina" w:date="2026-07-30T15:37:36Z">
            <w:rPr/>
          </w:rPrChange>
        </w:rPr>
        <w:t>20</w:t>
      </w:r>
    </w:p>
    <w:p>
      <w:pPr>
        <w:rPr>
          <w:rFonts w:ascii="Times New Roman" w:hAnsi="Times New Roman" w:cs="Times New Roman"/>
          <w:rPrChange w:id="133" w:author="Favour Aina" w:date="2026-07-30T15:37:36Z">
            <w:rPr/>
          </w:rPrChange>
        </w:rPr>
      </w:pPr>
      <w:r>
        <w:rPr>
          <w:rFonts w:ascii="Times New Roman" w:hAnsi="Times New Roman" w:cs="Times New Roman"/>
          <w:rPrChange w:id="134" w:author="Favour Aina" w:date="2026-07-30T15:37:36Z">
            <w:rPr/>
          </w:rPrChange>
        </w:rPr>
        <w:t>Alt sammen takket være en hundrede procent naturlig løsning, der er videnskabeligt underbygget og ignoreret af medicinalindustrien. Lyder det for godt til at være sandt? Det tænkte tusindvis af mennesker også, indtil de prøvede det.</w:t>
      </w:r>
    </w:p>
    <w:p>
      <w:pPr>
        <w:rPr>
          <w:rFonts w:ascii="Times New Roman" w:hAnsi="Times New Roman" w:cs="Times New Roman"/>
          <w:rPrChange w:id="135" w:author="Favour Aina" w:date="2026-07-30T15:37:36Z">
            <w:rPr/>
          </w:rPrChange>
        </w:rPr>
      </w:pPr>
    </w:p>
    <w:p>
      <w:pPr>
        <w:rPr>
          <w:rFonts w:ascii="Times New Roman" w:hAnsi="Times New Roman" w:cs="Times New Roman"/>
          <w:rPrChange w:id="136" w:author="Favour Aina" w:date="2026-07-30T15:37:36Z">
            <w:rPr/>
          </w:rPrChange>
        </w:rPr>
      </w:pPr>
      <w:r>
        <w:rPr>
          <w:rFonts w:ascii="Times New Roman" w:hAnsi="Times New Roman" w:cs="Times New Roman"/>
          <w:rPrChange w:id="137" w:author="Favour Aina" w:date="2026-07-30T15:37:36Z">
            <w:rPr/>
          </w:rPrChange>
        </w:rPr>
        <w:t>21</w:t>
      </w:r>
    </w:p>
    <w:p>
      <w:pPr>
        <w:rPr>
          <w:rFonts w:ascii="Times New Roman" w:hAnsi="Times New Roman" w:cs="Times New Roman"/>
          <w:rPrChange w:id="138" w:author="Favour Aina" w:date="2026-07-30T15:37:36Z">
            <w:rPr/>
          </w:rPrChange>
        </w:rPr>
      </w:pPr>
      <w:r>
        <w:rPr>
          <w:rFonts w:ascii="Times New Roman" w:hAnsi="Times New Roman" w:cs="Times New Roman"/>
          <w:rPrChange w:id="139" w:author="Favour Aina" w:date="2026-07-30T15:37:36Z">
            <w:rPr/>
          </w:rPrChange>
        </w:rPr>
        <w:t>Bliv hos mig til slutningen. Jeg lover ikke mirakler. Jeg lover dig den sandhed, som ingen hidtil har fortalt dig. I løbet af de næste minutter begynder den vigtigste forandring i dit liv.</w:t>
      </w:r>
    </w:p>
    <w:p>
      <w:pPr>
        <w:rPr>
          <w:rFonts w:ascii="Times New Roman" w:hAnsi="Times New Roman" w:cs="Times New Roman"/>
          <w:rPrChange w:id="140" w:author="Favour Aina" w:date="2026-07-30T15:37:36Z">
            <w:rPr/>
          </w:rPrChange>
        </w:rPr>
      </w:pPr>
    </w:p>
    <w:p>
      <w:pPr>
        <w:rPr>
          <w:rFonts w:ascii="Times New Roman" w:hAnsi="Times New Roman" w:cs="Times New Roman"/>
          <w:rPrChange w:id="141" w:author="Favour Aina" w:date="2026-07-30T15:37:36Z">
            <w:rPr/>
          </w:rPrChange>
        </w:rPr>
      </w:pPr>
      <w:r>
        <w:rPr>
          <w:rFonts w:ascii="Times New Roman" w:hAnsi="Times New Roman" w:cs="Times New Roman"/>
          <w:rPrChange w:id="142" w:author="Favour Aina" w:date="2026-07-30T15:37:36Z">
            <w:rPr/>
          </w:rPrChange>
        </w:rPr>
        <w:t>22</w:t>
      </w:r>
    </w:p>
    <w:p>
      <w:pPr>
        <w:rPr>
          <w:rFonts w:ascii="Times New Roman" w:hAnsi="Times New Roman" w:cs="Times New Roman"/>
          <w:rPrChange w:id="143" w:author="Favour Aina" w:date="2026-07-30T15:37:36Z">
            <w:rPr/>
          </w:rPrChange>
        </w:rPr>
      </w:pPr>
      <w:r>
        <w:rPr>
          <w:rFonts w:ascii="Times New Roman" w:hAnsi="Times New Roman" w:cs="Times New Roman"/>
          <w:rPrChange w:id="144" w:author="Favour Aina" w:date="2026-07-30T15:37:36Z">
            <w:rPr/>
          </w:rPrChange>
        </w:rPr>
        <w:t>Som jeg allerede har sagt, er jeg forsker og professor i klinisk metabolisme. Jeg har mere end halvtreds års erfaring med patienter i klinisk praksis, og min metode hjælper allerede aktivt mennesker i Danmark.</w:t>
      </w:r>
    </w:p>
    <w:p>
      <w:pPr>
        <w:rPr>
          <w:rFonts w:ascii="Times New Roman" w:hAnsi="Times New Roman" w:cs="Times New Roman"/>
          <w:rPrChange w:id="145" w:author="Favour Aina" w:date="2026-07-30T15:37:36Z">
            <w:rPr/>
          </w:rPrChange>
        </w:rPr>
      </w:pPr>
    </w:p>
    <w:p>
      <w:pPr>
        <w:rPr>
          <w:rFonts w:ascii="Times New Roman" w:hAnsi="Times New Roman" w:cs="Times New Roman"/>
          <w:rPrChange w:id="146" w:author="Favour Aina" w:date="2026-07-30T15:37:36Z">
            <w:rPr/>
          </w:rPrChange>
        </w:rPr>
      </w:pPr>
      <w:r>
        <w:rPr>
          <w:rFonts w:ascii="Times New Roman" w:hAnsi="Times New Roman" w:cs="Times New Roman"/>
          <w:rPrChange w:id="147" w:author="Favour Aina" w:date="2026-07-30T15:37:36Z">
            <w:rPr/>
          </w:rPrChange>
        </w:rPr>
        <w:t>23</w:t>
      </w:r>
    </w:p>
    <w:p>
      <w:pPr>
        <w:rPr>
          <w:rFonts w:ascii="Times New Roman" w:hAnsi="Times New Roman" w:cs="Times New Roman"/>
          <w:rPrChange w:id="148" w:author="Favour Aina" w:date="2026-07-30T15:37:36Z">
            <w:rPr/>
          </w:rPrChange>
        </w:rPr>
      </w:pPr>
      <w:r>
        <w:rPr>
          <w:rFonts w:ascii="Times New Roman" w:hAnsi="Times New Roman" w:cs="Times New Roman"/>
          <w:rPrChange w:id="149" w:author="Favour Aina" w:date="2026-07-30T15:37:36Z">
            <w:rPr/>
          </w:rPrChange>
        </w:rPr>
        <w:t>I de første år af min praksis fulgte jeg protokollerne, ordinerede Ozempic og Wegovy, anbefalede diæter og rådede patienterne til at bevæge sig mere. Jeg troede på systemet. Men der var noget, jeg ikke kunne ignorere. Mine patienter tabte sig ikke. De overlevede bare.</w:t>
      </w:r>
    </w:p>
    <w:p>
      <w:pPr>
        <w:rPr>
          <w:rFonts w:ascii="Times New Roman" w:hAnsi="Times New Roman" w:cs="Times New Roman"/>
          <w:rPrChange w:id="150" w:author="Favour Aina" w:date="2026-07-30T15:37:36Z">
            <w:rPr/>
          </w:rPrChange>
        </w:rPr>
      </w:pPr>
    </w:p>
    <w:p>
      <w:pPr>
        <w:rPr>
          <w:rFonts w:ascii="Times New Roman" w:hAnsi="Times New Roman" w:cs="Times New Roman"/>
          <w:rPrChange w:id="151" w:author="Favour Aina" w:date="2026-07-30T15:37:36Z">
            <w:rPr/>
          </w:rPrChange>
        </w:rPr>
      </w:pPr>
      <w:r>
        <w:rPr>
          <w:rFonts w:ascii="Times New Roman" w:hAnsi="Times New Roman" w:cs="Times New Roman"/>
          <w:rPrChange w:id="152" w:author="Favour Aina" w:date="2026-07-30T15:37:36Z">
            <w:rPr/>
          </w:rPrChange>
        </w:rPr>
        <w:t>24</w:t>
      </w:r>
    </w:p>
    <w:p>
      <w:pPr>
        <w:rPr>
          <w:rFonts w:ascii="Times New Roman" w:hAnsi="Times New Roman" w:cs="Times New Roman"/>
          <w:rPrChange w:id="153" w:author="Favour Aina" w:date="2026-07-30T15:37:36Z">
            <w:rPr/>
          </w:rPrChange>
        </w:rPr>
      </w:pPr>
      <w:r>
        <w:rPr>
          <w:rFonts w:ascii="Times New Roman" w:hAnsi="Times New Roman" w:cs="Times New Roman"/>
          <w:rPrChange w:id="154" w:author="Favour Aina" w:date="2026-07-30T15:37:36Z">
            <w:rPr/>
          </w:rPrChange>
        </w:rPr>
        <w:t>For hvert år fik de brug for flere injektioner, flere begrænsninger og større anstrengelser. Jeg så mennesker miste deres helbred, energi og selvtillid og synke ned i depression. Jeg så, hvordan overvægt førte til ledsmerter, alvorlige helbredsproblemer og konstant træthed. Og jeg stillede mig selv spørgsmålet: Hvad er meningen med at tilbyde en løsning, hvis personen fortsat lider?</w:t>
      </w:r>
    </w:p>
    <w:p>
      <w:pPr>
        <w:rPr>
          <w:rFonts w:ascii="Times New Roman" w:hAnsi="Times New Roman" w:cs="Times New Roman"/>
          <w:rPrChange w:id="155" w:author="Favour Aina" w:date="2026-07-30T15:37:36Z">
            <w:rPr/>
          </w:rPrChange>
        </w:rPr>
      </w:pPr>
    </w:p>
    <w:p>
      <w:pPr>
        <w:rPr>
          <w:rFonts w:ascii="Times New Roman" w:hAnsi="Times New Roman" w:cs="Times New Roman"/>
          <w:rPrChange w:id="156" w:author="Favour Aina" w:date="2026-07-30T15:37:36Z">
            <w:rPr/>
          </w:rPrChange>
        </w:rPr>
      </w:pPr>
      <w:r>
        <w:rPr>
          <w:rFonts w:ascii="Times New Roman" w:hAnsi="Times New Roman" w:cs="Times New Roman"/>
          <w:rPrChange w:id="157" w:author="Favour Aina" w:date="2026-07-30T15:37:36Z">
            <w:rPr/>
          </w:rPrChange>
        </w:rPr>
        <w:t>25</w:t>
      </w:r>
    </w:p>
    <w:p>
      <w:pPr>
        <w:rPr>
          <w:rFonts w:ascii="Times New Roman" w:hAnsi="Times New Roman" w:cs="Times New Roman"/>
          <w:rPrChange w:id="158" w:author="Favour Aina" w:date="2026-07-30T15:37:36Z">
            <w:rPr/>
          </w:rPrChange>
        </w:rPr>
      </w:pPr>
      <w:r>
        <w:rPr>
          <w:rFonts w:ascii="Times New Roman" w:hAnsi="Times New Roman" w:cs="Times New Roman"/>
          <w:rPrChange w:id="159" w:author="Favour Aina" w:date="2026-07-30T15:37:36Z">
            <w:rPr/>
          </w:rPrChange>
        </w:rPr>
        <w:t>For tre år siden besluttede jeg, at jeg ikke længere kun ville bekæmpe symptomerne. Jeg begyndte at lede efter de virkelige, dybereliggende årsager til overvægt. Jeg samarbejdede med forskere fra Tyskland, USA og Japan. Og det, jeg opdagede, vendte fuldstændig op og ned på alt, hvad vi hidtil havde vidst.</w:t>
      </w:r>
    </w:p>
    <w:p>
      <w:pPr>
        <w:rPr>
          <w:rFonts w:ascii="Times New Roman" w:hAnsi="Times New Roman" w:cs="Times New Roman"/>
          <w:rPrChange w:id="160" w:author="Favour Aina" w:date="2026-07-30T15:37:36Z">
            <w:rPr/>
          </w:rPrChange>
        </w:rPr>
      </w:pPr>
    </w:p>
    <w:p>
      <w:pPr>
        <w:rPr>
          <w:rFonts w:ascii="Times New Roman" w:hAnsi="Times New Roman" w:cs="Times New Roman"/>
          <w:rPrChange w:id="161" w:author="Favour Aina" w:date="2026-07-30T15:37:36Z">
            <w:rPr/>
          </w:rPrChange>
        </w:rPr>
      </w:pPr>
      <w:r>
        <w:rPr>
          <w:rFonts w:ascii="Times New Roman" w:hAnsi="Times New Roman" w:cs="Times New Roman"/>
          <w:rPrChange w:id="162" w:author="Favour Aina" w:date="2026-07-30T15:37:36Z">
            <w:rPr/>
          </w:rPrChange>
        </w:rPr>
        <w:t>26</w:t>
      </w:r>
    </w:p>
    <w:p>
      <w:pPr>
        <w:rPr>
          <w:rFonts w:ascii="Times New Roman" w:hAnsi="Times New Roman" w:cs="Times New Roman"/>
          <w:rPrChange w:id="163" w:author="Favour Aina" w:date="2026-07-30T15:37:36Z">
            <w:rPr/>
          </w:rPrChange>
        </w:rPr>
      </w:pPr>
      <w:r>
        <w:rPr>
          <w:rFonts w:ascii="Times New Roman" w:hAnsi="Times New Roman" w:cs="Times New Roman"/>
          <w:rPrChange w:id="164" w:author="Favour Aina" w:date="2026-07-30T15:37:36Z">
            <w:rPr/>
          </w:rPrChange>
        </w:rPr>
        <w:t>Jeg fandt en skjult biologisk årsag, som hverken Ozempic eller moderne diæter løser. Takket være denne opdagelse har tusindvis af mine patienter tabt sig og er ikke længere afhængige af injektioner og sult. Og det er netop det, jeg vil dele med dig. Jeg er ikke blogger og ikke sælger af tomme løfter. Jeg er læge og tro mod sandheden, selv når den er ubehagelig. Lyt til det, jeg siger. Det kan spare dig for mange års skuffelser og give dig livet tilbage.</w:t>
      </w:r>
    </w:p>
    <w:p>
      <w:pPr>
        <w:rPr>
          <w:rFonts w:ascii="Times New Roman" w:hAnsi="Times New Roman" w:cs="Times New Roman"/>
          <w:rPrChange w:id="165" w:author="Favour Aina" w:date="2026-07-30T15:37:36Z">
            <w:rPr/>
          </w:rPrChange>
        </w:rPr>
      </w:pPr>
    </w:p>
    <w:p>
      <w:pPr>
        <w:rPr>
          <w:rFonts w:ascii="Times New Roman" w:hAnsi="Times New Roman" w:cs="Times New Roman"/>
          <w:rPrChange w:id="166" w:author="Favour Aina" w:date="2026-07-30T15:37:36Z">
            <w:rPr/>
          </w:rPrChange>
        </w:rPr>
      </w:pPr>
      <w:r>
        <w:rPr>
          <w:rFonts w:ascii="Times New Roman" w:hAnsi="Times New Roman" w:cs="Times New Roman"/>
          <w:rPrChange w:id="167" w:author="Favour Aina" w:date="2026-07-30T15:37:36Z">
            <w:rPr/>
          </w:rPrChange>
        </w:rPr>
        <w:t>27</w:t>
      </w:r>
    </w:p>
    <w:p>
      <w:pPr>
        <w:rPr>
          <w:rFonts w:ascii="Times New Roman" w:hAnsi="Times New Roman" w:cs="Times New Roman"/>
          <w:rPrChange w:id="168" w:author="Favour Aina" w:date="2026-07-30T15:37:36Z">
            <w:rPr/>
          </w:rPrChange>
        </w:rPr>
      </w:pPr>
      <w:r>
        <w:rPr>
          <w:rFonts w:ascii="Times New Roman" w:hAnsi="Times New Roman" w:cs="Times New Roman"/>
          <w:rPrChange w:id="169" w:author="Favour Aina" w:date="2026-07-30T15:37:36Z">
            <w:rPr/>
          </w:rPrChange>
        </w:rPr>
        <w:t>I årevis har vi fået at vide, at overvægt skyldes overspisning, en stillesiddende livsstil eller dårlig genetik. Men sandheden er, at det kun er toppen af isbjerget. Den virkelige årsag ligger i en skjult, dybtgående proces, som rammer millioner af mennesker. Det er en kronisk betændelsestilstand i cellerne, der forstyrrer stofskiftet og får kroppen til at ophobe fedt. Efter femogtrediveårsalderen bliver denne betændelsestilstand stærkere.</w:t>
      </w:r>
    </w:p>
    <w:p>
      <w:pPr>
        <w:rPr>
          <w:rFonts w:ascii="Times New Roman" w:hAnsi="Times New Roman" w:cs="Times New Roman"/>
          <w:rPrChange w:id="170" w:author="Favour Aina" w:date="2026-07-30T15:37:36Z">
            <w:rPr/>
          </w:rPrChange>
        </w:rPr>
      </w:pPr>
    </w:p>
    <w:p>
      <w:pPr>
        <w:rPr>
          <w:rFonts w:ascii="Times New Roman" w:hAnsi="Times New Roman" w:cs="Times New Roman"/>
          <w:rPrChange w:id="171" w:author="Favour Aina" w:date="2026-07-30T15:37:36Z">
            <w:rPr/>
          </w:rPrChange>
        </w:rPr>
      </w:pPr>
      <w:r>
        <w:rPr>
          <w:rFonts w:ascii="Times New Roman" w:hAnsi="Times New Roman" w:cs="Times New Roman"/>
          <w:rPrChange w:id="172" w:author="Favour Aina" w:date="2026-07-30T15:37:36Z">
            <w:rPr/>
          </w:rPrChange>
        </w:rPr>
        <w:t>28</w:t>
      </w:r>
    </w:p>
    <w:p>
      <w:pPr>
        <w:rPr>
          <w:rFonts w:ascii="Times New Roman" w:hAnsi="Times New Roman" w:cs="Times New Roman"/>
          <w:rPrChange w:id="173" w:author="Favour Aina" w:date="2026-07-30T15:37:36Z">
            <w:rPr/>
          </w:rPrChange>
        </w:rPr>
      </w:pPr>
      <w:r>
        <w:rPr>
          <w:rFonts w:ascii="Times New Roman" w:hAnsi="Times New Roman" w:cs="Times New Roman"/>
          <w:rPrChange w:id="174" w:author="Favour Aina" w:date="2026-07-30T15:37:36Z">
            <w:rPr/>
          </w:rPrChange>
        </w:rPr>
        <w:t>Hvad forårsager denne betændelsestilstand? En række biokemiske mangler, som sætter kroppen i overlevelsestilstand. Den første er mangel på krom, et vigtigt sporstof, der regulerer stofskiftet af fedt og kulhydrater og forbedrer cellernes følsomhed over for insulin. I dag registreres denne mangel hos mere end syvogfirs procent af danskerne.</w:t>
      </w:r>
    </w:p>
    <w:p>
      <w:pPr>
        <w:rPr>
          <w:rFonts w:ascii="Times New Roman" w:hAnsi="Times New Roman" w:cs="Times New Roman"/>
          <w:rPrChange w:id="175" w:author="Favour Aina" w:date="2026-07-30T15:37:36Z">
            <w:rPr/>
          </w:rPrChange>
        </w:rPr>
      </w:pPr>
    </w:p>
    <w:p>
      <w:pPr>
        <w:rPr>
          <w:rFonts w:ascii="Times New Roman" w:hAnsi="Times New Roman" w:cs="Times New Roman"/>
          <w:rPrChange w:id="176" w:author="Favour Aina" w:date="2026-07-30T15:37:36Z">
            <w:rPr/>
          </w:rPrChange>
        </w:rPr>
      </w:pPr>
      <w:r>
        <w:rPr>
          <w:rFonts w:ascii="Times New Roman" w:hAnsi="Times New Roman" w:cs="Times New Roman"/>
          <w:rPrChange w:id="177" w:author="Favour Aina" w:date="2026-07-30T15:37:36Z">
            <w:rPr/>
          </w:rPrChange>
        </w:rPr>
        <w:t>29</w:t>
      </w:r>
    </w:p>
    <w:p>
      <w:pPr>
        <w:rPr>
          <w:rFonts w:ascii="Times New Roman" w:hAnsi="Times New Roman" w:cs="Times New Roman"/>
          <w:rPrChange w:id="178" w:author="Favour Aina" w:date="2026-07-30T15:37:36Z">
            <w:rPr/>
          </w:rPrChange>
        </w:rPr>
      </w:pPr>
      <w:r>
        <w:rPr>
          <w:rFonts w:ascii="Times New Roman" w:hAnsi="Times New Roman" w:cs="Times New Roman"/>
          <w:rPrChange w:id="179" w:author="Favour Aina" w:date="2026-07-30T15:37:36Z">
            <w:rPr/>
          </w:rPrChange>
        </w:rPr>
        <w:t>Det andet er et lavt niveau af plantebaserede antioxidanter, hvilket betyder, at cellerne reagerer dårligt på signaler om sult og mæthed.</w:t>
      </w:r>
    </w:p>
    <w:p>
      <w:pPr>
        <w:rPr>
          <w:rFonts w:ascii="Times New Roman" w:hAnsi="Times New Roman" w:cs="Times New Roman"/>
          <w:rPrChange w:id="180" w:author="Favour Aina" w:date="2026-07-30T15:37:36Z">
            <w:rPr/>
          </w:rPrChange>
        </w:rPr>
      </w:pPr>
    </w:p>
    <w:p>
      <w:pPr>
        <w:rPr>
          <w:rFonts w:ascii="Times New Roman" w:hAnsi="Times New Roman" w:cs="Times New Roman"/>
          <w:rPrChange w:id="181" w:author="Favour Aina" w:date="2026-07-30T15:37:36Z">
            <w:rPr/>
          </w:rPrChange>
        </w:rPr>
      </w:pPr>
      <w:r>
        <w:rPr>
          <w:rFonts w:ascii="Times New Roman" w:hAnsi="Times New Roman" w:cs="Times New Roman"/>
          <w:rPrChange w:id="182" w:author="Favour Aina" w:date="2026-07-30T15:37:36Z">
            <w:rPr/>
          </w:rPrChange>
        </w:rPr>
        <w:t>30</w:t>
      </w:r>
    </w:p>
    <w:p>
      <w:pPr>
        <w:rPr>
          <w:rFonts w:ascii="Times New Roman" w:hAnsi="Times New Roman" w:cs="Times New Roman"/>
          <w:rPrChange w:id="183" w:author="Favour Aina" w:date="2026-07-30T15:37:36Z">
            <w:rPr/>
          </w:rPrChange>
        </w:rPr>
      </w:pPr>
      <w:r>
        <w:rPr>
          <w:rFonts w:ascii="Times New Roman" w:hAnsi="Times New Roman" w:cs="Times New Roman"/>
          <w:rPrChange w:id="184" w:author="Favour Aina" w:date="2026-07-30T15:37:36Z">
            <w:rPr/>
          </w:rPrChange>
        </w:rPr>
        <w:t>Det tredje er en forurenet tarm som følge af overdreven eksponering for antibiotika i kød samt pesticider og nitrater i grøntsager, frugt og andre varer fra supermarkederne. Det blokerer optagelsen af nødvendige mikronæringsstoffer.</w:t>
      </w:r>
    </w:p>
    <w:p>
      <w:pPr>
        <w:rPr>
          <w:rFonts w:ascii="Times New Roman" w:hAnsi="Times New Roman" w:cs="Times New Roman"/>
          <w:rPrChange w:id="185" w:author="Favour Aina" w:date="2026-07-30T15:37:36Z">
            <w:rPr/>
          </w:rPrChange>
        </w:rPr>
      </w:pPr>
    </w:p>
    <w:p>
      <w:pPr>
        <w:rPr>
          <w:rFonts w:ascii="Times New Roman" w:hAnsi="Times New Roman" w:cs="Times New Roman"/>
          <w:rPrChange w:id="186" w:author="Favour Aina" w:date="2026-07-30T15:37:36Z">
            <w:rPr/>
          </w:rPrChange>
        </w:rPr>
      </w:pPr>
      <w:r>
        <w:rPr>
          <w:rFonts w:ascii="Times New Roman" w:hAnsi="Times New Roman" w:cs="Times New Roman"/>
          <w:rPrChange w:id="187" w:author="Favour Aina" w:date="2026-07-30T15:37:36Z">
            <w:rPr/>
          </w:rPrChange>
        </w:rPr>
        <w:t>31</w:t>
      </w:r>
    </w:p>
    <w:p>
      <w:pPr>
        <w:rPr>
          <w:rFonts w:ascii="Times New Roman" w:hAnsi="Times New Roman" w:cs="Times New Roman"/>
          <w:rPrChange w:id="188" w:author="Favour Aina" w:date="2026-07-30T15:37:36Z">
            <w:rPr/>
          </w:rPrChange>
        </w:rPr>
      </w:pPr>
      <w:r>
        <w:rPr>
          <w:rFonts w:ascii="Times New Roman" w:hAnsi="Times New Roman" w:cs="Times New Roman"/>
          <w:rPrChange w:id="189" w:author="Favour Aina" w:date="2026-07-30T15:37:36Z">
            <w:rPr/>
          </w:rPrChange>
        </w:rPr>
        <w:t>Alt dette skaber en ond cirkel: forstyrret stofskifte, flere fedtdepoter og mere træthed. Stærkere trang til mad og voksende afhængighed af Ozempic. Nyttesløse diæter, som giver kroppen endnu færre af de nødvendige sporstoffer og stadig færre resultater. Det er netop derfor, at alt det, du tidligere har prøvet, ikke virkede.</w:t>
      </w:r>
    </w:p>
    <w:p>
      <w:pPr>
        <w:rPr>
          <w:rFonts w:ascii="Times New Roman" w:hAnsi="Times New Roman" w:cs="Times New Roman"/>
          <w:rPrChange w:id="190" w:author="Favour Aina" w:date="2026-07-30T15:37:36Z">
            <w:rPr/>
          </w:rPrChange>
        </w:rPr>
      </w:pPr>
    </w:p>
    <w:p>
      <w:pPr>
        <w:rPr>
          <w:rFonts w:ascii="Times New Roman" w:hAnsi="Times New Roman" w:cs="Times New Roman"/>
          <w:rPrChange w:id="191" w:author="Favour Aina" w:date="2026-07-30T15:37:36Z">
            <w:rPr/>
          </w:rPrChange>
        </w:rPr>
      </w:pPr>
      <w:r>
        <w:rPr>
          <w:rFonts w:ascii="Times New Roman" w:hAnsi="Times New Roman" w:cs="Times New Roman"/>
          <w:rPrChange w:id="192" w:author="Favour Aina" w:date="2026-07-30T15:37:36Z">
            <w:rPr/>
          </w:rPrChange>
        </w:rPr>
        <w:t>32</w:t>
      </w:r>
    </w:p>
    <w:p>
      <w:pPr>
        <w:rPr>
          <w:del w:id="193" w:author="Favour Aina" w:date="2026-07-30T15:48:10Z"/>
          <w:rFonts w:ascii="Times New Roman" w:hAnsi="Times New Roman" w:cs="Times New Roman"/>
          <w:rPrChange w:id="194" w:author="Favour Aina" w:date="2026-07-30T15:37:36Z">
            <w:rPr>
              <w:del w:id="195" w:author="Favour Aina" w:date="2026-07-30T15:48:10Z"/>
            </w:rPr>
          </w:rPrChange>
        </w:rPr>
      </w:pPr>
      <w:r>
        <w:rPr>
          <w:rFonts w:ascii="Times New Roman" w:hAnsi="Times New Roman" w:cs="Times New Roman"/>
          <w:rPrChange w:id="196" w:author="Favour Aina" w:date="2026-07-30T15:37:36Z">
            <w:rPr/>
          </w:rPrChange>
        </w:rPr>
        <w:t xml:space="preserve">Men det vigtigste er at forstå, at overvægt ikke er en permanent tilstand. Det er et midlertidigt problem, som kan rettes, hvis man påvirker årsagen indefra. Du behøver ikke at være permanent afhængig af injektioner eller moderne diæter. </w:t>
      </w:r>
      <w:ins w:id="197" w:author="Favour Aina" w:date="2026-07-30T15:48:10Z">
        <w:r>
          <w:rPr>
            <w:rFonts w:hint="default" w:ascii="Times New Roman" w:hAnsi="Times New Roman"/>
          </w:rPr>
          <w:t>Du skal sætte gang i dit stofskifte igen og fjerne kronisk betændelse. Når det sker, vil din indre balance genoprettes naturligt. I næste afsnit vil jeg vise dig, hvordan du gør dette effektivt ved hjælp af ingredienser fra naturen, som du nemt kan finde. Se på disse glade mennesker. De har genoprettet deres stofskifte på naturlig vis:</w:t>
        </w:r>
      </w:ins>
      <w:del w:id="198" w:author="Favour Aina" w:date="2026-07-30T15:48:10Z">
        <w:r>
          <w:rPr>
            <w:rFonts w:ascii="Times New Roman" w:hAnsi="Times New Roman" w:cs="Times New Roman"/>
            <w:rPrChange w:id="199" w:author="Favour Aina" w:date="2026-07-30T15:37:36Z">
              <w:rPr/>
            </w:rPrChange>
          </w:rPr>
          <w:delText>Du skal genstarte stofskiftet og fjerne den kroniske betændelsestilstand. Så vil den indre balance genoprette sig selv. I næste del viser jeg dig, hvordan du effektivt kan gøre det ved hjælp af ingredienser, som naturen har givet os, og som du nemt kan finde. Se på disse glade mennesker. De har genoprettet deres stofskifte på en naturlig måde:</w:delText>
        </w:r>
      </w:del>
    </w:p>
    <w:p>
      <w:pPr>
        <w:rPr>
          <w:rFonts w:ascii="Times New Roman" w:hAnsi="Times New Roman" w:cs="Times New Roman"/>
          <w:rPrChange w:id="201" w:author="Favour Aina" w:date="2026-07-30T15:37:36Z">
            <w:rPr/>
          </w:rPrChange>
        </w:rPr>
      </w:pPr>
    </w:p>
    <w:p>
      <w:pPr>
        <w:rPr>
          <w:rFonts w:ascii="Times New Roman" w:hAnsi="Times New Roman" w:cs="Times New Roman"/>
          <w:rPrChange w:id="202" w:author="Favour Aina" w:date="2026-07-30T15:37:36Z">
            <w:rPr/>
          </w:rPrChange>
        </w:rPr>
      </w:pPr>
      <w:r>
        <w:rPr>
          <w:rFonts w:ascii="Times New Roman" w:hAnsi="Times New Roman" w:cs="Times New Roman"/>
          <w:rPrChange w:id="203" w:author="Favour Aina" w:date="2026-07-30T15:37:36Z">
            <w:rPr/>
          </w:rPrChange>
        </w:rPr>
        <w:t>33</w:t>
      </w:r>
    </w:p>
    <w:p>
      <w:pPr>
        <w:rPr>
          <w:rFonts w:ascii="Times New Roman" w:hAnsi="Times New Roman" w:cs="Times New Roman"/>
          <w:rPrChange w:id="204" w:author="Favour Aina" w:date="2026-07-30T15:37:36Z">
            <w:rPr/>
          </w:rPrChange>
        </w:rPr>
      </w:pPr>
      <w:r>
        <w:rPr>
          <w:rFonts w:ascii="Times New Roman" w:hAnsi="Times New Roman" w:cs="Times New Roman"/>
          <w:rPrChange w:id="205" w:author="Favour Aina" w:date="2026-07-30T15:37:36Z">
            <w:rPr/>
          </w:rPrChange>
        </w:rPr>
        <w:t>Anmeldelse et, mand omkring halvtreds til tres år:</w:t>
      </w:r>
    </w:p>
    <w:p>
      <w:pPr>
        <w:rPr>
          <w:rFonts w:ascii="Times New Roman" w:hAnsi="Times New Roman" w:cs="Times New Roman"/>
          <w:rPrChange w:id="206" w:author="Favour Aina" w:date="2026-07-30T15:37:36Z">
            <w:rPr/>
          </w:rPrChange>
        </w:rPr>
      </w:pPr>
      <w:r>
        <w:rPr>
          <w:rFonts w:ascii="Times New Roman" w:hAnsi="Times New Roman" w:cs="Times New Roman"/>
          <w:rPrChange w:id="207" w:author="Favour Aina" w:date="2026-07-30T15:37:36Z">
            <w:rPr/>
          </w:rPrChange>
        </w:rPr>
        <w:t>Jeg var en {idiot}, fordi jeg ikke prøvede det med det samme, da min kone hørte om doktor Bente Klarlund Pedersens system. Efter jeg fyldte fyrre, begyndte jeg hurtigt at tage på. Mine ben gjorde meget ondt, jeg kunne ikke gå langt, jeg fik forhøjet blodtryk, havde ofte hovedpine og problemer med potensen. Jeg prøvede forskellige diæter og sultede mig selv, men det hjalp kun midlertidigt. Min kone overtalte mig til at prøve dette system. Allerede efter to uger tabte jeg de første ni kilo. Efter yderligere otteogtyve dage havde jeg tabt sytten kilo. Jeg fortsatte kuren, og nu er jeg fuldstændig rask. Jeg har masser af energi. Mit hjerte arbejder frit, mit blodtryk er blevet normalt, og i det intime fungerer alt perfekt. Det føles, som om jeg er begyndt på et nyt liv.</w:t>
      </w:r>
    </w:p>
    <w:p>
      <w:pPr>
        <w:rPr>
          <w:rFonts w:ascii="Times New Roman" w:hAnsi="Times New Roman" w:cs="Times New Roman"/>
          <w:rPrChange w:id="208" w:author="Favour Aina" w:date="2026-07-30T15:37:36Z">
            <w:rPr/>
          </w:rPrChange>
        </w:rPr>
      </w:pPr>
    </w:p>
    <w:p>
      <w:pPr>
        <w:rPr>
          <w:rFonts w:ascii="Times New Roman" w:hAnsi="Times New Roman" w:cs="Times New Roman"/>
          <w:rPrChange w:id="209" w:author="Favour Aina" w:date="2026-07-30T15:37:36Z">
            <w:rPr/>
          </w:rPrChange>
        </w:rPr>
      </w:pPr>
      <w:r>
        <w:rPr>
          <w:rFonts w:ascii="Times New Roman" w:hAnsi="Times New Roman" w:cs="Times New Roman"/>
          <w:rPrChange w:id="210" w:author="Favour Aina" w:date="2026-07-30T15:37:36Z">
            <w:rPr/>
          </w:rPrChange>
        </w:rPr>
        <w:t>34</w:t>
      </w:r>
    </w:p>
    <w:p>
      <w:pPr>
        <w:rPr>
          <w:rFonts w:ascii="Times New Roman" w:hAnsi="Times New Roman" w:cs="Times New Roman"/>
          <w:rPrChange w:id="211" w:author="Favour Aina" w:date="2026-07-30T15:37:36Z">
            <w:rPr/>
          </w:rPrChange>
        </w:rPr>
      </w:pPr>
      <w:r>
        <w:rPr>
          <w:rFonts w:ascii="Times New Roman" w:hAnsi="Times New Roman" w:cs="Times New Roman"/>
          <w:rPrChange w:id="212" w:author="Favour Aina" w:date="2026-07-30T15:37:36Z">
            <w:rPr/>
          </w:rPrChange>
        </w:rPr>
        <w:t>Anmeldelse to, kvinde omkring femogtres til halvfjerds år, helst ældre:</w:t>
      </w:r>
    </w:p>
    <w:p>
      <w:pPr>
        <w:rPr>
          <w:rFonts w:ascii="Times New Roman" w:hAnsi="Times New Roman" w:cs="Times New Roman"/>
          <w:rPrChange w:id="213" w:author="Favour Aina" w:date="2026-07-30T15:37:36Z">
            <w:rPr/>
          </w:rPrChange>
        </w:rPr>
      </w:pPr>
      <w:r>
        <w:rPr>
          <w:rFonts w:ascii="Times New Roman" w:hAnsi="Times New Roman" w:cs="Times New Roman"/>
          <w:rPrChange w:id="214" w:author="Favour Aina" w:date="2026-07-30T15:37:36Z">
            <w:rPr/>
          </w:rPrChange>
        </w:rPr>
        <w:t>Det overflødige fedt ødelagde mig i femten år. Jeg fik mange helbredsproblemer. Jeg fik diagnosen forhøjet blodtryk og senere prædiabetes. Lægerne sagde, at overvægten var årsagen. Jeg fik ordineret Ozempic, som gav mig kvalme og kun gjorde det hele værre. Derefter kom strenge diæter og gåture om aftenen, men intet af det gav resultater. Min søn reddede mig. Han insisterede på, at jeg skulle prøve doktor Bente Klarlund Pedersens opskrift. Jeg brugte to minutter om dagen, og allerede efter nitten dage havde jeg tabt de første ti kilo. Efter syvogtredive dage havde jeg tabt toogtyve kilo. Nu, efter mange lange år, føler jeg mig igen levende, sund og fuld af energi. Min familie bekymrer sig ikke længere om min fremtid.</w:t>
      </w:r>
    </w:p>
    <w:p>
      <w:pPr>
        <w:rPr>
          <w:rFonts w:ascii="Times New Roman" w:hAnsi="Times New Roman" w:cs="Times New Roman"/>
          <w:rPrChange w:id="215" w:author="Favour Aina" w:date="2026-07-30T15:37:36Z">
            <w:rPr/>
          </w:rPrChange>
        </w:rPr>
      </w:pPr>
    </w:p>
    <w:p>
      <w:pPr>
        <w:rPr>
          <w:rFonts w:ascii="Times New Roman" w:hAnsi="Times New Roman" w:cs="Times New Roman"/>
          <w:rPrChange w:id="216" w:author="Favour Aina" w:date="2026-07-30T15:37:36Z">
            <w:rPr/>
          </w:rPrChange>
        </w:rPr>
      </w:pPr>
      <w:r>
        <w:rPr>
          <w:rFonts w:ascii="Times New Roman" w:hAnsi="Times New Roman" w:cs="Times New Roman"/>
          <w:rPrChange w:id="217" w:author="Favour Aina" w:date="2026-07-30T15:37:36Z">
            <w:rPr/>
          </w:rPrChange>
        </w:rPr>
        <w:t>35</w:t>
      </w:r>
    </w:p>
    <w:p>
      <w:pPr>
        <w:rPr>
          <w:rFonts w:ascii="Times New Roman" w:hAnsi="Times New Roman" w:cs="Times New Roman"/>
          <w:rPrChange w:id="218" w:author="Favour Aina" w:date="2026-07-30T15:37:36Z">
            <w:rPr/>
          </w:rPrChange>
        </w:rPr>
      </w:pPr>
      <w:r>
        <w:rPr>
          <w:rFonts w:ascii="Times New Roman" w:hAnsi="Times New Roman" w:cs="Times New Roman"/>
          <w:rPrChange w:id="219" w:author="Favour Aina" w:date="2026-07-30T15:37:36Z">
            <w:rPr/>
          </w:rPrChange>
        </w:rPr>
        <w:t>Anmeldelse tre, kvinde omkring halvtreds til femoghalvtreds år:</w:t>
      </w:r>
    </w:p>
    <w:p>
      <w:pPr>
        <w:rPr>
          <w:rFonts w:ascii="Times New Roman" w:hAnsi="Times New Roman" w:cs="Times New Roman"/>
          <w:rPrChange w:id="220" w:author="Favour Aina" w:date="2026-07-30T15:37:36Z">
            <w:rPr/>
          </w:rPrChange>
        </w:rPr>
      </w:pPr>
      <w:r>
        <w:rPr>
          <w:rFonts w:ascii="Times New Roman" w:hAnsi="Times New Roman" w:cs="Times New Roman"/>
          <w:rPrChange w:id="221" w:author="Favour Aina" w:date="2026-07-30T15:37:36Z">
            <w:rPr/>
          </w:rPrChange>
        </w:rPr>
        <w:t>Doktor, helt ærligt, De reddede mit ægteskab. Jeg tog meget på, min mand holdt op med at lægge mærke til mig, og vi havde næsten ingen intimitet. Overvægten ødelagde min selvtillid, min kvindelighed og mit ægteskab. Da jeg prøvede Deres system, var jeg desperat. Men allerede på en måned tabte jeg sytten kilo. Jeg fortsatte, og efter halvtreds dage havde jeg tabt femogtredive kilo. Jeg tabte mig ikke bare. Jeg fik min selvtillid, min energi og mig selv tilbage. Min mand ser nu på mig med den samme interesse, som om vi begge var tyve år igen. Det er en fantastisk følelse at være attraktiv igen.</w:t>
      </w:r>
    </w:p>
    <w:p>
      <w:pPr>
        <w:rPr>
          <w:rFonts w:ascii="Times New Roman" w:hAnsi="Times New Roman" w:cs="Times New Roman"/>
          <w:rPrChange w:id="222" w:author="Favour Aina" w:date="2026-07-30T15:37:36Z">
            <w:rPr/>
          </w:rPrChange>
        </w:rPr>
      </w:pPr>
    </w:p>
    <w:p>
      <w:pPr>
        <w:rPr>
          <w:rFonts w:ascii="Times New Roman" w:hAnsi="Times New Roman" w:cs="Times New Roman"/>
          <w:rPrChange w:id="223" w:author="Favour Aina" w:date="2026-07-30T15:37:36Z">
            <w:rPr/>
          </w:rPrChange>
        </w:rPr>
      </w:pPr>
      <w:r>
        <w:rPr>
          <w:rFonts w:ascii="Times New Roman" w:hAnsi="Times New Roman" w:cs="Times New Roman"/>
          <w:rPrChange w:id="224" w:author="Favour Aina" w:date="2026-07-30T15:37:36Z">
            <w:rPr/>
          </w:rPrChange>
        </w:rPr>
        <w:t>36</w:t>
      </w:r>
    </w:p>
    <w:p>
      <w:pPr>
        <w:rPr>
          <w:rFonts w:ascii="Times New Roman" w:hAnsi="Times New Roman" w:cs="Times New Roman"/>
          <w:rPrChange w:id="225" w:author="Favour Aina" w:date="2026-07-30T15:37:36Z">
            <w:rPr/>
          </w:rPrChange>
        </w:rPr>
      </w:pPr>
      <w:r>
        <w:rPr>
          <w:rFonts w:ascii="Times New Roman" w:hAnsi="Times New Roman" w:cs="Times New Roman"/>
          <w:rPrChange w:id="226" w:author="Favour Aina" w:date="2026-07-30T15:37:36Z">
            <w:rPr/>
          </w:rPrChange>
        </w:rPr>
        <w:t>Læge:</w:t>
      </w:r>
    </w:p>
    <w:p>
      <w:pPr>
        <w:rPr>
          <w:rFonts w:ascii="Times New Roman" w:hAnsi="Times New Roman" w:cs="Times New Roman"/>
          <w:rPrChange w:id="227" w:author="Favour Aina" w:date="2026-07-30T15:37:36Z">
            <w:rPr/>
          </w:rPrChange>
        </w:rPr>
      </w:pPr>
      <w:r>
        <w:rPr>
          <w:rFonts w:ascii="Times New Roman" w:hAnsi="Times New Roman" w:cs="Times New Roman"/>
          <w:rPrChange w:id="228" w:author="Favour Aina" w:date="2026-07-30T15:37:36Z">
            <w:rPr/>
          </w:rPrChange>
        </w:rPr>
        <w:t>Efter i mange år at have set, hvordan traditionelle metoder til vægttab, Ozempic og nyttesløse diæter ikke giver langsigtede resultater, besluttede vi at finde en naturlig og effektiv løsning, der rammer selve roden til problemet med overvægt, nemlig problemet, som skyldes en kronisk betændelsestilstand i cellerne.</w:t>
      </w:r>
    </w:p>
    <w:p>
      <w:pPr>
        <w:rPr>
          <w:rFonts w:ascii="Times New Roman" w:hAnsi="Times New Roman" w:cs="Times New Roman"/>
          <w:rPrChange w:id="229" w:author="Favour Aina" w:date="2026-07-30T15:37:36Z">
            <w:rPr/>
          </w:rPrChange>
        </w:rPr>
      </w:pPr>
    </w:p>
    <w:p>
      <w:pPr>
        <w:rPr>
          <w:rFonts w:ascii="Times New Roman" w:hAnsi="Times New Roman" w:cs="Times New Roman"/>
          <w:rPrChange w:id="230" w:author="Favour Aina" w:date="2026-07-30T15:37:36Z">
            <w:rPr/>
          </w:rPrChange>
        </w:rPr>
      </w:pPr>
      <w:r>
        <w:rPr>
          <w:rFonts w:ascii="Times New Roman" w:hAnsi="Times New Roman" w:cs="Times New Roman"/>
          <w:rPrChange w:id="231" w:author="Favour Aina" w:date="2026-07-30T15:37:36Z">
            <w:rPr/>
          </w:rPrChange>
        </w:rPr>
        <w:t>37</w:t>
      </w:r>
    </w:p>
    <w:p>
      <w:pPr>
        <w:rPr>
          <w:rFonts w:ascii="Times New Roman" w:hAnsi="Times New Roman" w:cs="Times New Roman"/>
          <w:rPrChange w:id="232" w:author="Favour Aina" w:date="2026-07-30T15:37:36Z">
            <w:rPr/>
          </w:rPrChange>
        </w:rPr>
      </w:pPr>
      <w:r>
        <w:rPr>
          <w:rFonts w:ascii="Times New Roman" w:hAnsi="Times New Roman" w:cs="Times New Roman"/>
          <w:rPrChange w:id="233" w:author="Favour Aina" w:date="2026-07-30T15:37:36Z">
            <w:rPr/>
          </w:rPrChange>
        </w:rPr>
        <w:t>Sådan opstod det system, som jeg modtog en statsudmærkelse for inden for medicin, og som allerede har hjulpet sytten tusind mænd og kvinder i Danmark med at tabe de overflødige kilo og igen begynde at leve et lykkeligt og fuldgyldigt liv. Overvægt bliver aldrig mere deres problem.</w:t>
      </w:r>
    </w:p>
    <w:p>
      <w:pPr>
        <w:rPr>
          <w:rFonts w:ascii="Times New Roman" w:hAnsi="Times New Roman" w:cs="Times New Roman"/>
          <w:rPrChange w:id="234" w:author="Favour Aina" w:date="2026-07-30T15:37:36Z">
            <w:rPr/>
          </w:rPrChange>
        </w:rPr>
      </w:pPr>
    </w:p>
    <w:p>
      <w:pPr>
        <w:rPr>
          <w:rFonts w:ascii="Times New Roman" w:hAnsi="Times New Roman" w:cs="Times New Roman"/>
          <w:rPrChange w:id="235" w:author="Favour Aina" w:date="2026-07-30T15:37:36Z">
            <w:rPr/>
          </w:rPrChange>
        </w:rPr>
      </w:pPr>
      <w:r>
        <w:rPr>
          <w:rFonts w:ascii="Times New Roman" w:hAnsi="Times New Roman" w:cs="Times New Roman"/>
          <w:rPrChange w:id="236" w:author="Favour Aina" w:date="2026-07-30T15:37:36Z">
            <w:rPr/>
          </w:rPrChange>
        </w:rPr>
        <w:t>38</w:t>
      </w:r>
    </w:p>
    <w:p>
      <w:pPr>
        <w:rPr>
          <w:rFonts w:ascii="Times New Roman" w:hAnsi="Times New Roman" w:cs="Times New Roman"/>
          <w:rPrChange w:id="237" w:author="Favour Aina" w:date="2026-07-30T15:37:36Z">
            <w:rPr/>
          </w:rPrChange>
        </w:rPr>
      </w:pPr>
      <w:r>
        <w:rPr>
          <w:rFonts w:ascii="Times New Roman" w:hAnsi="Times New Roman" w:cs="Times New Roman"/>
          <w:rPrChange w:id="238" w:author="Favour Aina" w:date="2026-07-30T15:37:36Z">
            <w:rPr/>
          </w:rPrChange>
        </w:rPr>
        <w:t>Det er ikke endnu et multivitamin, kosttilskud eller detoxprodukt. Det er en præcis kombination af fire naturlige komponenter, som vi udvalgte sammen med førende forskere fra Tyskland, USA og Japan på grund af deres klinisk dokumenterede virkning. Det er ligegyldigt, om du er fyrre eller endda halvfjerds år. Det er ligegyldigt, om du skal tabe fem, ti eller endda tres kilo. Det er ligegyldigt, hvad du elsker at spise, eller hvilken livsstil du har. Denne opskrift passer til alle, og her er, hvad den består af:</w:t>
      </w:r>
    </w:p>
    <w:p>
      <w:pPr>
        <w:rPr>
          <w:rFonts w:ascii="Times New Roman" w:hAnsi="Times New Roman" w:cs="Times New Roman"/>
          <w:rPrChange w:id="239" w:author="Favour Aina" w:date="2026-07-30T15:37:36Z">
            <w:rPr/>
          </w:rPrChange>
        </w:rPr>
      </w:pPr>
    </w:p>
    <w:p>
      <w:pPr>
        <w:rPr>
          <w:rFonts w:ascii="Times New Roman" w:hAnsi="Times New Roman" w:cs="Times New Roman"/>
          <w:rPrChange w:id="240" w:author="Favour Aina" w:date="2026-07-30T15:37:36Z">
            <w:rPr/>
          </w:rPrChange>
        </w:rPr>
      </w:pPr>
      <w:r>
        <w:rPr>
          <w:rFonts w:ascii="Times New Roman" w:hAnsi="Times New Roman" w:cs="Times New Roman"/>
          <w:rPrChange w:id="241" w:author="Favour Aina" w:date="2026-07-30T15:37:36Z">
            <w:rPr/>
          </w:rPrChange>
        </w:rPr>
        <w:t>39</w:t>
      </w:r>
    </w:p>
    <w:p>
      <w:pPr>
        <w:rPr>
          <w:rFonts w:ascii="Times New Roman" w:hAnsi="Times New Roman" w:cs="Times New Roman"/>
          <w:rPrChange w:id="242" w:author="Favour Aina" w:date="2026-07-30T15:37:36Z">
            <w:rPr/>
          </w:rPrChange>
        </w:rPr>
      </w:pPr>
      <w:r>
        <w:rPr>
          <w:rFonts w:ascii="Times New Roman" w:hAnsi="Times New Roman" w:cs="Times New Roman"/>
          <w:rPrChange w:id="243" w:author="Favour Aina" w:date="2026-07-30T15:37:36Z">
            <w:rPr/>
          </w:rPrChange>
        </w:rPr>
        <w:t>Banaba-ekstrakt er en legendarisk plante fra Sydøstasien, som healere i århundreder har brugt til at genoprette kroppens kromniveau. Den aktiverer øjeblikkeligt det »sovende« stofskifte. Kroppen begynder selv at regulere niveauet af fedt og kulhydrater. Undersøgelser viser, at den på en naturlig måde reducerer overdreven appetit syv gange kraftigere end Ozempic.</w:t>
      </w:r>
    </w:p>
    <w:p>
      <w:pPr>
        <w:rPr>
          <w:rFonts w:ascii="Times New Roman" w:hAnsi="Times New Roman" w:cs="Times New Roman"/>
          <w:rPrChange w:id="244" w:author="Favour Aina" w:date="2026-07-30T15:37:36Z">
            <w:rPr/>
          </w:rPrChange>
        </w:rPr>
      </w:pPr>
    </w:p>
    <w:p>
      <w:pPr>
        <w:rPr>
          <w:rFonts w:ascii="Times New Roman" w:hAnsi="Times New Roman" w:cs="Times New Roman"/>
          <w:rPrChange w:id="245" w:author="Favour Aina" w:date="2026-07-30T15:37:36Z">
            <w:rPr/>
          </w:rPrChange>
        </w:rPr>
      </w:pPr>
      <w:r>
        <w:rPr>
          <w:rFonts w:ascii="Times New Roman" w:hAnsi="Times New Roman" w:cs="Times New Roman"/>
          <w:rPrChange w:id="246" w:author="Favour Aina" w:date="2026-07-30T15:37:36Z">
            <w:rPr/>
          </w:rPrChange>
        </w:rPr>
        <w:t>40</w:t>
      </w:r>
    </w:p>
    <w:p>
      <w:pPr>
        <w:rPr>
          <w:rFonts w:ascii="Times New Roman" w:hAnsi="Times New Roman" w:cs="Times New Roman"/>
          <w:rPrChange w:id="247" w:author="Favour Aina" w:date="2026-07-30T15:37:36Z">
            <w:rPr/>
          </w:rPrChange>
        </w:rPr>
      </w:pPr>
      <w:r>
        <w:rPr>
          <w:rFonts w:ascii="Times New Roman" w:hAnsi="Times New Roman" w:cs="Times New Roman"/>
          <w:rPrChange w:id="248" w:author="Favour Aina" w:date="2026-07-30T15:37:36Z">
            <w:rPr/>
          </w:rPrChange>
        </w:rPr>
        <w:t>Ekstrakt af gul ananas indeholder et kraftigt enzym, som genopretter tarmfloraen og hjælper kroppen med at optage nødvendige sporstoffer, vitaminer og mineraler. Det deaktiverer ophobede antibiotika, nitrater og pesticider. Det standser ophobningen af fedt og hjælper kroppen med at forbrænde fedtdepoter på en naturlig måde.</w:t>
      </w:r>
    </w:p>
    <w:p>
      <w:pPr>
        <w:rPr>
          <w:rFonts w:ascii="Times New Roman" w:hAnsi="Times New Roman" w:cs="Times New Roman"/>
          <w:rPrChange w:id="249" w:author="Favour Aina" w:date="2026-07-30T15:37:36Z">
            <w:rPr/>
          </w:rPrChange>
        </w:rPr>
      </w:pPr>
    </w:p>
    <w:p>
      <w:pPr>
        <w:rPr>
          <w:rFonts w:ascii="Times New Roman" w:hAnsi="Times New Roman" w:cs="Times New Roman"/>
          <w:rPrChange w:id="250" w:author="Favour Aina" w:date="2026-07-30T15:37:36Z">
            <w:rPr/>
          </w:rPrChange>
        </w:rPr>
      </w:pPr>
      <w:r>
        <w:rPr>
          <w:rFonts w:ascii="Times New Roman" w:hAnsi="Times New Roman" w:cs="Times New Roman"/>
          <w:rPrChange w:id="251" w:author="Favour Aina" w:date="2026-07-30T15:37:36Z">
            <w:rPr/>
          </w:rPrChange>
        </w:rPr>
        <w:t>41</w:t>
      </w:r>
    </w:p>
    <w:p>
      <w:pPr>
        <w:rPr>
          <w:rFonts w:ascii="Times New Roman" w:hAnsi="Times New Roman" w:cs="Times New Roman"/>
          <w:rPrChange w:id="252" w:author="Favour Aina" w:date="2026-07-30T15:37:36Z">
            <w:rPr/>
          </w:rPrChange>
        </w:rPr>
      </w:pPr>
      <w:r>
        <w:rPr>
          <w:rFonts w:ascii="Times New Roman" w:hAnsi="Times New Roman" w:cs="Times New Roman"/>
          <w:rPrChange w:id="253" w:author="Favour Aina" w:date="2026-07-30T15:37:36Z">
            <w:rPr/>
          </w:rPrChange>
        </w:rPr>
        <w:t>Ekstrakt af kumquatkerner er en naturlig regulator af stofskiftet. Det genopretter cellernes optagelse af næringsstoffer. Det renser kroppen for frie radikaler, skadeligt kolesterol og giftstoffer, som har ophobet sig gennem årene, så kroppen igen frit kan forbrænde det overflødige fedt.</w:t>
      </w:r>
    </w:p>
    <w:p>
      <w:pPr>
        <w:rPr>
          <w:rFonts w:ascii="Times New Roman" w:hAnsi="Times New Roman" w:cs="Times New Roman"/>
          <w:rPrChange w:id="254" w:author="Favour Aina" w:date="2026-07-30T15:37:36Z">
            <w:rPr/>
          </w:rPrChange>
        </w:rPr>
      </w:pPr>
    </w:p>
    <w:p>
      <w:pPr>
        <w:rPr>
          <w:rFonts w:ascii="Times New Roman" w:hAnsi="Times New Roman" w:cs="Times New Roman"/>
          <w:rPrChange w:id="255" w:author="Favour Aina" w:date="2026-07-30T15:37:36Z">
            <w:rPr/>
          </w:rPrChange>
        </w:rPr>
      </w:pPr>
      <w:r>
        <w:rPr>
          <w:rFonts w:ascii="Times New Roman" w:hAnsi="Times New Roman" w:cs="Times New Roman"/>
          <w:rPrChange w:id="256" w:author="Favour Aina" w:date="2026-07-30T15:37:36Z">
            <w:rPr/>
          </w:rPrChange>
        </w:rPr>
        <w:t>42</w:t>
      </w:r>
    </w:p>
    <w:p>
      <w:pPr>
        <w:rPr>
          <w:del w:id="257" w:author="Favour Aina" w:date="2026-07-30T15:52:33Z"/>
          <w:rFonts w:ascii="Times New Roman" w:hAnsi="Times New Roman" w:cs="Times New Roman"/>
          <w:rPrChange w:id="258" w:author="Favour Aina" w:date="2026-07-30T15:37:36Z">
            <w:rPr>
              <w:del w:id="259" w:author="Favour Aina" w:date="2026-07-30T15:52:33Z"/>
            </w:rPr>
          </w:rPrChange>
        </w:rPr>
      </w:pPr>
      <w:ins w:id="260" w:author="Favour Aina" w:date="2026-07-30T15:52:33Z">
        <w:r>
          <w:rPr>
            <w:rFonts w:hint="default" w:ascii="Times New Roman" w:hAnsi="Times New Roman"/>
          </w:rPr>
          <w:t>Hindbærbladekstrakt indeholder polyfenoler, der aktiverer lipolyse og fedtforbrænding i fedtvævet. Fedtet i kroppen begynder at {smelte} og omdannes til energi. Det fremskynder stofskiftet og optimerer produktionen af energi og serotonin. Som følge heraf styrkes immunforsvaret, energiniveauet stiger, humøret forbedres, og vægttabsprocessen forløber skånsomt og uden stress.</w:t>
        </w:r>
      </w:ins>
      <w:del w:id="261" w:author="Favour Aina" w:date="2026-07-30T15:52:33Z">
        <w:r>
          <w:rPr>
            <w:rFonts w:ascii="Times New Roman" w:hAnsi="Times New Roman" w:cs="Times New Roman"/>
            <w:rPrChange w:id="262" w:author="Favour Aina" w:date="2026-07-30T15:37:36Z">
              <w:rPr/>
            </w:rPrChange>
          </w:rPr>
          <w:delText>Ekstrakt af hindbærblade indeholder polyfenoler, som aktiverer lipolyse og fedtoxidation i fedtvævet. Fedtet i kroppen begynder at {smelte} og bliver omdannet til energi. Ekstraktet accelererer stofskiftet og optimerer produktionen af energi og serotonin. Det styrker immunforsvaret, giver energi, forbedrer humøret og gør, at vægttabet foregår skånsomt og uden stress.</w:delText>
        </w:r>
      </w:del>
    </w:p>
    <w:p>
      <w:pPr>
        <w:rPr>
          <w:rFonts w:ascii="Times New Roman" w:hAnsi="Times New Roman" w:cs="Times New Roman"/>
          <w:rPrChange w:id="264" w:author="Favour Aina" w:date="2026-07-30T15:37:36Z">
            <w:rPr/>
          </w:rPrChange>
        </w:rPr>
      </w:pPr>
    </w:p>
    <w:p>
      <w:pPr>
        <w:rPr>
          <w:rFonts w:ascii="Times New Roman" w:hAnsi="Times New Roman" w:cs="Times New Roman"/>
          <w:rPrChange w:id="265" w:author="Favour Aina" w:date="2026-07-30T15:37:36Z">
            <w:rPr/>
          </w:rPrChange>
        </w:rPr>
      </w:pPr>
      <w:r>
        <w:rPr>
          <w:rFonts w:ascii="Times New Roman" w:hAnsi="Times New Roman" w:cs="Times New Roman"/>
          <w:rPrChange w:id="266" w:author="Favour Aina" w:date="2026-07-30T15:37:36Z">
            <w:rPr/>
          </w:rPrChange>
        </w:rPr>
        <w:t>43</w:t>
      </w:r>
    </w:p>
    <w:p>
      <w:pPr>
        <w:rPr>
          <w:rFonts w:ascii="Times New Roman" w:hAnsi="Times New Roman" w:cs="Times New Roman"/>
          <w:rPrChange w:id="267" w:author="Favour Aina" w:date="2026-07-30T15:37:36Z">
            <w:rPr/>
          </w:rPrChange>
        </w:rPr>
      </w:pPr>
      <w:r>
        <w:rPr>
          <w:rFonts w:ascii="Times New Roman" w:hAnsi="Times New Roman" w:cs="Times New Roman"/>
          <w:rPrChange w:id="268" w:author="Favour Aina" w:date="2026-07-30T15:37:36Z">
            <w:rPr/>
          </w:rPrChange>
        </w:rPr>
        <w:t>For første gang har vi forenet disse fire komponenter synergisk i nøjagtige proportioner i ét samlet kompleks, så de forstærker hinandens virkning. Uden kemi, som vores krop allerede er udmattet af. Uden giftstoffer. Uden at overbelaste leveren. Det er en hundrede procent naturlig og sikker formel. Vi anvendte kun de ekstrakter, som naturen giver os, og som er maksimalt forenelige med vores krop. Formålet er ikke at påvirke symptomerne, men selve den virkelige årsag til overvægten.</w:t>
      </w:r>
    </w:p>
    <w:p>
      <w:pPr>
        <w:rPr>
          <w:rFonts w:ascii="Times New Roman" w:hAnsi="Times New Roman" w:cs="Times New Roman"/>
          <w:rPrChange w:id="269" w:author="Favour Aina" w:date="2026-07-30T15:37:36Z">
            <w:rPr/>
          </w:rPrChange>
        </w:rPr>
      </w:pPr>
    </w:p>
    <w:p>
      <w:pPr>
        <w:rPr>
          <w:rFonts w:ascii="Times New Roman" w:hAnsi="Times New Roman" w:cs="Times New Roman"/>
          <w:rPrChange w:id="270" w:author="Favour Aina" w:date="2026-07-30T15:37:36Z">
            <w:rPr/>
          </w:rPrChange>
        </w:rPr>
      </w:pPr>
      <w:r>
        <w:rPr>
          <w:rFonts w:ascii="Times New Roman" w:hAnsi="Times New Roman" w:cs="Times New Roman"/>
          <w:rPrChange w:id="271" w:author="Favour Aina" w:date="2026-07-30T15:37:36Z">
            <w:rPr/>
          </w:rPrChange>
        </w:rPr>
        <w:t>44</w:t>
      </w:r>
    </w:p>
    <w:p>
      <w:pPr>
        <w:rPr>
          <w:rFonts w:ascii="Times New Roman" w:hAnsi="Times New Roman" w:cs="Times New Roman"/>
          <w:rPrChange w:id="272" w:author="Favour Aina" w:date="2026-07-30T15:37:36Z">
            <w:rPr/>
          </w:rPrChange>
        </w:rPr>
      </w:pPr>
      <w:r>
        <w:rPr>
          <w:rFonts w:ascii="Times New Roman" w:hAnsi="Times New Roman" w:cs="Times New Roman"/>
          <w:rPrChange w:id="273" w:author="Favour Aina" w:date="2026-07-30T15:37:36Z">
            <w:rPr/>
          </w:rPrChange>
        </w:rPr>
        <w:t>Se på de virkelige data. Sytten tusind mennesker gennemførte denne kur. Ni tusind tre hundrede og syvoghalvfjerds kvinder og syv tusind seks hundrede og treogtyve mænd. Deres alder varierede fra femogtredive til firs år. Syvogtredive procent havde svær fedme med mellem tyve og tres kilos overvægt. Tre tusind otte hundrede og syvoghalvfjerds mennesker havde allergier og øget følsomhed, og de gennemførte kuren uden en eneste negativ reaktion. Fire tusind to hundrede og fireoghalvfems mennesker led af prædiabetes eller diabetes, og efter kuren oplevede de en markant reduktion af det diabetiske fedt og en forbedring af deres tilstand.</w:t>
      </w:r>
    </w:p>
    <w:p>
      <w:pPr>
        <w:rPr>
          <w:rFonts w:ascii="Times New Roman" w:hAnsi="Times New Roman" w:cs="Times New Roman"/>
          <w:rPrChange w:id="274" w:author="Favour Aina" w:date="2026-07-30T15:37:36Z">
            <w:rPr/>
          </w:rPrChange>
        </w:rPr>
      </w:pPr>
    </w:p>
    <w:p>
      <w:pPr>
        <w:rPr>
          <w:rFonts w:ascii="Times New Roman" w:hAnsi="Times New Roman" w:cs="Times New Roman"/>
          <w:rPrChange w:id="275" w:author="Favour Aina" w:date="2026-07-30T15:37:36Z">
            <w:rPr/>
          </w:rPrChange>
        </w:rPr>
      </w:pPr>
      <w:r>
        <w:rPr>
          <w:rFonts w:ascii="Times New Roman" w:hAnsi="Times New Roman" w:cs="Times New Roman"/>
          <w:rPrChange w:id="276" w:author="Favour Aina" w:date="2026-07-30T15:37:36Z">
            <w:rPr/>
          </w:rPrChange>
        </w:rPr>
        <w:t>44.1</w:t>
      </w:r>
    </w:p>
    <w:p>
      <w:pPr>
        <w:rPr>
          <w:rFonts w:ascii="Times New Roman" w:hAnsi="Times New Roman" w:cs="Times New Roman"/>
          <w:rPrChange w:id="277" w:author="Favour Aina" w:date="2026-07-30T15:37:36Z">
            <w:rPr/>
          </w:rPrChange>
        </w:rPr>
      </w:pPr>
      <w:r>
        <w:rPr>
          <w:rFonts w:ascii="Times New Roman" w:hAnsi="Times New Roman" w:cs="Times New Roman"/>
          <w:rPrChange w:id="278" w:author="Favour Aina" w:date="2026-07-30T15:37:36Z">
            <w:rPr/>
          </w:rPrChange>
        </w:rPr>
        <w:t>Og nu til det vigtigste: resultatet. Syvogfirs procent tabte mellem ti og atten kilo allerede i løbet af de første tredive dage. Resten havde brug for lidt mere tid, nemlig yderligere to til fire uger. Og det er helt normalt. For vi skaber ikke en illusion om et hurtigt mirakel. Vi sætter en proces i gang, som virkelig virker. Og det er ikke enkeltstående tilfælde. Det er et system. Hør, hvad de siger:</w:t>
      </w:r>
    </w:p>
    <w:p>
      <w:pPr>
        <w:rPr>
          <w:rFonts w:ascii="Times New Roman" w:hAnsi="Times New Roman" w:cs="Times New Roman"/>
          <w:rPrChange w:id="279" w:author="Favour Aina" w:date="2026-07-30T15:37:36Z">
            <w:rPr/>
          </w:rPrChange>
        </w:rPr>
      </w:pPr>
    </w:p>
    <w:p>
      <w:pPr>
        <w:rPr>
          <w:rFonts w:ascii="Times New Roman" w:hAnsi="Times New Roman" w:cs="Times New Roman"/>
          <w:rPrChange w:id="280" w:author="Favour Aina" w:date="2026-07-30T15:37:36Z">
            <w:rPr/>
          </w:rPrChange>
        </w:rPr>
      </w:pPr>
      <w:r>
        <w:rPr>
          <w:rFonts w:ascii="Times New Roman" w:hAnsi="Times New Roman" w:cs="Times New Roman"/>
          <w:rPrChange w:id="281" w:author="Favour Aina" w:date="2026-07-30T15:37:36Z">
            <w:rPr/>
          </w:rPrChange>
        </w:rPr>
        <w:t>45</w:t>
      </w:r>
    </w:p>
    <w:p>
      <w:pPr>
        <w:rPr>
          <w:rFonts w:ascii="Times New Roman" w:hAnsi="Times New Roman" w:cs="Times New Roman"/>
          <w:rPrChange w:id="282" w:author="Favour Aina" w:date="2026-07-30T15:37:36Z">
            <w:rPr/>
          </w:rPrChange>
        </w:rPr>
      </w:pPr>
      <w:r>
        <w:rPr>
          <w:rFonts w:ascii="Times New Roman" w:hAnsi="Times New Roman" w:cs="Times New Roman"/>
          <w:rPrChange w:id="283" w:author="Favour Aina" w:date="2026-07-30T15:37:36Z">
            <w:rPr/>
          </w:rPrChange>
        </w:rPr>
        <w:t>Anmeldelse fire, kvinde omkring femogfyrre til halvtreds år, tabte tolv kilo, ikke så meget. Men hendes billeder på stranden i sexede badedragter skal vises. Hvis der også kan genereres et før-billede i en lukket badedragt, vil det være perfekt:</w:t>
      </w:r>
    </w:p>
    <w:p>
      <w:pPr>
        <w:rPr>
          <w:rFonts w:ascii="Times New Roman" w:hAnsi="Times New Roman" w:cs="Times New Roman"/>
          <w:rPrChange w:id="284" w:author="Favour Aina" w:date="2026-07-30T15:37:36Z">
            <w:rPr/>
          </w:rPrChange>
        </w:rPr>
      </w:pPr>
    </w:p>
    <w:p>
      <w:pPr>
        <w:rPr>
          <w:rFonts w:ascii="Times New Roman" w:hAnsi="Times New Roman" w:cs="Times New Roman"/>
          <w:rPrChange w:id="285" w:author="Favour Aina" w:date="2026-07-30T15:37:36Z">
            <w:rPr/>
          </w:rPrChange>
        </w:rPr>
      </w:pPr>
      <w:r>
        <w:rPr>
          <w:rFonts w:ascii="Times New Roman" w:hAnsi="Times New Roman" w:cs="Times New Roman"/>
          <w:rPrChange w:id="286" w:author="Favour Aina" w:date="2026-07-30T15:37:36Z">
            <w:rPr/>
          </w:rPrChange>
        </w:rPr>
        <w:t>Kun tolv ekstra kilo, som jeg tog på efter fødslen, var nok til, at jeg mistede selvtilliden. Jeg holdt op med at gå i kjoler og undgik åbne badedragter. Under familiefester med et lækkert festbord spiste jeg næsten ingenting og sad bare og {savlede} over min yndlingsmad. På syv år prøvede jeg fjorten diæter, talte konstant kalorier og brugte penge på træning, men på grund af betændelsestilstanden i cellerne forsvandt vægten ikke. Kun denne kur ændrede alt. På tre uger genoprettede jeg mit stofskifte og tabte de {modbydelige} tolv kilo. Nu spiser jeg, hvad jeg har lyst til, tæller ikke kalorier og har ikke længere noget at skjule. Jeg går igen i sexede kjoler og badedragter. Tak, doktor.</w:t>
      </w:r>
    </w:p>
    <w:p>
      <w:pPr>
        <w:rPr>
          <w:rFonts w:ascii="Times New Roman" w:hAnsi="Times New Roman" w:cs="Times New Roman"/>
          <w:rPrChange w:id="287" w:author="Favour Aina" w:date="2026-07-30T15:37:36Z">
            <w:rPr/>
          </w:rPrChange>
        </w:rPr>
      </w:pPr>
    </w:p>
    <w:p>
      <w:pPr>
        <w:rPr>
          <w:rFonts w:ascii="Times New Roman" w:hAnsi="Times New Roman" w:cs="Times New Roman"/>
          <w:rPrChange w:id="288" w:author="Favour Aina" w:date="2026-07-30T15:37:36Z">
            <w:rPr/>
          </w:rPrChange>
        </w:rPr>
      </w:pPr>
      <w:r>
        <w:rPr>
          <w:rFonts w:ascii="Times New Roman" w:hAnsi="Times New Roman" w:cs="Times New Roman"/>
          <w:rPrChange w:id="289" w:author="Favour Aina" w:date="2026-07-30T15:37:36Z">
            <w:rPr/>
          </w:rPrChange>
        </w:rPr>
        <w:t>46</w:t>
      </w:r>
    </w:p>
    <w:p>
      <w:pPr>
        <w:rPr>
          <w:rFonts w:ascii="Times New Roman" w:hAnsi="Times New Roman" w:cs="Times New Roman"/>
          <w:rPrChange w:id="290" w:author="Favour Aina" w:date="2026-07-30T15:37:36Z">
            <w:rPr/>
          </w:rPrChange>
        </w:rPr>
      </w:pPr>
      <w:r>
        <w:rPr>
          <w:rFonts w:ascii="Times New Roman" w:hAnsi="Times New Roman" w:cs="Times New Roman"/>
          <w:rPrChange w:id="291" w:author="Favour Aina" w:date="2026-07-30T15:37:36Z">
            <w:rPr/>
          </w:rPrChange>
        </w:rPr>
        <w:t>Anmeldelse fem, kvinde omkring femogtres år, har tabt sig meget, fyrre kilo:</w:t>
      </w:r>
    </w:p>
    <w:p>
      <w:pPr>
        <w:rPr>
          <w:rFonts w:ascii="Times New Roman" w:hAnsi="Times New Roman" w:cs="Times New Roman"/>
          <w:rPrChange w:id="292" w:author="Favour Aina" w:date="2026-07-30T15:37:36Z">
            <w:rPr/>
          </w:rPrChange>
        </w:rPr>
      </w:pPr>
      <w:r>
        <w:rPr>
          <w:rFonts w:ascii="Times New Roman" w:hAnsi="Times New Roman" w:cs="Times New Roman"/>
          <w:rPrChange w:id="293" w:author="Favour Aina" w:date="2026-07-30T15:37:36Z">
            <w:rPr/>
          </w:rPrChange>
        </w:rPr>
        <w:t>Jeg er ikke længere bange for, at mit fedt en dag slår mig ihjel. På halvtreds dage tabte jeg otteogtredive kilo. Nu kan jeg igen tilbringe tid med mine nærmeste på vores yndlingssteder, spise lækker mad og ikke være bange for at tage på. Jeg gennemførte hele kuren og oplevede ingen bivirkninger, i modsætning til de kemiske præparater, jeg tidligere tog. Jeg har det vidunderligt og er meget glad for, at jeg igen kan nyde livet. Vi har kun ét liv, og vi må ikke miste et eneste lykkeligt øjeblik.</w:t>
      </w:r>
    </w:p>
    <w:p>
      <w:pPr>
        <w:rPr>
          <w:rFonts w:ascii="Times New Roman" w:hAnsi="Times New Roman" w:cs="Times New Roman"/>
          <w:rPrChange w:id="294" w:author="Favour Aina" w:date="2026-07-30T15:37:36Z">
            <w:rPr/>
          </w:rPrChange>
        </w:rPr>
      </w:pPr>
    </w:p>
    <w:p>
      <w:pPr>
        <w:rPr>
          <w:rFonts w:ascii="Times New Roman" w:hAnsi="Times New Roman" w:cs="Times New Roman"/>
          <w:rPrChange w:id="295" w:author="Favour Aina" w:date="2026-07-30T15:37:36Z">
            <w:rPr/>
          </w:rPrChange>
        </w:rPr>
      </w:pPr>
      <w:r>
        <w:rPr>
          <w:rFonts w:ascii="Times New Roman" w:hAnsi="Times New Roman" w:cs="Times New Roman"/>
          <w:rPrChange w:id="296" w:author="Favour Aina" w:date="2026-07-30T15:37:36Z">
            <w:rPr/>
          </w:rPrChange>
        </w:rPr>
        <w:t>47</w:t>
      </w:r>
    </w:p>
    <w:p>
      <w:pPr>
        <w:rPr>
          <w:rFonts w:ascii="Times New Roman" w:hAnsi="Times New Roman" w:cs="Times New Roman"/>
          <w:rPrChange w:id="297" w:author="Favour Aina" w:date="2026-07-30T15:37:36Z">
            <w:rPr/>
          </w:rPrChange>
        </w:rPr>
      </w:pPr>
      <w:r>
        <w:rPr>
          <w:rFonts w:ascii="Times New Roman" w:hAnsi="Times New Roman" w:cs="Times New Roman"/>
          <w:rPrChange w:id="298" w:author="Favour Aina" w:date="2026-07-30T15:37:36Z">
            <w:rPr/>
          </w:rPrChange>
        </w:rPr>
        <w:t>Anmeldelse seks, kvinde omkring halvtreds år, hun skal være koket med fokus på seksualitet:</w:t>
      </w:r>
    </w:p>
    <w:p>
      <w:pPr>
        <w:rPr>
          <w:rFonts w:ascii="Times New Roman" w:hAnsi="Times New Roman" w:cs="Times New Roman"/>
          <w:rPrChange w:id="299" w:author="Favour Aina" w:date="2026-07-30T15:37:36Z">
            <w:rPr/>
          </w:rPrChange>
        </w:rPr>
      </w:pPr>
      <w:r>
        <w:rPr>
          <w:rFonts w:ascii="Times New Roman" w:hAnsi="Times New Roman" w:cs="Times New Roman"/>
          <w:rPrChange w:id="300" w:author="Favour Aina" w:date="2026-07-30T15:37:36Z">
            <w:rPr/>
          </w:rPrChange>
        </w:rPr>
        <w:t>Efter jeg fyldte fyrre, begyndte min vægt hurtigt at stige, mændenes opmærksomhed forsvandt, og det samme gjorde min selvtillid. De så på andre, slankere kvinder, mens det var, som om jeg slet ikke eksisterede. Jeg prøvede alt, men resultatet var altid midlertidigt. Doktor Klarlund Pedersen, dette system er et sandt mirakel. Allerede i løbet af de første tyve dage tabte jeg tolv kilo. Derefter endnu mere. Nu er jeg let, fuld af energi og sikker på mig selv. Folk lægger igen mærke til mig, og jeg er holdt op med at være usynlig. Og helt ærligt kan jeg se, hvordan de {høns}, som jeg selv var misundelig på for nylig, nu bliver misundelige på mig, når de ser, at jeg spiser min yndlingsmad og desserter, ikke går i fitnesscenter og alligevel slet ikke tager på. Fordi jeg reparerede mit stofskifte.</w:t>
      </w:r>
    </w:p>
    <w:p>
      <w:pPr>
        <w:rPr>
          <w:rFonts w:ascii="Times New Roman" w:hAnsi="Times New Roman" w:cs="Times New Roman"/>
          <w:rPrChange w:id="301" w:author="Favour Aina" w:date="2026-07-30T15:37:36Z">
            <w:rPr/>
          </w:rPrChange>
        </w:rPr>
      </w:pPr>
    </w:p>
    <w:p>
      <w:pPr>
        <w:rPr>
          <w:rFonts w:ascii="Times New Roman" w:hAnsi="Times New Roman" w:cs="Times New Roman"/>
          <w:rPrChange w:id="302" w:author="Favour Aina" w:date="2026-07-30T15:37:36Z">
            <w:rPr/>
          </w:rPrChange>
        </w:rPr>
      </w:pPr>
      <w:r>
        <w:rPr>
          <w:rFonts w:ascii="Times New Roman" w:hAnsi="Times New Roman" w:cs="Times New Roman"/>
          <w:rPrChange w:id="303" w:author="Favour Aina" w:date="2026-07-30T15:37:36Z">
            <w:rPr/>
          </w:rPrChange>
        </w:rPr>
        <w:t>48</w:t>
      </w:r>
    </w:p>
    <w:p>
      <w:pPr>
        <w:rPr>
          <w:rFonts w:ascii="Times New Roman" w:hAnsi="Times New Roman" w:cs="Times New Roman"/>
          <w:rPrChange w:id="304" w:author="Favour Aina" w:date="2026-07-30T15:37:36Z">
            <w:rPr/>
          </w:rPrChange>
        </w:rPr>
      </w:pPr>
      <w:r>
        <w:rPr>
          <w:rFonts w:ascii="Times New Roman" w:hAnsi="Times New Roman" w:cs="Times New Roman"/>
          <w:rPrChange w:id="305" w:author="Favour Aina" w:date="2026-07-30T15:37:36Z">
            <w:rPr/>
          </w:rPrChange>
        </w:rPr>
        <w:t>Hver dag modtager jeg hundredvis af den slags videoer. Det er virkelige mennesker, en del af de tusindvis af danskere, som allerede har valgt at tage vare på deres krop og deres helbred. Og allerede i morgen kan du slutte dig til dem.</w:t>
      </w:r>
    </w:p>
    <w:p>
      <w:pPr>
        <w:rPr>
          <w:rFonts w:ascii="Times New Roman" w:hAnsi="Times New Roman" w:cs="Times New Roman"/>
          <w:rPrChange w:id="306" w:author="Favour Aina" w:date="2026-07-30T15:37:36Z">
            <w:rPr/>
          </w:rPrChange>
        </w:rPr>
      </w:pPr>
    </w:p>
    <w:p>
      <w:pPr>
        <w:rPr>
          <w:rFonts w:ascii="Times New Roman" w:hAnsi="Times New Roman" w:cs="Times New Roman"/>
          <w:rPrChange w:id="307" w:author="Favour Aina" w:date="2026-07-30T15:37:36Z">
            <w:rPr/>
          </w:rPrChange>
        </w:rPr>
      </w:pPr>
      <w:r>
        <w:rPr>
          <w:rFonts w:ascii="Times New Roman" w:hAnsi="Times New Roman" w:cs="Times New Roman"/>
          <w:rPrChange w:id="308" w:author="Favour Aina" w:date="2026-07-30T15:37:36Z">
            <w:rPr/>
          </w:rPrChange>
        </w:rPr>
        <w:t>49</w:t>
      </w:r>
    </w:p>
    <w:p>
      <w:pPr>
        <w:rPr>
          <w:rFonts w:ascii="Times New Roman" w:hAnsi="Times New Roman" w:cs="Times New Roman"/>
          <w:rPrChange w:id="309" w:author="Favour Aina" w:date="2026-07-30T15:37:36Z">
            <w:rPr/>
          </w:rPrChange>
        </w:rPr>
      </w:pPr>
      <w:r>
        <w:rPr>
          <w:rFonts w:ascii="Times New Roman" w:hAnsi="Times New Roman" w:cs="Times New Roman"/>
          <w:rPrChange w:id="310" w:author="Favour Aina" w:date="2026-07-30T15:37:36Z">
            <w:rPr/>
          </w:rPrChange>
        </w:rPr>
        <w:t>Hvis du har set denne video helt til slut, har du allerede taget det vigtigste skridt. Du har fået viden. Du har forstået kernen i problemet. Og du er begyndt at tvivle på det, du hele dit liv har fået fortalt om diæter og injektioner. Nu er beslutningen din. Du kan fortsætte med at leve som før og håbe på, at noget en dag ændrer sig, eller du kan tage kontrollen allerede i dag.</w:t>
      </w:r>
    </w:p>
    <w:p>
      <w:pPr>
        <w:rPr>
          <w:rFonts w:ascii="Times New Roman" w:hAnsi="Times New Roman" w:cs="Times New Roman"/>
          <w:rPrChange w:id="311" w:author="Favour Aina" w:date="2026-07-30T15:37:36Z">
            <w:rPr/>
          </w:rPrChange>
        </w:rPr>
      </w:pPr>
    </w:p>
    <w:p>
      <w:pPr>
        <w:rPr>
          <w:rFonts w:ascii="Times New Roman" w:hAnsi="Times New Roman" w:cs="Times New Roman"/>
          <w:rPrChange w:id="312" w:author="Favour Aina" w:date="2026-07-30T15:37:36Z">
            <w:rPr/>
          </w:rPrChange>
        </w:rPr>
      </w:pPr>
      <w:r>
        <w:rPr>
          <w:rFonts w:ascii="Times New Roman" w:hAnsi="Times New Roman" w:cs="Times New Roman"/>
          <w:rPrChange w:id="313" w:author="Favour Aina" w:date="2026-07-30T15:37:36Z">
            <w:rPr/>
          </w:rPrChange>
        </w:rPr>
        <w:t>50</w:t>
      </w:r>
    </w:p>
    <w:p>
      <w:pPr>
        <w:rPr>
          <w:rFonts w:ascii="Times New Roman" w:hAnsi="Times New Roman" w:cs="Times New Roman"/>
          <w:rPrChange w:id="314" w:author="Favour Aina" w:date="2026-07-30T15:37:36Z">
            <w:rPr/>
          </w:rPrChange>
        </w:rPr>
      </w:pPr>
      <w:r>
        <w:rPr>
          <w:rFonts w:ascii="Times New Roman" w:hAnsi="Times New Roman" w:cs="Times New Roman"/>
          <w:rPrChange w:id="315" w:author="Favour Aina" w:date="2026-07-30T15:37:36Z">
            <w:rPr/>
          </w:rPrChange>
        </w:rPr>
        <w:t>Jeg ved, at det lyder hårdt. Men jeg ved også én ting: Overvægt forsvinder ikke på grund af undskyldninger. Den forsvinder kun gennem handling. For hver dag der går, fortsætter din krop med at lide under træthed og ledsmerter. Dit hjerte, din lever, dine nyrer og andre organer lider. Dine relationer, din selvtillid og dit liv lider. Hver ny Ozempic-injektion, hver nyttesløs diæt og hver søvnløs nat på grund af stress er blot et signal. Et signal om, at du skal handle lige nu.</w:t>
      </w:r>
    </w:p>
    <w:p>
      <w:pPr>
        <w:rPr>
          <w:rFonts w:ascii="Times New Roman" w:hAnsi="Times New Roman" w:cs="Times New Roman"/>
          <w:rPrChange w:id="316" w:author="Favour Aina" w:date="2026-07-30T15:37:36Z">
            <w:rPr/>
          </w:rPrChange>
        </w:rPr>
      </w:pPr>
    </w:p>
    <w:p>
      <w:pPr>
        <w:rPr>
          <w:rFonts w:ascii="Times New Roman" w:hAnsi="Times New Roman" w:cs="Times New Roman"/>
          <w:rPrChange w:id="317" w:author="Favour Aina" w:date="2026-07-30T15:37:36Z">
            <w:rPr/>
          </w:rPrChange>
        </w:rPr>
      </w:pPr>
      <w:r>
        <w:rPr>
          <w:rFonts w:ascii="Times New Roman" w:hAnsi="Times New Roman" w:cs="Times New Roman"/>
          <w:rPrChange w:id="318" w:author="Favour Aina" w:date="2026-07-30T15:37:36Z">
            <w:rPr/>
          </w:rPrChange>
        </w:rPr>
        <w:t>51</w:t>
      </w:r>
    </w:p>
    <w:p>
      <w:pPr>
        <w:rPr>
          <w:rFonts w:ascii="Times New Roman" w:hAnsi="Times New Roman" w:cs="Times New Roman"/>
          <w:rPrChange w:id="319" w:author="Favour Aina" w:date="2026-07-30T15:37:36Z">
            <w:rPr/>
          </w:rPrChange>
        </w:rPr>
      </w:pPr>
      <w:r>
        <w:rPr>
          <w:rFonts w:ascii="Times New Roman" w:hAnsi="Times New Roman" w:cs="Times New Roman"/>
          <w:rPrChange w:id="320" w:author="Favour Aina" w:date="2026-07-30T15:37:36Z">
            <w:rPr/>
          </w:rPrChange>
        </w:rPr>
        <w:t>Og vigtigst af alt er du ikke alene. Bag dette system står et lægeteam, som støtter dig skridt for skridt. Grundlaget er et sikkert, naturligt kompleks, der er tilpasset din virkelighed. Det påvirker skånsomt den virkelige årsag til overvægten og arbejder i harmoni med din krop uden sult og uden farlige eksperimenter med dig selv.</w:t>
      </w:r>
    </w:p>
    <w:p>
      <w:pPr>
        <w:rPr>
          <w:rFonts w:ascii="Times New Roman" w:hAnsi="Times New Roman" w:cs="Times New Roman"/>
          <w:rPrChange w:id="321" w:author="Favour Aina" w:date="2026-07-30T15:37:36Z">
            <w:rPr/>
          </w:rPrChange>
        </w:rPr>
      </w:pPr>
    </w:p>
    <w:p>
      <w:pPr>
        <w:rPr>
          <w:rFonts w:ascii="Times New Roman" w:hAnsi="Times New Roman" w:cs="Times New Roman"/>
          <w:rPrChange w:id="322" w:author="Favour Aina" w:date="2026-07-30T15:37:36Z">
            <w:rPr/>
          </w:rPrChange>
        </w:rPr>
      </w:pPr>
      <w:r>
        <w:rPr>
          <w:rFonts w:ascii="Times New Roman" w:hAnsi="Times New Roman" w:cs="Times New Roman"/>
          <w:rPrChange w:id="323" w:author="Favour Aina" w:date="2026-07-30T15:37:36Z">
            <w:rPr/>
          </w:rPrChange>
        </w:rPr>
        <w:t>52</w:t>
      </w:r>
    </w:p>
    <w:p>
      <w:pPr>
        <w:rPr>
          <w:rFonts w:ascii="Times New Roman" w:hAnsi="Times New Roman" w:cs="Times New Roman"/>
          <w:rPrChange w:id="324" w:author="Favour Aina" w:date="2026-07-30T15:37:36Z">
            <w:rPr/>
          </w:rPrChange>
        </w:rPr>
      </w:pPr>
      <w:r>
        <w:rPr>
          <w:rFonts w:ascii="Times New Roman" w:hAnsi="Times New Roman" w:cs="Times New Roman"/>
          <w:rPrChange w:id="325" w:author="Favour Aina" w:date="2026-07-30T15:37:36Z">
            <w:rPr/>
          </w:rPrChange>
        </w:rPr>
        <w:t xml:space="preserve">Dette kompleks hjælper dig ikke kun med at tabe dig, men også med at føle dig selvsikker, let og energisk, så du igen kan leve et fuldt liv. </w:t>
      </w:r>
      <w:ins w:id="326" w:author="Favour Aina" w:date="2026-07-30T15:53:15Z">
        <w:r>
          <w:rPr>
            <w:rFonts w:hint="default" w:ascii="Times New Roman" w:hAnsi="Times New Roman" w:cs="Times New Roman"/>
            <w:lang w:val="en-US"/>
          </w:rPr>
          <w:t>D</w:t>
        </w:r>
      </w:ins>
      <w:del w:id="327" w:author="Favour Aina" w:date="2026-07-30T15:53:14Z">
        <w:bookmarkStart w:id="0" w:name="_GoBack"/>
        <w:bookmarkEnd w:id="0"/>
        <w:r>
          <w:rPr>
            <w:rFonts w:ascii="Times New Roman" w:hAnsi="Times New Roman" w:cs="Times New Roman"/>
            <w:rPrChange w:id="328" w:author="Favour Aina" w:date="2026-07-30T15:37:36Z">
              <w:rPr/>
            </w:rPrChange>
          </w:rPr>
          <w:delText>D</w:delText>
        </w:r>
      </w:del>
      <w:ins w:id="330" w:author="Favour Aina" w:date="2026-07-30T15:53:12Z">
        <w:r>
          <w:rPr>
            <w:rFonts w:hint="default" w:ascii="Times New Roman" w:hAnsi="Times New Roman"/>
          </w:rPr>
          <w:t>et kan f.eks. være at gå ture med familien, slappe af på stranden, mødes med venner og deltage i fester – eller blot at føle dig selvsikker, når du ser dig selv i spejlet.</w:t>
        </w:r>
      </w:ins>
      <w:del w:id="331" w:author="Favour Aina" w:date="2026-07-30T15:53:12Z">
        <w:r>
          <w:rPr>
            <w:rFonts w:ascii="Times New Roman" w:hAnsi="Times New Roman" w:cs="Times New Roman"/>
            <w:rPrChange w:id="332" w:author="Favour Aina" w:date="2026-07-30T15:37:36Z">
              <w:rPr/>
            </w:rPrChange>
          </w:rPr>
          <w:delText>et kan være gåture med familien, afslapning på stranden, møder og fester med venner eller trygheden ved at se dig selv i spejlet.</w:delText>
        </w:r>
      </w:del>
    </w:p>
    <w:p>
      <w:pPr>
        <w:rPr>
          <w:rFonts w:ascii="Times New Roman" w:hAnsi="Times New Roman" w:cs="Times New Roman"/>
          <w:rPrChange w:id="334" w:author="Favour Aina" w:date="2026-07-30T15:37:36Z">
            <w:rPr/>
          </w:rPrChange>
        </w:rPr>
      </w:pPr>
    </w:p>
    <w:p>
      <w:pPr>
        <w:rPr>
          <w:rFonts w:ascii="Times New Roman" w:hAnsi="Times New Roman" w:cs="Times New Roman"/>
          <w:rPrChange w:id="335" w:author="Favour Aina" w:date="2026-07-30T15:37:36Z">
            <w:rPr/>
          </w:rPrChange>
        </w:rPr>
      </w:pPr>
      <w:r>
        <w:rPr>
          <w:rFonts w:ascii="Times New Roman" w:hAnsi="Times New Roman" w:cs="Times New Roman"/>
          <w:rPrChange w:id="336" w:author="Favour Aina" w:date="2026-07-30T15:37:36Z">
            <w:rPr/>
          </w:rPrChange>
        </w:rPr>
        <w:t>53</w:t>
      </w:r>
    </w:p>
    <w:p>
      <w:pPr>
        <w:rPr>
          <w:rFonts w:ascii="Times New Roman" w:hAnsi="Times New Roman" w:cs="Times New Roman"/>
          <w:rPrChange w:id="337" w:author="Favour Aina" w:date="2026-07-30T15:37:36Z">
            <w:rPr/>
          </w:rPrChange>
        </w:rPr>
      </w:pPr>
      <w:r>
        <w:rPr>
          <w:rFonts w:ascii="Times New Roman" w:hAnsi="Times New Roman" w:cs="Times New Roman"/>
          <w:rPrChange w:id="338" w:author="Favour Aina" w:date="2026-07-30T15:37:36Z">
            <w:rPr/>
          </w:rPrChange>
        </w:rPr>
        <w:t>Kun lige nu gælder der takket være statsstøtte i Danmark en rabat på syvoghalvtreds procent for personer over femogtredive år. Du skal blot angive, at du er over femogtredive år, og så får du en rabat på syvoghalvtreds procent. Men dette tilbud vil ikke være tilgængeligt for evigt. Der er kun syvoghalvfjerds pakker tilbage, som er afsat til dette særlige tilbud.</w:t>
      </w:r>
    </w:p>
    <w:p>
      <w:pPr>
        <w:rPr>
          <w:rFonts w:ascii="Times New Roman" w:hAnsi="Times New Roman" w:cs="Times New Roman"/>
          <w:rPrChange w:id="339" w:author="Favour Aina" w:date="2026-07-30T15:37:36Z">
            <w:rPr/>
          </w:rPrChange>
        </w:rPr>
      </w:pPr>
    </w:p>
    <w:p>
      <w:pPr>
        <w:rPr>
          <w:rFonts w:ascii="Times New Roman" w:hAnsi="Times New Roman" w:cs="Times New Roman"/>
          <w:rPrChange w:id="340" w:author="Favour Aina" w:date="2026-07-30T15:37:36Z">
            <w:rPr/>
          </w:rPrChange>
        </w:rPr>
      </w:pPr>
      <w:r>
        <w:rPr>
          <w:rFonts w:ascii="Times New Roman" w:hAnsi="Times New Roman" w:cs="Times New Roman"/>
          <w:rPrChange w:id="341" w:author="Favour Aina" w:date="2026-07-30T15:37:36Z">
            <w:rPr/>
          </w:rPrChange>
        </w:rPr>
        <w:t>53.1</w:t>
      </w:r>
    </w:p>
    <w:p>
      <w:pPr>
        <w:rPr>
          <w:rFonts w:ascii="Times New Roman" w:hAnsi="Times New Roman" w:cs="Times New Roman"/>
          <w:rPrChange w:id="342" w:author="Favour Aina" w:date="2026-07-30T15:37:36Z">
            <w:rPr/>
          </w:rPrChange>
        </w:rPr>
      </w:pPr>
      <w:r>
        <w:rPr>
          <w:rFonts w:ascii="Times New Roman" w:hAnsi="Times New Roman" w:cs="Times New Roman"/>
          <w:rPrChange w:id="343" w:author="Favour Aina" w:date="2026-07-30T15:37:36Z">
            <w:rPr/>
          </w:rPrChange>
        </w:rPr>
        <w:t>Og jeg er nødt til at advare dig: Lige nu har vi en alvorlig mangel på to af de bioaktive komponenter i denne sammensætning. Det skyldes, at de bruges aktivt i Kina til bekæmpelse af overvægt, og at stort set alt råmateriale bliver opkøbt på de asiatiske markeder. Derfor bliver næste parti først fremstillet om fire måneder.</w:t>
      </w:r>
    </w:p>
    <w:p>
      <w:pPr>
        <w:rPr>
          <w:rFonts w:ascii="Times New Roman" w:hAnsi="Times New Roman" w:cs="Times New Roman"/>
          <w:rPrChange w:id="344" w:author="Favour Aina" w:date="2026-07-30T15:37:36Z">
            <w:rPr/>
          </w:rPrChange>
        </w:rPr>
      </w:pPr>
    </w:p>
    <w:p>
      <w:pPr>
        <w:rPr>
          <w:rFonts w:ascii="Times New Roman" w:hAnsi="Times New Roman" w:cs="Times New Roman"/>
          <w:rPrChange w:id="345" w:author="Favour Aina" w:date="2026-07-30T15:37:36Z">
            <w:rPr/>
          </w:rPrChange>
        </w:rPr>
      </w:pPr>
      <w:r>
        <w:rPr>
          <w:rFonts w:ascii="Times New Roman" w:hAnsi="Times New Roman" w:cs="Times New Roman"/>
          <w:rPrChange w:id="346" w:author="Favour Aina" w:date="2026-07-30T15:37:36Z">
            <w:rPr/>
          </w:rPrChange>
        </w:rPr>
        <w:t>54</w:t>
      </w:r>
    </w:p>
    <w:p>
      <w:pPr>
        <w:rPr>
          <w:rFonts w:ascii="Times New Roman" w:hAnsi="Times New Roman" w:cs="Times New Roman"/>
          <w:rPrChange w:id="347" w:author="Favour Aina" w:date="2026-07-30T15:37:36Z">
            <w:rPr/>
          </w:rPrChange>
        </w:rPr>
      </w:pPr>
      <w:r>
        <w:rPr>
          <w:rFonts w:ascii="Times New Roman" w:hAnsi="Times New Roman" w:cs="Times New Roman"/>
          <w:rPrChange w:id="348" w:author="Favour Aina" w:date="2026-07-30T15:37:36Z">
            <w:rPr/>
          </w:rPrChange>
        </w:rPr>
        <w:t>Gør det, som mange senere fortrød, at de ikke havde gjort tidligere. Udfyld den officielle formular lige nu uden nogen form for forudbetaling. Angiv, at du er over femogtredive år, og få en rabat på syvoghalvtreds procent gennem det statslige program. Du betaler ikke noget med det samme. Betaling sker først ved modtagelsen, til kureren, når du har set pakken og tager den med hjem. Ingen risiko, ingen forudbetaling. Bekræft blot adressen, og få det hele leveret.</w:t>
      </w:r>
    </w:p>
    <w:p>
      <w:pPr>
        <w:rPr>
          <w:rFonts w:ascii="Times New Roman" w:hAnsi="Times New Roman" w:cs="Times New Roman"/>
          <w:rPrChange w:id="349" w:author="Favour Aina" w:date="2026-07-30T15:37:36Z">
            <w:rPr/>
          </w:rPrChange>
        </w:rPr>
      </w:pPr>
    </w:p>
    <w:p>
      <w:pPr>
        <w:rPr>
          <w:rFonts w:ascii="Times New Roman" w:hAnsi="Times New Roman" w:cs="Times New Roman"/>
          <w:rPrChange w:id="350" w:author="Favour Aina" w:date="2026-07-30T15:37:36Z">
            <w:rPr/>
          </w:rPrChange>
        </w:rPr>
      </w:pPr>
      <w:r>
        <w:rPr>
          <w:rFonts w:ascii="Times New Roman" w:hAnsi="Times New Roman" w:cs="Times New Roman"/>
          <w:rPrChange w:id="351" w:author="Favour Aina" w:date="2026-07-30T15:37:36Z">
            <w:rPr/>
          </w:rPrChange>
        </w:rPr>
        <w:t>55</w:t>
      </w:r>
    </w:p>
    <w:p>
      <w:pPr>
        <w:rPr>
          <w:rFonts w:ascii="Times New Roman" w:hAnsi="Times New Roman" w:cs="Times New Roman"/>
          <w:lang w:val="en-US"/>
          <w:rPrChange w:id="352" w:author="Favour Aina" w:date="2026-07-30T15:37:36Z">
            <w:rPr>
              <w:lang w:val="en-US"/>
            </w:rPr>
          </w:rPrChange>
        </w:rPr>
      </w:pPr>
      <w:r>
        <w:rPr>
          <w:rFonts w:ascii="Times New Roman" w:hAnsi="Times New Roman" w:cs="Times New Roman"/>
          <w:lang w:val="en-US"/>
          <w:rPrChange w:id="353" w:author="Favour Aina" w:date="2026-07-30T15:37:36Z">
            <w:rPr>
              <w:lang w:val="en-US"/>
            </w:rPr>
          </w:rPrChange>
        </w:rPr>
        <w:t>Hvis du begynder i dag, vil du mærke forskellen allerede efter få dage og få dit liv tilbage uden frygt, komplekser og begrænsninger. Og allerede om en måned vil du optage en video til mig, ligesom de hundredvis af videoer jeg modtager hver dag, og taknemmeligt sige: »Bente, jeg er for altid blevet fri for overvægten. Jeg lever igen, jeg føler igen, og jeg elsker igen.« Og måske bliver det et af de vigtigste øjeblikke i dit liv.</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avour Aina">
    <w15:presenceInfo w15:providerId="WPS Office" w15:userId="30303918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trackRevisions w:val="1"/>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0F4"/>
    <w:rsid w:val="000067ED"/>
    <w:rsid w:val="00040634"/>
    <w:rsid w:val="0004082A"/>
    <w:rsid w:val="00056623"/>
    <w:rsid w:val="000746CD"/>
    <w:rsid w:val="000767C1"/>
    <w:rsid w:val="00087DED"/>
    <w:rsid w:val="00094193"/>
    <w:rsid w:val="000A77F7"/>
    <w:rsid w:val="000C3CD3"/>
    <w:rsid w:val="000C777E"/>
    <w:rsid w:val="000D1130"/>
    <w:rsid w:val="000F0454"/>
    <w:rsid w:val="000F7190"/>
    <w:rsid w:val="0015047E"/>
    <w:rsid w:val="00155671"/>
    <w:rsid w:val="001A237A"/>
    <w:rsid w:val="001B385E"/>
    <w:rsid w:val="001B3E43"/>
    <w:rsid w:val="001B6CB2"/>
    <w:rsid w:val="001B7E09"/>
    <w:rsid w:val="001D09CB"/>
    <w:rsid w:val="001E3479"/>
    <w:rsid w:val="00211EC2"/>
    <w:rsid w:val="00216057"/>
    <w:rsid w:val="002164BC"/>
    <w:rsid w:val="0021796E"/>
    <w:rsid w:val="0022297C"/>
    <w:rsid w:val="00234E7A"/>
    <w:rsid w:val="002446F6"/>
    <w:rsid w:val="00244F6A"/>
    <w:rsid w:val="00247091"/>
    <w:rsid w:val="0025493B"/>
    <w:rsid w:val="002604D1"/>
    <w:rsid w:val="00282742"/>
    <w:rsid w:val="002853AC"/>
    <w:rsid w:val="00296B06"/>
    <w:rsid w:val="002B05D0"/>
    <w:rsid w:val="002C4B7C"/>
    <w:rsid w:val="002E1520"/>
    <w:rsid w:val="0031136A"/>
    <w:rsid w:val="0031573E"/>
    <w:rsid w:val="00346E86"/>
    <w:rsid w:val="003A4BAA"/>
    <w:rsid w:val="003B233C"/>
    <w:rsid w:val="003E02E4"/>
    <w:rsid w:val="003F0201"/>
    <w:rsid w:val="003F2554"/>
    <w:rsid w:val="003F45BA"/>
    <w:rsid w:val="00400F11"/>
    <w:rsid w:val="0040748A"/>
    <w:rsid w:val="004208D7"/>
    <w:rsid w:val="00435A78"/>
    <w:rsid w:val="0043631B"/>
    <w:rsid w:val="00452BA4"/>
    <w:rsid w:val="00455F23"/>
    <w:rsid w:val="00473A8B"/>
    <w:rsid w:val="004944DD"/>
    <w:rsid w:val="00494B32"/>
    <w:rsid w:val="004972DF"/>
    <w:rsid w:val="004A0106"/>
    <w:rsid w:val="004A1D11"/>
    <w:rsid w:val="004C1E86"/>
    <w:rsid w:val="004D37D5"/>
    <w:rsid w:val="004E73F5"/>
    <w:rsid w:val="004F7485"/>
    <w:rsid w:val="0052450B"/>
    <w:rsid w:val="00536EC5"/>
    <w:rsid w:val="0053743D"/>
    <w:rsid w:val="00540ABA"/>
    <w:rsid w:val="00551478"/>
    <w:rsid w:val="0056475F"/>
    <w:rsid w:val="0056763A"/>
    <w:rsid w:val="005B4DCA"/>
    <w:rsid w:val="005C2389"/>
    <w:rsid w:val="005E0BEF"/>
    <w:rsid w:val="005E69FF"/>
    <w:rsid w:val="006179E1"/>
    <w:rsid w:val="0063315A"/>
    <w:rsid w:val="006336A6"/>
    <w:rsid w:val="00635A13"/>
    <w:rsid w:val="00667DBD"/>
    <w:rsid w:val="00692CDA"/>
    <w:rsid w:val="006A116F"/>
    <w:rsid w:val="006C2F93"/>
    <w:rsid w:val="006D0FB5"/>
    <w:rsid w:val="006E0CA0"/>
    <w:rsid w:val="006F1BA0"/>
    <w:rsid w:val="00736566"/>
    <w:rsid w:val="00737C75"/>
    <w:rsid w:val="007440F4"/>
    <w:rsid w:val="00744A42"/>
    <w:rsid w:val="00747689"/>
    <w:rsid w:val="0079687A"/>
    <w:rsid w:val="007F4828"/>
    <w:rsid w:val="0080228E"/>
    <w:rsid w:val="00807107"/>
    <w:rsid w:val="008353E5"/>
    <w:rsid w:val="008452D3"/>
    <w:rsid w:val="00867453"/>
    <w:rsid w:val="00886395"/>
    <w:rsid w:val="008937D8"/>
    <w:rsid w:val="008B7E5E"/>
    <w:rsid w:val="008E0C52"/>
    <w:rsid w:val="008F1B49"/>
    <w:rsid w:val="008F47CF"/>
    <w:rsid w:val="008F52A5"/>
    <w:rsid w:val="00916B68"/>
    <w:rsid w:val="00933909"/>
    <w:rsid w:val="00937B25"/>
    <w:rsid w:val="00944A94"/>
    <w:rsid w:val="0094549A"/>
    <w:rsid w:val="009658AA"/>
    <w:rsid w:val="0098344D"/>
    <w:rsid w:val="009A59ED"/>
    <w:rsid w:val="009B4A68"/>
    <w:rsid w:val="009D206A"/>
    <w:rsid w:val="009D700A"/>
    <w:rsid w:val="009E5ED7"/>
    <w:rsid w:val="009E7001"/>
    <w:rsid w:val="00A00A5E"/>
    <w:rsid w:val="00A041A5"/>
    <w:rsid w:val="00A32C58"/>
    <w:rsid w:val="00A60BD2"/>
    <w:rsid w:val="00A86B29"/>
    <w:rsid w:val="00A96D52"/>
    <w:rsid w:val="00AD54D2"/>
    <w:rsid w:val="00AE0378"/>
    <w:rsid w:val="00AE4FFC"/>
    <w:rsid w:val="00AE6127"/>
    <w:rsid w:val="00B165E7"/>
    <w:rsid w:val="00B37C64"/>
    <w:rsid w:val="00B42BEA"/>
    <w:rsid w:val="00B60E6D"/>
    <w:rsid w:val="00B83F7F"/>
    <w:rsid w:val="00BA1E82"/>
    <w:rsid w:val="00BA7077"/>
    <w:rsid w:val="00BA770F"/>
    <w:rsid w:val="00BB1ADE"/>
    <w:rsid w:val="00BC3287"/>
    <w:rsid w:val="00BE52A5"/>
    <w:rsid w:val="00BF2E21"/>
    <w:rsid w:val="00C20B29"/>
    <w:rsid w:val="00C21803"/>
    <w:rsid w:val="00C30281"/>
    <w:rsid w:val="00C50F97"/>
    <w:rsid w:val="00C84839"/>
    <w:rsid w:val="00C90101"/>
    <w:rsid w:val="00CB137C"/>
    <w:rsid w:val="00CB4CF4"/>
    <w:rsid w:val="00CD4B55"/>
    <w:rsid w:val="00CD6840"/>
    <w:rsid w:val="00D154D8"/>
    <w:rsid w:val="00D3027E"/>
    <w:rsid w:val="00D43988"/>
    <w:rsid w:val="00D50A33"/>
    <w:rsid w:val="00D75576"/>
    <w:rsid w:val="00D90A33"/>
    <w:rsid w:val="00DA7717"/>
    <w:rsid w:val="00DC3FDB"/>
    <w:rsid w:val="00DE4637"/>
    <w:rsid w:val="00DF0FED"/>
    <w:rsid w:val="00E4604E"/>
    <w:rsid w:val="00E461F4"/>
    <w:rsid w:val="00E71882"/>
    <w:rsid w:val="00E74156"/>
    <w:rsid w:val="00ED3AE8"/>
    <w:rsid w:val="00F159FE"/>
    <w:rsid w:val="00F224BA"/>
    <w:rsid w:val="00F264F6"/>
    <w:rsid w:val="00F46E0F"/>
    <w:rsid w:val="00F60437"/>
    <w:rsid w:val="00F85364"/>
    <w:rsid w:val="00FA6E55"/>
    <w:rsid w:val="00FB702A"/>
    <w:rsid w:val="00FC5D57"/>
    <w:rsid w:val="00FF0811"/>
    <w:rsid w:val="00FF23B3"/>
    <w:rsid w:val="00FF36F9"/>
    <w:rsid w:val="434E033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Заголовок 1 Знак"/>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uiPriority w:val="9"/>
    <w:rPr>
      <w:rFonts w:eastAsiaTheme="majorEastAsia" w:cstheme="majorBidi"/>
      <w:i/>
      <w:iCs/>
      <w:color w:val="2F5597" w:themeColor="accent1" w:themeShade="BF"/>
    </w:rPr>
  </w:style>
  <w:style w:type="character" w:customStyle="1" w:styleId="20">
    <w:name w:val="Заголовок 5 Знак"/>
    <w:basedOn w:val="11"/>
    <w:link w:val="6"/>
    <w:semiHidden/>
    <w:uiPriority w:val="9"/>
    <w:rPr>
      <w:rFonts w:eastAsiaTheme="majorEastAsia" w:cstheme="majorBidi"/>
      <w:color w:val="2F5597" w:themeColor="accent1" w:themeShade="BF"/>
    </w:rPr>
  </w:style>
  <w:style w:type="character" w:customStyle="1" w:styleId="21">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5"/>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3561</Words>
  <Characters>20303</Characters>
  <Lines>169</Lines>
  <Paragraphs>47</Paragraphs>
  <TotalTime>76</TotalTime>
  <ScaleCrop>false</ScaleCrop>
  <LinksUpToDate>false</LinksUpToDate>
  <CharactersWithSpaces>23817</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2026-07-17T12:24:00Z</dcterms:created>
  <dc:creator>Spons</dc:creator>
  <cp:lastModifiedBy>Favour Aina</cp:lastModifiedBy>
  <dcterms:modified xsi:type="dcterms:W3CDTF">2026-07-30T14:53:21Z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9FB8FF6EBD274721A8814952434F3057_12</vt:lpwstr>
  </property>
</Properties>
</file>